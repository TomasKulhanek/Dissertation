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media/image278.png" ContentType="image/png"/>
  <Override PartName="/word/media/image277.png" ContentType="image/png"/>
  <Override PartName="/word/media/image276.png" ContentType="image/png"/>
  <Override PartName="/word/media/image274.png" ContentType="image/png"/>
  <Override PartName="/word/media/image272.png" ContentType="image/png"/>
  <Override PartName="/word/media/image271.png" ContentType="image/png"/>
  <Override PartName="/word/media/image265.png" ContentType="image/png"/>
  <Override PartName="/word/media/image264.png" ContentType="image/png"/>
  <Override PartName="/word/media/image261.png" ContentType="image/png"/>
  <Override PartName="/word/media/image260.png" ContentType="image/png"/>
  <Override PartName="/word/media/image259.png" ContentType="image/png"/>
  <Override PartName="/word/media/image258.png" ContentType="image/png"/>
  <Override PartName="/word/media/image256.png" ContentType="image/png"/>
  <Override PartName="/word/media/image253.png" ContentType="image/png"/>
  <Override PartName="/word/media/image250.png" ContentType="image/png"/>
  <Override PartName="/word/media/image266.png" ContentType="image/png"/>
  <Override PartName="/word/media/image248.png" ContentType="image/png"/>
  <Override PartName="/word/media/image247.png" ContentType="image/png"/>
  <Override PartName="/word/media/image243.png" ContentType="image/png"/>
  <Override PartName="/word/media/image249.png" ContentType="image/png"/>
  <Override PartName="/word/media/image242.png" ContentType="image/png"/>
  <Override PartName="/word/media/image267.png" ContentType="image/png"/>
  <Override PartName="/word/media/image241.png" ContentType="image/png"/>
  <Override PartName="/word/media/image239.png" ContentType="image/png"/>
  <Override PartName="/word/media/image237.png" ContentType="image/png"/>
  <Override PartName="/word/media/image224.png" ContentType="image/png"/>
  <Override PartName="/word/media/image223.png" ContentType="image/png"/>
  <Override PartName="/word/media/image220.png" ContentType="image/png"/>
  <Override PartName="/word/media/image211.png" ContentType="image/png"/>
  <Override PartName="/word/media/image209.png" ContentType="image/png"/>
  <Override PartName="/word/media/image208.png" ContentType="image/png"/>
  <Override PartName="/word/media/image205.png" ContentType="image/png"/>
  <Override PartName="/word/media/image204.png" ContentType="image/png"/>
  <Override PartName="/word/media/image202.png" ContentType="image/png"/>
  <Override PartName="/word/media/image199.png" ContentType="image/png"/>
  <Override PartName="/word/media/image232.png" ContentType="image/png"/>
  <Override PartName="/word/media/image235.png" ContentType="image/png"/>
  <Override PartName="/word/media/image251.png" ContentType="image/png"/>
  <Override PartName="/word/media/image196.png" ContentType="image/png"/>
  <Override PartName="/word/media/image194.png" ContentType="image/png"/>
  <Override PartName="/word/media/image192.png" ContentType="image/png"/>
  <Override PartName="/word/media/image191.png" ContentType="image/png"/>
  <Override PartName="/word/media/image190.png" ContentType="image/png"/>
  <Override PartName="/word/media/image216.png" ContentType="image/png"/>
  <Override PartName="/word/media/image188.png" ContentType="image/png"/>
  <Override PartName="/word/media/image185.png" ContentType="image/png"/>
  <Override PartName="/word/media/image183.png" ContentType="image/png"/>
  <Override PartName="/word/media/image180.png" ContentType="image/png"/>
  <Override PartName="/word/media/image176.png" ContentType="image/png"/>
  <Override PartName="/word/media/image181.png" ContentType="image/png"/>
  <Override PartName="/word/media/image174.png" ContentType="image/png"/>
  <Override PartName="/word/media/image172.png" ContentType="image/png"/>
  <Override PartName="/word/media/image171.png" ContentType="image/png"/>
  <Override PartName="/word/media/image177.png" ContentType="image/png"/>
  <Override PartName="/word/media/image262.png" ContentType="image/png"/>
  <Override PartName="/word/media/image170.png" ContentType="image/png"/>
  <Override PartName="/word/media/image173.png" ContentType="image/png"/>
  <Override PartName="/word/media/image169.png" ContentType="image/png"/>
  <Override PartName="/word/media/image165.png" ContentType="image/png"/>
  <Override PartName="/word/media/image219.png" ContentType="image/png"/>
  <Override PartName="/word/media/image164.png" ContentType="image/png"/>
  <Override PartName="/word/media/image163.png" ContentType="image/png"/>
  <Override PartName="/word/media/image162.png" ContentType="image/png"/>
  <Override PartName="/word/media/image157.png" ContentType="image/png"/>
  <Override PartName="/word/media/image240.png" ContentType="image/png"/>
  <Override PartName="/word/media/image156.png" ContentType="image/png"/>
  <Override PartName="/word/media/image154.png" ContentType="image/png"/>
  <Override PartName="/word/media/image210.png" ContentType="image/png"/>
  <Override PartName="/word/media/image161.png" ContentType="image/png"/>
  <Override PartName="/word/media/image153.png" ContentType="image/png"/>
  <Override PartName="/word/media/image217.png" ContentType="image/png"/>
  <Override PartName="/word/media/image149.png" ContentType="image/png"/>
  <Override PartName="/word/media/image147.png" ContentType="image/png"/>
  <Override PartName="/word/media/image214.png" ContentType="image/png"/>
  <Override PartName="/word/media/image145.png" ContentType="image/png"/>
  <Override PartName="/word/media/image144.png" ContentType="image/png"/>
  <Override PartName="/word/media/image231.png" ContentType="image/png"/>
  <Override PartName="/word/media/image142.png" ContentType="image/png"/>
  <Override PartName="/word/media/image167.png" ContentType="image/png"/>
  <Override PartName="/word/media/image141.png" ContentType="image/png"/>
  <Override PartName="/word/media/image215.png" ContentType="image/png"/>
  <Override PartName="/word/media/image225.png" ContentType="image/png"/>
  <Override PartName="/word/media/image140.png" ContentType="image/png"/>
  <Override PartName="/word/media/image139.png" ContentType="image/png"/>
  <Override PartName="/word/media/image159.png" ContentType="image/png"/>
  <Override PartName="/word/media/image137.png" ContentType="image/png"/>
  <Override PartName="/word/media/image234.png" ContentType="image/png"/>
  <Override PartName="/word/media/image135.png" ContentType="image/png"/>
  <Override PartName="/word/media/image134.png" ContentType="image/png"/>
  <Override PartName="/word/media/image130.png" ContentType="image/png"/>
  <Override PartName="/word/media/image229.png" ContentType="image/png"/>
  <Override PartName="/word/media/image120.png" ContentType="image/png"/>
  <Override PartName="/word/media/image123.png" ContentType="image/png"/>
  <Override PartName="/word/media/image119.png" ContentType="image/png"/>
  <Override PartName="/word/media/image213.png" ContentType="image/png"/>
  <Override PartName="/word/media/image273.png" ContentType="image/png"/>
  <Override PartName="/word/media/image178.png" ContentType="image/png"/>
  <Override PartName="/word/media/image270.png" ContentType="image/png"/>
  <Override PartName="/word/media/image116.png" ContentType="image/png"/>
  <Override PartName="/word/media/image127.png" ContentType="image/png"/>
  <Override PartName="/word/media/image125.png" ContentType="image/png"/>
  <Override PartName="/word/media/image245.png" ContentType="image/png"/>
  <Override PartName="/word/media/image113.png" ContentType="image/png"/>
  <Override PartName="/word/media/image257.png" ContentType="image/png"/>
  <Override PartName="/word/media/image112.png" ContentType="image/png"/>
  <Override PartName="/word/media/image187.png" ContentType="image/png"/>
  <Override PartName="/word/media/image246.png" ContentType="image/png"/>
  <Override PartName="/word/media/image182.png" ContentType="image/png"/>
  <Override PartName="/word/media/image203.png" ContentType="image/png"/>
  <Override PartName="/word/media/image195.png" ContentType="image/png"/>
  <Override PartName="/word/media/image108.png" ContentType="image/png"/>
  <Override PartName="/word/media/image107.png" ContentType="image/png"/>
  <Override PartName="/word/media/image105.png" ContentType="image/png"/>
  <Override PartName="/word/media/image102.png" ContentType="image/png"/>
  <Override PartName="/word/media/image100.png" ContentType="image/png"/>
  <Override PartName="/word/media/image160.png" ContentType="image/png"/>
  <Override PartName="/word/media/image151.png" ContentType="image/png"/>
  <Override PartName="/word/media/image98.png" ContentType="image/png"/>
  <Override PartName="/word/media/image109.png" ContentType="image/png"/>
  <Override PartName="/word/media/image92.png" ContentType="image/png"/>
  <Override PartName="/word/media/image227.png" ContentType="image/png"/>
  <Override PartName="/word/media/image91.png" ContentType="image/png"/>
  <Override PartName="/word/media/image90.png" ContentType="image/png"/>
  <Override PartName="/word/media/image88.png" ContentType="image/png"/>
  <Override PartName="/word/media/image152.png" ContentType="image/png"/>
  <Override PartName="/word/media/image85.png" ContentType="image/png"/>
  <Override PartName="/word/media/image84.png" ContentType="image/png"/>
  <Override PartName="/word/media/image228.png" ContentType="image/png"/>
  <Override PartName="/word/media/image103.png" ContentType="image/png"/>
  <Override PartName="/word/media/image233.png" ContentType="image/png"/>
  <Override PartName="/word/media/image158.png" ContentType="image/png"/>
  <Override PartName="/word/media/image83.png" ContentType="image/png"/>
  <Override PartName="/word/media/image269.png" ContentType="image/png"/>
  <Override PartName="/word/media/image155.png" ContentType="image/png"/>
  <Override PartName="/word/media/image206.png" ContentType="image/png"/>
  <Override PartName="/word/media/image82.png" ContentType="image/png"/>
  <Override PartName="/word/media/image252.png" ContentType="image/png"/>
  <Override PartName="/word/media/image81.png" ContentType="image/png"/>
  <Override PartName="/word/media/image106.png" ContentType="image/png"/>
  <Override PartName="/word/media/image80.png" ContentType="image/png"/>
  <Override PartName="/word/media/image95.png" ContentType="image/png"/>
  <Override PartName="/word/media/image193.png" ContentType="image/png"/>
  <Override PartName="/word/media/image76.png" ContentType="image/png"/>
  <Override PartName="/word/media/image93.png" ContentType="image/png"/>
  <Override PartName="/word/media/image75.png" ContentType="image/png"/>
  <Override PartName="/word/media/image74.png" ContentType="image/png"/>
  <Override PartName="/word/media/image73.png" ContentType="image/png"/>
  <Override PartName="/word/media/image71.png" ContentType="image/png"/>
  <Override PartName="/word/media/image118.png" ContentType="image/png"/>
  <Override PartName="/word/media/image138.png" ContentType="image/png"/>
  <Override PartName="/word/media/image129.png" ContentType="image/png"/>
  <Override PartName="/word/media/image175.png" ContentType="image/png"/>
  <Override PartName="/word/media/image68.png" ContentType="image/png"/>
  <Override PartName="/word/media/image69.png" ContentType="image/png"/>
  <Override PartName="/word/media/image179.png" ContentType="image/png"/>
  <Override PartName="/word/media/image67.png" ContentType="image/png"/>
  <Override PartName="/word/media/image168.png" ContentType="image/png"/>
  <Override PartName="/word/media/image115.png" ContentType="image/png"/>
  <Override PartName="/word/media/image66.png" ContentType="image/png"/>
  <Override PartName="/word/media/image122.png" ContentType="image/png"/>
  <Override PartName="/word/media/image212.png" ContentType="image/png"/>
  <Override PartName="/word/media/image65.png" ContentType="image/png"/>
  <Override PartName="/word/media/image64.png" ContentType="image/png"/>
  <Override PartName="/word/media/image72.png" ContentType="image/png"/>
  <Override PartName="/word/media/image63.png" ContentType="image/png"/>
  <Override PartName="/word/media/image62.png" ContentType="image/png"/>
  <Override PartName="/word/media/image197.png" ContentType="image/png"/>
  <Override PartName="/word/media/image218.png" ContentType="image/png"/>
  <Override PartName="/word/media/image60.png" ContentType="image/png"/>
  <Override PartName="/word/media/image236.png" ContentType="image/png"/>
  <Override PartName="/word/media/image59.png" ContentType="image/png"/>
  <Override PartName="/word/media/image244.png" ContentType="image/png"/>
  <Override PartName="/word/media/image78.png" ContentType="image/png"/>
  <Override PartName="/word/media/image198.png" ContentType="image/png"/>
  <Override PartName="/word/media/image58.png" ContentType="image/png"/>
  <Override PartName="/word/media/image221.png" ContentType="image/png"/>
  <Override PartName="/word/media/image57.png" ContentType="image/png"/>
  <Override PartName="/word/media/image97.png" ContentType="image/png"/>
  <Override PartName="/word/media/image263.png" ContentType="image/png"/>
  <Override PartName="/word/media/image53.png" ContentType="image/png"/>
  <Override PartName="/word/media/image86.png" ContentType="image/png"/>
  <Override PartName="/word/media/image201.png" ContentType="image/png"/>
  <Override PartName="/word/media/image52.png" ContentType="image/png"/>
  <Override PartName="/word/media/image56.png" ContentType="image/png"/>
  <Override PartName="/word/media/image136.png" ContentType="image/png"/>
  <Override PartName="/word/media/image184.png" ContentType="image/png"/>
  <Override PartName="/word/media/image51.png" ContentType="image/png"/>
  <Override PartName="/word/media/image50.png" ContentType="image/png"/>
  <Override PartName="/word/media/image128.png" ContentType="image/png"/>
  <Override PartName="/word/media/image268.png" ContentType="image/png"/>
  <Override PartName="/word/media/image89.png" ContentType="image/png"/>
  <Override PartName="/word/media/image49.png" ContentType="image/png"/>
  <Override PartName="/word/media/image255.png" ContentType="image/png"/>
  <Override PartName="/word/media/image111.png" ContentType="image/png"/>
  <Override PartName="/word/media/image43.png" ContentType="image/png"/>
  <Override PartName="/word/media/image222.png" ContentType="image/png"/>
  <Override PartName="/word/media/image124.png" ContentType="image/png"/>
  <Override PartName="/word/media/image230.png" ContentType="image/png"/>
  <Override PartName="/word/media/image42.png" ContentType="image/png"/>
  <Override PartName="/word/media/image186.png" ContentType="image/png"/>
  <Override PartName="/word/media/image41.png" ContentType="image/png"/>
  <Override PartName="/word/media/image36.png" ContentType="image/png"/>
  <Override PartName="/word/media/image131.png" ContentType="image/png"/>
  <Override PartName="/word/media/image32.png" ContentType="image/png"/>
  <Override PartName="/word/media/image45.png" ContentType="image/png"/>
  <Override PartName="/word/media/image132.png" ContentType="image/png"/>
  <Override PartName="/word/media/image30.png" ContentType="image/png"/>
  <Override PartName="/word/media/image44.png" ContentType="image/png"/>
  <Override PartName="/word/media/image27.png" ContentType="image/png"/>
  <Override PartName="/word/media/image143.png" ContentType="image/png"/>
  <Override PartName="/word/media/image26.png" ContentType="image/png"/>
  <Override PartName="/word/media/image38.png" ContentType="image/png"/>
  <Override PartName="/word/media/image126.png" ContentType="image/png"/>
  <Override PartName="/word/media/image87.png" ContentType="image/png"/>
  <Override PartName="/word/media/image33.png" ContentType="image/png"/>
  <Override PartName="/word/media/image25.png" ContentType="image/png"/>
  <Override PartName="/word/media/image28.png" ContentType="image/png"/>
  <Override PartName="/word/media/image146.png" ContentType="image/png"/>
  <Override PartName="/word/media/image77.png" ContentType="image/png"/>
  <Override PartName="/word/media/image55.png" ContentType="image/png"/>
  <Override PartName="/word/media/image150.png" ContentType="image/png"/>
  <Override PartName="/word/media/image22.png" ContentType="image/png"/>
  <Override PartName="/word/media/image99.png" ContentType="image/png"/>
  <Override PartName="/word/media/image37.png" ContentType="image/png"/>
  <Override PartName="/word/media/image226.png" ContentType="image/png"/>
  <Override PartName="/word/media/image31.png" ContentType="image/png"/>
  <Override PartName="/word/media/image24.png" ContentType="image/png"/>
  <Override PartName="/word/media/image21.png" ContentType="image/png"/>
  <Override PartName="/word/media/image61.png" ContentType="image/png"/>
  <Override PartName="/word/media/image54.png" ContentType="image/png"/>
  <Override PartName="/word/media/image20.png" ContentType="image/png"/>
  <Override PartName="/word/media/image96.png" ContentType="image/png"/>
  <Override PartName="/word/media/image19.png" ContentType="image/png"/>
  <Override PartName="/word/media/image16.png" ContentType="image/png"/>
  <Override PartName="/word/media/image17.png" ContentType="image/png"/>
  <Override PartName="/word/media/image238.png" ContentType="image/png"/>
  <Override PartName="/word/media/image133.png" ContentType="image/png"/>
  <Override PartName="/word/media/image14.png" ContentType="image/png"/>
  <Override PartName="/word/media/image13.png" ContentType="image/png"/>
  <Override PartName="/word/media/image207.png" ContentType="image/png"/>
  <Override PartName="/word/media/image46.png" ContentType="image/png"/>
  <Override PartName="/word/media/image121.png" ContentType="image/png"/>
  <Override PartName="/word/media/image23.png" ContentType="image/png"/>
  <Override PartName="/word/media/image166.png" ContentType="image/png"/>
  <Override PartName="/word/media/image200.png" ContentType="image/png"/>
  <Override PartName="/word/media/image12.png" ContentType="image/png"/>
  <Override PartName="/word/media/image148.png" ContentType="image/png"/>
  <Override PartName="/word/media/image39.png" ContentType="image/png"/>
  <Override PartName="/word/media/image94.png" ContentType="image/png"/>
  <Override PartName="/word/media/image110.png" ContentType="image/png"/>
  <Override PartName="/word/media/image35.png" ContentType="image/png"/>
  <Override PartName="/word/media/image10.png" ContentType="image/png"/>
  <Override PartName="/word/media/image117.png" ContentType="image/png"/>
  <Override PartName="/word/media/image48.png" ContentType="image/png"/>
  <Override PartName="/word/media/image15.png" ContentType="image/png"/>
  <Override PartName="/word/media/image9.png" ContentType="image/png"/>
  <Override PartName="/word/media/image29.png" ContentType="image/png"/>
  <Override PartName="/word/media/image40.png" ContentType="image/png"/>
  <Override PartName="/word/media/image8.png" ContentType="image/png"/>
  <Override PartName="/word/media/image34.png" ContentType="image/png"/>
  <Override PartName="/word/media/image101.png" ContentType="image/png"/>
  <Override PartName="/word/media/image6.png" ContentType="image/png"/>
  <Override PartName="/word/media/image254.png" ContentType="image/png"/>
  <Override PartName="/word/media/image189.png" ContentType="image/png"/>
  <Override PartName="/word/media/image5.png" ContentType="image/png"/>
  <Override PartName="/word/media/image275.png" ContentType="image/png"/>
  <Override PartName="/word/media/image18.png" ContentType="image/png"/>
  <Override PartName="/word/media/image114.png" ContentType="image/png"/>
  <Override PartName="/word/media/image7.png" ContentType="image/png"/>
  <Override PartName="/word/media/image4.png" ContentType="image/png"/>
  <Override PartName="/word/media/image3.png" ContentType="image/png"/>
  <Override PartName="/word/media/image79.png" ContentType="image/png"/>
  <Override PartName="/word/media/image47.png" ContentType="image/png"/>
  <Override PartName="/word/media/image104.png" ContentType="image/png"/>
  <Override PartName="/word/media/image70.png" ContentType="image/png"/>
  <Override PartName="/word/media/image2.png" ContentType="image/png"/>
  <Override PartName="/word/media/image1.png" ContentType="image/png"/>
  <Override PartName="/word/media/image1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keepNext/>
        <w:spacing w:lineRule="auto" w:line="360" w:before="240" w:after="120"/>
        <w:jc w:val="left"/>
        <w:rPr>
          <w:b/>
          <w:sz w:val="22"/>
        </w:rPr>
      </w:pPr>
      <w:r>
        <w:rPr>
          <w:b/>
          <w:sz w:val="22"/>
        </w:rPr>
        <w:t>Chapter 1</w:t>
      </w:r>
    </w:p>
    <w:p>
      <w:pPr>
        <w:pStyle w:val="Heading1"/>
        <w:numPr>
          <w:ilvl w:val="0"/>
          <w:numId w:val="1"/>
        </w:numPr>
        <w:spacing w:lineRule="auto" w:line="360"/>
        <w:rPr/>
      </w:pPr>
      <w:r>
        <w:rPr/>
        <w:t>Introduction</w:t>
      </w:r>
    </w:p>
    <w:p>
      <w:pPr>
        <w:pStyle w:val="Normal"/>
        <w:spacing w:lineRule="auto" w:line="360" w:before="240" w:after="0"/>
        <w:rPr/>
      </w:pPr>
      <w:del w:id="0" w:author="S J" w:date="2015-03-29T08:58:00Z">
        <w:r>
          <w:rPr>
            <w:i/>
          </w:rPr>
          <w:delText xml:space="preserve">The </w:delText>
        </w:r>
      </w:del>
      <w:r>
        <w:rPr>
          <w:i/>
        </w:rPr>
        <w:t>grid</w:t>
      </w:r>
      <w:ins w:id="1" w:author="S J" w:date="2015-03-29T08:58:00Z">
        <w:r>
          <w:rPr>
            <w:i/>
          </w:rPr>
          <w:t>Grid</w:t>
        </w:r>
      </w:ins>
      <w:r>
        <w:rPr/>
        <w:t xml:space="preserve"> </w:t>
      </w:r>
      <w:del w:id="2" w:author="S J" w:date="2015-03-29T08:58:00Z">
        <w:r>
          <w:rPr>
            <w:i/>
          </w:rPr>
          <w:delText>-</w:delText>
        </w:r>
      </w:del>
      <w:r>
        <w:rPr>
          <w:i/>
        </w:rPr>
        <w:t>computing</w:t>
      </w:r>
      <w:r>
        <w:rPr/>
        <w:t xml:space="preserve"> is usually defined as sharing computational and data storage resources across organizational boundaries. In recent years, the development of virtualization technologies </w:t>
      </w:r>
      <w:ins w:id="3" w:author="S J" w:date="2015-03-29T08:59:00Z">
        <w:r>
          <w:rPr/>
          <w:t xml:space="preserve">has </w:t>
        </w:r>
      </w:ins>
      <w:del w:id="4" w:author="S J" w:date="2015-03-29T08:59:00Z">
        <w:r>
          <w:rPr/>
          <w:delText xml:space="preserve">enhances </w:delText>
        </w:r>
      </w:del>
      <w:ins w:id="5" w:author="S J" w:date="2015-03-29T08:59:00Z">
        <w:r>
          <w:rPr/>
          <w:t xml:space="preserve">enhanced </w:t>
        </w:r>
      </w:ins>
      <w:r>
        <w:rPr/>
        <w:t xml:space="preserve">the availability of </w:t>
      </w:r>
      <w:del w:id="6" w:author="S J" w:date="2015-03-29T08:59:00Z">
        <w:r>
          <w:rPr/>
          <w:delText xml:space="preserve">services </w:delText>
        </w:r>
      </w:del>
      <w:ins w:id="7" w:author="S J" w:date="2015-03-29T08:59:00Z">
        <w:r>
          <w:rPr/>
          <w:t xml:space="preserve">services that are </w:t>
        </w:r>
      </w:ins>
      <w:r>
        <w:rPr/>
        <w:t>provided by grid</w:t>
      </w:r>
      <w:ins w:id="8" w:author="S J" w:date="2015-03-29T08:59:00Z">
        <w:r>
          <w:rPr/>
          <w:t xml:space="preserve"> </w:t>
        </w:r>
      </w:ins>
      <w:del w:id="9" w:author="S J" w:date="2015-03-29T08:59:00Z">
        <w:r>
          <w:rPr/>
          <w:delText>-</w:delText>
        </w:r>
      </w:del>
      <w:r>
        <w:rPr/>
        <w:t>computing</w:t>
      </w:r>
      <w:ins w:id="10" w:author="S J" w:date="2015-03-29T08:59:00Z">
        <w:r>
          <w:rPr/>
          <w:t>. It has</w:t>
        </w:r>
      </w:ins>
      <w:del w:id="11" w:author="S J" w:date="2015-03-29T08:59:00Z">
        <w:r>
          <w:rPr/>
          <w:delText xml:space="preserve"> and</w:delText>
        </w:r>
      </w:del>
      <w:r>
        <w:rPr/>
        <w:t xml:space="preserve"> additionally enabled an evolution of </w:t>
      </w:r>
      <w:ins w:id="12" w:author="S J" w:date="2015-03-29T08:59:00Z">
        <w:r>
          <w:rPr/>
          <w:t xml:space="preserve">the </w:t>
        </w:r>
      </w:ins>
      <w:r>
        <w:rPr/>
        <w:t>so</w:t>
      </w:r>
      <w:ins w:id="13" w:author="S J" w:date="2015-03-29T08:59:00Z">
        <w:r>
          <w:rPr/>
          <w:t>-</w:t>
        </w:r>
      </w:ins>
      <w:del w:id="14" w:author="S J" w:date="2015-03-29T08:59:00Z">
        <w:r>
          <w:rPr/>
          <w:delText xml:space="preserve"> </w:delText>
        </w:r>
      </w:del>
      <w:r>
        <w:rPr/>
        <w:t xml:space="preserve">called </w:t>
      </w:r>
      <w:r>
        <w:rPr>
          <w:i/>
        </w:rPr>
        <w:t>cloud</w:t>
      </w:r>
      <w:ins w:id="15" w:author="S J" w:date="2015-03-29T08:59:00Z">
        <w:r>
          <w:rPr>
            <w:i/>
          </w:rPr>
          <w:t xml:space="preserve"> </w:t>
        </w:r>
      </w:ins>
      <w:del w:id="16" w:author="S J" w:date="2015-03-29T08:59:00Z">
        <w:r>
          <w:rPr>
            <w:i/>
          </w:rPr>
          <w:delText>-</w:delText>
        </w:r>
      </w:del>
      <w:r>
        <w:rPr>
          <w:i/>
        </w:rPr>
        <w:t>computing</w:t>
      </w:r>
      <w:r>
        <w:rPr/>
        <w:t xml:space="preserve">, which </w:t>
      </w:r>
      <w:ins w:id="17" w:author="S J" w:date="2015-03-29T08:59:00Z">
        <w:r>
          <w:rPr/>
          <w:t xml:space="preserve">also </w:t>
        </w:r>
      </w:ins>
      <w:del w:id="18" w:author="S J" w:date="2015-03-29T08:59:00Z">
        <w:r>
          <w:rPr/>
          <w:delText>can utilize</w:delText>
        </w:r>
      </w:del>
      <w:ins w:id="19" w:author="S J" w:date="2015-03-29T08:59:00Z">
        <w:r>
          <w:rPr/>
          <w:t>utilizes a</w:t>
        </w:r>
      </w:ins>
      <w:r>
        <w:rPr/>
        <w:t xml:space="preserve"> virtual environment on</w:t>
      </w:r>
      <w:del w:id="20" w:author="S J" w:date="2015-03-29T08:59:00Z">
        <w:r>
          <w:rPr/>
          <w:delText xml:space="preserve"> real</w:delText>
        </w:r>
      </w:del>
      <w:r>
        <w:rPr/>
        <w:t xml:space="preserve"> powerful computing infrastructure</w:t>
      </w:r>
      <w:ins w:id="21" w:author="S J" w:date="2015-03-29T08:59:00Z">
        <w:r>
          <w:rPr/>
          <w:t>s</w:t>
        </w:r>
      </w:ins>
      <w:del w:id="22" w:author="S J" w:date="2015-03-29T08:59:00Z">
        <w:r>
          <w:rPr/>
          <w:delText xml:space="preserve"> too.</w:delText>
        </w:r>
      </w:del>
      <w:r>
        <w:rPr/>
        <w:t xml:space="preserve"> Based on the development of technologies and </w:t>
      </w:r>
      <w:del w:id="23" w:author="S J" w:date="2015-03-29T09:00:00Z">
        <w:r>
          <w:rPr/>
          <w:delText xml:space="preserve">also </w:delText>
        </w:r>
      </w:del>
      <w:ins w:id="24" w:author="S J" w:date="2015-03-29T09:00:00Z">
        <w:r>
          <w:rPr/>
          <w:t xml:space="preserve">the </w:t>
        </w:r>
      </w:ins>
      <w:r>
        <w:rPr/>
        <w:t>philosophy of providing them to end users, this thesis focus</w:t>
      </w:r>
      <w:ins w:id="25" w:author="S J" w:date="2015-03-29T09:00:00Z">
        <w:r>
          <w:rPr/>
          <w:t>es</w:t>
        </w:r>
      </w:ins>
      <w:r>
        <w:rPr/>
        <w:t xml:space="preserve"> on </w:t>
      </w:r>
      <w:ins w:id="26" w:author="S J" w:date="2015-03-29T09:00:00Z">
        <w:r>
          <w:rPr/>
          <w:t xml:space="preserve">the </w:t>
        </w:r>
      </w:ins>
      <w:r>
        <w:rPr/>
        <w:t>multidisciplinary</w:t>
      </w:r>
      <w:ins w:id="27" w:author="S J" w:date="2015-03-29T09:00:00Z">
        <w:r>
          <w:rPr/>
          <w:t xml:space="preserve"> that is</w:t>
        </w:r>
      </w:ins>
      <w:r>
        <w:rPr/>
        <w:t xml:space="preserve"> research related to grid</w:t>
      </w:r>
      <w:ins w:id="28" w:author="S J" w:date="2015-03-29T09:00:00Z">
        <w:r>
          <w:rPr/>
          <w:t xml:space="preserve"> </w:t>
        </w:r>
      </w:ins>
      <w:del w:id="29" w:author="S J" w:date="2015-03-29T09:00:00Z">
        <w:r>
          <w:rPr/>
          <w:delText>-</w:delText>
        </w:r>
      </w:del>
      <w:r>
        <w:rPr/>
        <w:t>computing</w:t>
      </w:r>
      <w:ins w:id="30" w:author="S J" w:date="2015-03-29T09:00:00Z">
        <w:r>
          <w:rPr/>
          <w:t>,</w:t>
        </w:r>
      </w:ins>
      <w:r>
        <w:rPr/>
        <w:t xml:space="preserve"> as well as </w:t>
      </w:r>
      <w:del w:id="31" w:author="S J" w:date="2015-03-29T09:00:00Z">
        <w:r>
          <w:rPr/>
          <w:delText xml:space="preserve">to </w:delText>
        </w:r>
      </w:del>
      <w:r>
        <w:rPr/>
        <w:t>cloud</w:t>
      </w:r>
      <w:ins w:id="32" w:author="S J" w:date="2015-03-29T09:00:00Z">
        <w:r>
          <w:rPr/>
          <w:t xml:space="preserve"> </w:t>
        </w:r>
      </w:ins>
      <w:del w:id="33" w:author="S J" w:date="2015-03-29T09:00:00Z">
        <w:r>
          <w:rPr/>
          <w:delText>-</w:delText>
        </w:r>
      </w:del>
      <w:r>
        <w:rPr/>
        <w:t>computing</w:t>
      </w:r>
      <w:ins w:id="34" w:author="S J" w:date="2015-03-29T09:00:00Z">
        <w:r>
          <w:rPr/>
          <w:t xml:space="preserve">. It discusses </w:t>
        </w:r>
      </w:ins>
      <w:del w:id="35" w:author="S J" w:date="2015-03-29T09:00:00Z">
        <w:r>
          <w:rPr/>
          <w:delText xml:space="preserve"> and it’s</w:delText>
        </w:r>
      </w:del>
      <w:ins w:id="36" w:author="S J" w:date="2015-03-29T09:00:00Z">
        <w:r>
          <w:rPr/>
          <w:t>its</w:t>
        </w:r>
      </w:ins>
      <w:r>
        <w:rPr/>
        <w:t xml:space="preserve"> utilization in biomedical research and </w:t>
      </w:r>
      <w:ins w:id="37" w:author="S J" w:date="2015-03-29T09:00:00Z">
        <w:r>
          <w:rPr/>
          <w:t xml:space="preserve">its </w:t>
        </w:r>
      </w:ins>
      <w:r>
        <w:rPr/>
        <w:t xml:space="preserve">application </w:t>
      </w:r>
      <w:ins w:id="38" w:author="S J" w:date="2015-03-29T09:00:00Z">
        <w:r>
          <w:rPr/>
          <w:t xml:space="preserve">in relation </w:t>
        </w:r>
      </w:ins>
      <w:del w:id="39" w:author="S J" w:date="2015-03-29T09:00:00Z">
        <w:r>
          <w:rPr/>
          <w:delText>related to</w:delText>
        </w:r>
      </w:del>
      <w:ins w:id="40" w:author="S J" w:date="2015-03-29T09:00:00Z">
        <w:r>
          <w:rPr/>
          <w:t>to the</w:t>
        </w:r>
      </w:ins>
      <w:r>
        <w:rPr/>
        <w:t xml:space="preserve"> processing of medical information.</w:t>
      </w:r>
    </w:p>
    <w:p>
      <w:pPr>
        <w:pStyle w:val="Normal"/>
        <w:spacing w:lineRule="auto" w:line="360"/>
        <w:ind w:left="0" w:right="0" w:firstLine="360"/>
        <w:rPr/>
      </w:pPr>
      <w:r>
        <w:rPr/>
        <w:t xml:space="preserve">The term "medical information" is too </w:t>
      </w:r>
      <w:del w:id="41" w:author="S J" w:date="2015-03-29T09:01:00Z">
        <w:r>
          <w:rPr/>
          <w:delText xml:space="preserve">wide </w:delText>
        </w:r>
      </w:del>
      <w:ins w:id="42" w:author="S J" w:date="2015-03-29T09:01:00Z">
        <w:r>
          <w:rPr/>
          <w:t xml:space="preserve">broad </w:t>
        </w:r>
      </w:ins>
      <w:r>
        <w:rPr/>
        <w:t xml:space="preserve">and further work </w:t>
      </w:r>
      <w:del w:id="43" w:author="S J" w:date="2015-03-29T09:01:00Z">
        <w:r>
          <w:rPr/>
          <w:delText xml:space="preserve">focuses </w:delText>
        </w:r>
      </w:del>
      <w:ins w:id="44" w:author="S J" w:date="2015-03-29T09:01:00Z">
        <w:r>
          <w:rPr/>
          <w:t xml:space="preserve">in this thesis focuses </w:t>
        </w:r>
      </w:ins>
      <w:r>
        <w:rPr/>
        <w:t>on the following selected areas</w:t>
      </w:r>
      <w:ins w:id="45" w:author="S J" w:date="2015-03-29T09:01:00Z">
        <w:r>
          <w:rPr/>
          <w:t xml:space="preserve">: </w:t>
        </w:r>
      </w:ins>
      <w:del w:id="46" w:author="S J" w:date="2015-03-29T09:01:00Z">
        <w:r>
          <w:rPr/>
          <w:delText xml:space="preserve">, which were part of: </w:delText>
        </w:r>
      </w:del>
      <w:r>
        <w:rPr/>
        <w:t xml:space="preserve">(1) </w:t>
      </w:r>
      <w:ins w:id="47" w:author="S J" w:date="2015-03-29T09:01:00Z">
        <w:r>
          <w:rPr/>
          <w:t xml:space="preserve">the </w:t>
        </w:r>
      </w:ins>
      <w:r>
        <w:rPr/>
        <w:t xml:space="preserve">exchange and processing of medical images, (2) </w:t>
      </w:r>
      <w:ins w:id="48" w:author="S J" w:date="2015-03-29T09:01:00Z">
        <w:r>
          <w:rPr/>
          <w:t xml:space="preserve">the </w:t>
        </w:r>
      </w:ins>
      <w:r>
        <w:rPr/>
        <w:t xml:space="preserve">analysis of human voice and (3) </w:t>
      </w:r>
      <w:ins w:id="49" w:author="S J" w:date="2015-03-29T09:01:00Z">
        <w:r>
          <w:rPr/>
          <w:t xml:space="preserve">the </w:t>
        </w:r>
      </w:ins>
      <w:r>
        <w:rPr/>
        <w:t>modeling and simulation of human physiology. The author’s work was published in a series of peer-reviewed papers of international journals and peer-reviewed conference proceedings [</w:t>
      </w:r>
      <w:r>
        <w:rPr/>
        <w:fldChar w:fldCharType="begin"/>
      </w:r>
      <w:r>
        <w:instrText> REF BIB_kulhanek2009 \h </w:instrText>
      </w:r>
      <w:r>
        <w:fldChar w:fldCharType="separate"/>
      </w:r>
      <w:r>
        <w:t>1</w:t>
      </w:r>
      <w:r>
        <w:fldChar w:fldCharType="end"/>
      </w:r>
      <w:r>
        <w:rPr/>
        <w:t xml:space="preserve">, </w:t>
      </w:r>
      <w:r>
        <w:rPr/>
        <w:fldChar w:fldCharType="begin"/>
      </w:r>
      <w:r>
        <w:instrText> REF BIB_kulhanek2010b \h </w:instrText>
      </w:r>
      <w:r>
        <w:fldChar w:fldCharType="separate"/>
      </w:r>
      <w:r>
        <w:t>2</w:t>
      </w:r>
      <w:r>
        <w:fldChar w:fldCharType="end"/>
      </w:r>
      <w:r>
        <w:rPr/>
        <w:t xml:space="preserve">, </w:t>
      </w:r>
      <w:r>
        <w:rPr/>
        <w:fldChar w:fldCharType="begin"/>
      </w:r>
      <w:r>
        <w:instrText> REF BIB_kulhanek2010c \h </w:instrText>
      </w:r>
      <w:r>
        <w:fldChar w:fldCharType="separate"/>
      </w:r>
      <w:r>
        <w:t>3</w:t>
      </w:r>
      <w:r>
        <w:fldChar w:fldCharType="end"/>
      </w:r>
      <w:r>
        <w:rPr/>
        <w:t xml:space="preserve">, </w:t>
      </w:r>
      <w:r>
        <w:rPr/>
        <w:fldChar w:fldCharType="begin"/>
      </w:r>
      <w:r>
        <w:instrText> REF BIB_Kulhanek2014Parameters \h </w:instrText>
      </w:r>
      <w:r>
        <w:fldChar w:fldCharType="separate"/>
      </w:r>
      <w:r>
        <w:t>4</w:t>
      </w:r>
      <w:r>
        <w:fldChar w:fldCharType="end"/>
      </w:r>
      <w:r>
        <w:rPr/>
        <w:t xml:space="preserve">, </w:t>
      </w:r>
      <w:r>
        <w:rPr/>
        <w:fldChar w:fldCharType="begin"/>
      </w:r>
      <w:r>
        <w:instrText> REF BIB_Kulhanek2014Modeling \h </w:instrText>
      </w:r>
      <w:r>
        <w:fldChar w:fldCharType="separate"/>
      </w:r>
      <w:r>
        <w:t>5</w:t>
      </w:r>
      <w:r>
        <w:fldChar w:fldCharType="end"/>
      </w:r>
      <w:r>
        <w:rPr/>
        <w:t xml:space="preserve">, </w:t>
      </w:r>
      <w:r>
        <w:rPr/>
        <w:fldChar w:fldCharType="begin"/>
      </w:r>
      <w:r>
        <w:instrText> REF BIB_Kulhanek2014mefanet \h </w:instrText>
      </w:r>
      <w:r>
        <w:fldChar w:fldCharType="separate"/>
      </w:r>
      <w:r>
        <w:t>6</w:t>
      </w:r>
      <w:r>
        <w:fldChar w:fldCharType="end"/>
      </w:r>
      <w:r>
        <w:rPr/>
        <w:t xml:space="preserve">, </w:t>
      </w:r>
      <w:r>
        <w:rPr/>
        <w:fldChar w:fldCharType="begin"/>
      </w:r>
      <w:r>
        <w:instrText> REF BIB_Matejak2014sj \h </w:instrText>
      </w:r>
      <w:r>
        <w:fldChar w:fldCharType="separate"/>
      </w:r>
      <w:r>
        <w:t>7</w:t>
      </w:r>
      <w:r>
        <w:fldChar w:fldCharType="end"/>
      </w:r>
      <w:r>
        <w:rPr/>
        <w:t>]</w:t>
      </w:r>
      <w:ins w:id="50" w:author="S J" w:date="2015-03-29T09:01:00Z">
        <w:r>
          <w:rPr/>
          <w:t>,</w:t>
        </w:r>
      </w:ins>
      <w:r>
        <w:rPr/>
        <w:t xml:space="preserve"> which are </w:t>
      </w:r>
      <w:ins w:id="51" w:author="S J" w:date="2015-03-29T09:01:00Z">
        <w:r>
          <w:rPr/>
          <w:t xml:space="preserve">included in </w:t>
        </w:r>
      </w:ins>
      <w:del w:id="52" w:author="S J" w:date="2015-03-29T09:01:00Z">
        <w:r>
          <w:rPr/>
          <w:delText xml:space="preserve">attached into </w:delText>
        </w:r>
      </w:del>
      <w:r>
        <w:rPr/>
        <w:t>this work as appendices. The author’s work and contribution was also presented in international conferences and published in the respective proceedings and transactions [</w:t>
      </w:r>
      <w:r>
        <w:rPr/>
        <w:fldChar w:fldCharType="begin"/>
      </w:r>
      <w:r>
        <w:instrText> REF BIB_Kulhanek2010 \h </w:instrText>
      </w:r>
      <w:r>
        <w:fldChar w:fldCharType="separate"/>
      </w:r>
      <w:r>
        <w:t>8</w:t>
      </w:r>
      <w:r>
        <w:fldChar w:fldCharType="end"/>
      </w:r>
      <w:r>
        <w:rPr/>
        <w:t xml:space="preserve">, </w:t>
      </w:r>
      <w:r>
        <w:rPr/>
        <w:fldChar w:fldCharType="begin"/>
      </w:r>
      <w:r>
        <w:instrText> REF BIB_Kulhanek2013c \h </w:instrText>
      </w:r>
      <w:r>
        <w:fldChar w:fldCharType="separate"/>
      </w:r>
      <w:r>
        <w:t>9</w:t>
      </w:r>
      <w:r>
        <w:fldChar w:fldCharType="end"/>
      </w:r>
      <w:r>
        <w:rPr/>
        <w:t xml:space="preserve">, </w:t>
      </w:r>
      <w:r>
        <w:rPr/>
        <w:fldChar w:fldCharType="begin"/>
      </w:r>
      <w:r>
        <w:instrText> REF BIB_kofranek2013hummod \h </w:instrText>
      </w:r>
      <w:r>
        <w:fldChar w:fldCharType="separate"/>
      </w:r>
      <w:r>
        <w:t>10</w:t>
      </w:r>
      <w:r>
        <w:fldChar w:fldCharType="end"/>
      </w:r>
      <w:r>
        <w:rPr/>
        <w:t xml:space="preserve">, </w:t>
      </w:r>
      <w:r>
        <w:rPr/>
        <w:fldChar w:fldCharType="begin"/>
      </w:r>
      <w:r>
        <w:instrText> REF BIB_Matejak2014 \h </w:instrText>
      </w:r>
      <w:r>
        <w:fldChar w:fldCharType="separate"/>
      </w:r>
      <w:r>
        <w:t>11</w:t>
      </w:r>
      <w:r>
        <w:fldChar w:fldCharType="end"/>
      </w:r>
      <w:r>
        <w:rPr/>
        <w:t xml:space="preserve">]. The work was also popularized </w:t>
      </w:r>
      <w:ins w:id="53" w:author="S J" w:date="2015-03-29T09:02:00Z">
        <w:r>
          <w:rPr/>
          <w:t>in</w:t>
        </w:r>
      </w:ins>
      <w:del w:id="54" w:author="S J" w:date="2015-03-29T09:02:00Z">
        <w:r>
          <w:rPr/>
          <w:delText>on the</w:delText>
        </w:r>
      </w:del>
      <w:r>
        <w:rPr/>
        <w:t xml:space="preserve"> local and regional conferences and their respective proceedings [</w:t>
      </w:r>
      <w:r>
        <w:rPr/>
        <w:fldChar w:fldCharType="begin"/>
      </w:r>
      <w:r>
        <w:instrText> REF BIB_Kulhanek2008Mefanet \h </w:instrText>
      </w:r>
      <w:r>
        <w:fldChar w:fldCharType="separate"/>
      </w:r>
      <w:r>
        <w:t>12</w:t>
      </w:r>
      <w:r>
        <w:fldChar w:fldCharType="end"/>
      </w:r>
      <w:r>
        <w:rPr/>
        <w:t xml:space="preserve">, </w:t>
      </w:r>
      <w:r>
        <w:rPr/>
        <w:fldChar w:fldCharType="begin"/>
      </w:r>
      <w:r>
        <w:instrText> REF BIB_Sarek2009 \h </w:instrText>
      </w:r>
      <w:r>
        <w:fldChar w:fldCharType="separate"/>
      </w:r>
      <w:r>
        <w:t>13</w:t>
      </w:r>
      <w:r>
        <w:fldChar w:fldCharType="end"/>
      </w:r>
      <w:r>
        <w:rPr/>
        <w:t xml:space="preserve">, </w:t>
      </w:r>
      <w:r>
        <w:rPr/>
        <w:fldChar w:fldCharType="begin"/>
      </w:r>
      <w:r>
        <w:instrText> REF BIB_kulhanek2009dd \h </w:instrText>
      </w:r>
      <w:r>
        <w:fldChar w:fldCharType="separate"/>
      </w:r>
      <w:r>
        <w:t>14</w:t>
      </w:r>
      <w:r>
        <w:fldChar w:fldCharType="end"/>
      </w:r>
      <w:r>
        <w:rPr/>
        <w:t xml:space="preserve">, </w:t>
      </w:r>
      <w:r>
        <w:rPr/>
        <w:fldChar w:fldCharType="begin"/>
      </w:r>
      <w:r>
        <w:instrText> REF BIB_Kulhanek2009Mefanet \h </w:instrText>
      </w:r>
      <w:r>
        <w:fldChar w:fldCharType="separate"/>
      </w:r>
      <w:r>
        <w:t>15</w:t>
      </w:r>
      <w:r>
        <w:fldChar w:fldCharType="end"/>
      </w:r>
      <w:r>
        <w:rPr/>
        <w:t xml:space="preserve">, </w:t>
      </w:r>
      <w:r>
        <w:rPr/>
        <w:fldChar w:fldCharType="begin"/>
      </w:r>
      <w:r>
        <w:instrText> REF BIB_Kulhanek2010d \h </w:instrText>
      </w:r>
      <w:r>
        <w:fldChar w:fldCharType="separate"/>
      </w:r>
      <w:r>
        <w:t>16</w:t>
      </w:r>
      <w:r>
        <w:fldChar w:fldCharType="end"/>
      </w:r>
      <w:r>
        <w:rPr/>
        <w:t xml:space="preserve">, </w:t>
      </w:r>
      <w:r>
        <w:rPr/>
        <w:fldChar w:fldCharType="begin"/>
      </w:r>
      <w:r>
        <w:instrText> REF BIB_Kulhanek2010Mefanet \h </w:instrText>
      </w:r>
      <w:r>
        <w:fldChar w:fldCharType="separate"/>
      </w:r>
      <w:r>
        <w:t>17</w:t>
      </w:r>
      <w:r>
        <w:fldChar w:fldCharType="end"/>
      </w:r>
      <w:r>
        <w:rPr/>
        <w:t xml:space="preserve">, </w:t>
      </w:r>
      <w:r>
        <w:rPr/>
        <w:fldChar w:fldCharType="begin"/>
      </w:r>
      <w:r>
        <w:instrText> REF BIB_Kulhanek2011 \h </w:instrText>
      </w:r>
      <w:r>
        <w:fldChar w:fldCharType="separate"/>
      </w:r>
      <w:r>
        <w:t>18</w:t>
      </w:r>
      <w:r>
        <w:fldChar w:fldCharType="end"/>
      </w:r>
      <w:r>
        <w:rPr/>
        <w:t xml:space="preserve">, </w:t>
      </w:r>
      <w:r>
        <w:rPr/>
        <w:fldChar w:fldCharType="begin"/>
      </w:r>
      <w:r>
        <w:instrText> REF BIB_kulhanek2011dd \h </w:instrText>
      </w:r>
      <w:r>
        <w:fldChar w:fldCharType="separate"/>
      </w:r>
      <w:r>
        <w:t>19</w:t>
      </w:r>
      <w:r>
        <w:fldChar w:fldCharType="end"/>
      </w:r>
      <w:r>
        <w:rPr/>
        <w:t xml:space="preserve">, </w:t>
      </w:r>
      <w:r>
        <w:rPr/>
        <w:fldChar w:fldCharType="begin"/>
      </w:r>
      <w:r>
        <w:instrText> REF BIB_Kulhanek2012 \h </w:instrText>
      </w:r>
      <w:r>
        <w:fldChar w:fldCharType="separate"/>
      </w:r>
      <w:r>
        <w:t>20</w:t>
      </w:r>
      <w:r>
        <w:fldChar w:fldCharType="end"/>
      </w:r>
      <w:r>
        <w:rPr/>
        <w:t xml:space="preserve">, </w:t>
      </w:r>
      <w:r>
        <w:rPr/>
        <w:fldChar w:fldCharType="begin"/>
      </w:r>
      <w:r>
        <w:instrText> REF BIB_Kulhanek2013b \h </w:instrText>
      </w:r>
      <w:r>
        <w:fldChar w:fldCharType="separate"/>
      </w:r>
      <w:r>
        <w:t>21</w:t>
      </w:r>
      <w:r>
        <w:fldChar w:fldCharType="end"/>
      </w:r>
      <w:r>
        <w:rPr/>
        <w:t xml:space="preserve">, </w:t>
      </w:r>
      <w:r>
        <w:rPr/>
        <w:fldChar w:fldCharType="begin"/>
      </w:r>
      <w:r>
        <w:instrText> REF BIB_Kulhanek2014 \h </w:instrText>
      </w:r>
      <w:r>
        <w:fldChar w:fldCharType="separate"/>
      </w:r>
      <w:r>
        <w:t>22</w:t>
      </w:r>
      <w:r>
        <w:fldChar w:fldCharType="end"/>
      </w:r>
      <w:r>
        <w:rPr/>
        <w:t xml:space="preserve">, </w:t>
      </w:r>
      <w:r>
        <w:rPr/>
        <w:fldChar w:fldCharType="begin"/>
      </w:r>
      <w:r>
        <w:instrText> REF BIB_Kulhanek2012a \h </w:instrText>
      </w:r>
      <w:r>
        <w:fldChar w:fldCharType="separate"/>
      </w:r>
      <w:r>
        <w:t>23</w:t>
      </w:r>
      <w:r>
        <w:fldChar w:fldCharType="end"/>
      </w:r>
      <w:r>
        <w:rPr/>
        <w:t xml:space="preserve">]. </w:t>
      </w:r>
      <w:ins w:id="55" w:author="S J" w:date="2015-03-29T09:03:00Z">
        <w:r>
          <w:rPr/>
          <w:t>The a</w:t>
        </w:r>
      </w:ins>
      <w:del w:id="56" w:author="S J" w:date="2015-03-29T09:03:00Z">
        <w:r>
          <w:rPr/>
          <w:delText>A</w:delText>
        </w:r>
      </w:del>
      <w:r>
        <w:rPr/>
        <w:t>uthor contributed to the utility model</w:t>
      </w:r>
      <w:ins w:id="57" w:author="S J" w:date="2015-03-29T09:03:00Z">
        <w:r>
          <w:rPr/>
          <w:t>, which was</w:t>
        </w:r>
      </w:ins>
      <w:r>
        <w:rPr/>
        <w:t xml:space="preserve"> registered by the Czech Industrial Property Office [</w:t>
      </w:r>
      <w:r>
        <w:rPr/>
        <w:fldChar w:fldCharType="begin"/>
      </w:r>
      <w:r>
        <w:instrText> REF BIB_Kofranek2014a \h </w:instrText>
      </w:r>
      <w:r>
        <w:fldChar w:fldCharType="separate"/>
      </w:r>
      <w:r>
        <w:t>24</w:t>
      </w:r>
      <w:r>
        <w:fldChar w:fldCharType="end"/>
      </w:r>
      <w:r>
        <w:rPr/>
        <w:t>].</w:t>
      </w:r>
    </w:p>
    <w:p>
      <w:pPr>
        <w:pStyle w:val="Heading2"/>
        <w:numPr>
          <w:ilvl w:val="1"/>
          <w:numId w:val="1"/>
        </w:numPr>
        <w:spacing w:lineRule="auto" w:line="360"/>
        <w:rPr/>
      </w:pPr>
      <w:bookmarkStart w:id="0" w:name="BMsec_goal"/>
      <w:r>
        <w:rPr/>
        <w:t>1.1</w:t>
      </w:r>
      <w:bookmarkEnd w:id="0"/>
      <w:r>
        <w:rPr/>
        <w:t xml:space="preserve">  Thesis Goal</w:t>
      </w:r>
    </w:p>
    <w:p>
      <w:pPr>
        <w:pStyle w:val="Normal"/>
        <w:spacing w:lineRule="auto" w:line="360" w:before="60" w:after="0"/>
        <w:rPr/>
      </w:pPr>
      <w:r>
        <w:rPr/>
        <w:t>The hypothesis</w:t>
      </w:r>
      <w:ins w:id="58" w:author="S J" w:date="2015-03-29T09:03:00Z">
        <w:r>
          <w:rPr/>
          <w:t xml:space="preserve"> of </w:t>
        </w:r>
      </w:ins>
      <w:del w:id="59" w:author="S J" w:date="2015-03-29T09:03:00Z">
        <w:r>
          <w:rPr/>
          <w:delText xml:space="preserve"> stated by </w:delText>
        </w:r>
      </w:del>
      <w:r>
        <w:rPr/>
        <w:t xml:space="preserve">this thesis is that the technologies </w:t>
      </w:r>
      <w:ins w:id="60" w:author="S J" w:date="2015-03-29T09:03:00Z">
        <w:r>
          <w:rPr/>
          <w:t xml:space="preserve">that relate </w:t>
        </w:r>
      </w:ins>
      <w:del w:id="61" w:author="S J" w:date="2015-03-29T09:03:00Z">
        <w:r>
          <w:rPr/>
          <w:delText xml:space="preserve">related </w:delText>
        </w:r>
      </w:del>
      <w:r>
        <w:rPr/>
        <w:t>to grid</w:t>
      </w:r>
      <w:ins w:id="62" w:author="S J" w:date="2015-03-29T09:03:00Z">
        <w:r>
          <w:rPr/>
          <w:t xml:space="preserve"> </w:t>
        </w:r>
      </w:ins>
      <w:del w:id="63" w:author="S J" w:date="2015-03-29T09:03:00Z">
        <w:r>
          <w:rPr/>
          <w:delText>-</w:delText>
        </w:r>
      </w:del>
      <w:r>
        <w:rPr/>
        <w:t>computing and cloud</w:t>
      </w:r>
      <w:ins w:id="64" w:author="S J" w:date="2015-03-29T09:03:00Z">
        <w:r>
          <w:rPr/>
          <w:t xml:space="preserve"> </w:t>
        </w:r>
      </w:ins>
      <w:del w:id="65" w:author="S J" w:date="2015-03-29T09:03:00Z">
        <w:r>
          <w:rPr/>
          <w:delText>-</w:delText>
        </w:r>
      </w:del>
      <w:r>
        <w:rPr/>
        <w:t xml:space="preserve">computing may improve </w:t>
      </w:r>
      <w:ins w:id="66" w:author="S J" w:date="2015-03-29T09:03:00Z">
        <w:r>
          <w:rPr/>
          <w:t xml:space="preserve">the </w:t>
        </w:r>
      </w:ins>
      <w:r>
        <w:rPr/>
        <w:t xml:space="preserve">processing of medical information </w:t>
      </w:r>
      <w:ins w:id="67" w:author="S J" w:date="2015-03-29T09:03:00Z">
        <w:r>
          <w:rPr/>
          <w:t xml:space="preserve">in order </w:t>
        </w:r>
      </w:ins>
      <w:r>
        <w:rPr/>
        <w:t xml:space="preserve">to perform demanding tasks </w:t>
      </w:r>
      <w:del w:id="68" w:author="S J" w:date="2015-03-29T09:04:00Z">
        <w:r>
          <w:rPr/>
          <w:delText xml:space="preserve">which </w:delText>
        </w:r>
      </w:del>
      <w:ins w:id="69" w:author="S J" w:date="2015-03-29T09:04:00Z">
        <w:r>
          <w:rPr/>
          <w:t xml:space="preserve">that </w:t>
        </w:r>
      </w:ins>
      <w:r>
        <w:rPr/>
        <w:t xml:space="preserve">are almost impossible or </w:t>
      </w:r>
      <w:del w:id="70" w:author="S J" w:date="2015-03-29T09:04:00Z">
        <w:r>
          <w:rPr/>
          <w:delText>may need</w:delText>
        </w:r>
      </w:del>
      <w:ins w:id="71" w:author="S J" w:date="2015-03-29T09:04:00Z">
        <w:r>
          <w:rPr/>
          <w:t>require</w:t>
        </w:r>
      </w:ins>
      <w:r>
        <w:rPr/>
        <w:t xml:space="preserve"> onerous effort to achieve</w:t>
      </w:r>
      <w:ins w:id="72" w:author="S J" w:date="2015-03-29T09:04:00Z">
        <w:r>
          <w:rPr/>
          <w:t>,</w:t>
        </w:r>
      </w:ins>
      <w:r>
        <w:rPr/>
        <w:t xml:space="preserve"> using classical local or institutional resources. The particular goals of </w:t>
      </w:r>
      <w:del w:id="73" w:author="S J" w:date="2015-03-29T09:04:00Z">
        <w:r>
          <w:rPr/>
          <w:delText xml:space="preserve">the </w:delText>
        </w:r>
      </w:del>
      <w:ins w:id="74" w:author="S J" w:date="2015-03-29T09:04:00Z">
        <w:r>
          <w:rPr/>
          <w:t xml:space="preserve">this </w:t>
        </w:r>
      </w:ins>
      <w:r>
        <w:rPr/>
        <w:t xml:space="preserve">thesis were: </w:t>
      </w:r>
    </w:p>
    <w:p>
      <w:pPr>
        <w:pStyle w:val="List"/>
        <w:spacing w:lineRule="auto" w:line="360" w:before="50" w:after="120"/>
        <w:ind w:left="600" w:right="0" w:hanging="300"/>
        <w:rPr>
          <w:sz w:val="24"/>
        </w:rPr>
      </w:pPr>
      <w:r>
        <w:rPr>
          <w:rFonts w:eastAsia="Times New Roman" w:cs="Times New Roman"/>
          <w:sz w:val="24"/>
        </w:rPr>
        <w:t>•</w:t>
      </w:r>
      <w:r>
        <w:rPr>
          <w:sz w:val="24"/>
        </w:rPr>
        <w:tab/>
      </w:r>
      <w:ins w:id="75" w:author="S J" w:date="2015-03-29T09:04:00Z">
        <w:r>
          <w:rPr>
            <w:sz w:val="24"/>
          </w:rPr>
          <w:t>To s</w:t>
        </w:r>
      </w:ins>
      <w:del w:id="76" w:author="S J" w:date="2015-03-29T09:04:00Z">
        <w:r>
          <w:rPr>
            <w:sz w:val="24"/>
          </w:rPr>
          <w:delText>S</w:delText>
        </w:r>
      </w:del>
      <w:r>
        <w:rPr>
          <w:sz w:val="24"/>
        </w:rPr>
        <w:t>tudy the latest achievements in the field of exchanging medical images and possible improvements using the grid</w:t>
      </w:r>
      <w:ins w:id="77" w:author="S J" w:date="2015-03-29T09:04:00Z">
        <w:r>
          <w:rPr>
            <w:sz w:val="24"/>
          </w:rPr>
          <w:t xml:space="preserve"> </w:t>
        </w:r>
      </w:ins>
      <w:del w:id="78" w:author="S J" w:date="2015-03-29T09:04:00Z">
        <w:r>
          <w:rPr>
            <w:sz w:val="24"/>
          </w:rPr>
          <w:delText>-</w:delText>
        </w:r>
      </w:del>
      <w:r>
        <w:rPr>
          <w:sz w:val="24"/>
        </w:rPr>
        <w:t>computing and cloud</w:t>
      </w:r>
      <w:ins w:id="79" w:author="S J" w:date="2015-03-29T09:05:00Z">
        <w:r>
          <w:rPr>
            <w:sz w:val="24"/>
          </w:rPr>
          <w:t xml:space="preserve"> </w:t>
        </w:r>
      </w:ins>
      <w:del w:id="80" w:author="S J" w:date="2015-03-29T09:05:00Z">
        <w:r>
          <w:rPr>
            <w:sz w:val="24"/>
          </w:rPr>
          <w:delText>-</w:delText>
        </w:r>
      </w:del>
      <w:r>
        <w:rPr>
          <w:sz w:val="24"/>
        </w:rPr>
        <w:t xml:space="preserve">computing technology. </w:t>
      </w:r>
    </w:p>
    <w:p>
      <w:pPr>
        <w:pStyle w:val="List"/>
        <w:spacing w:lineRule="auto" w:line="360" w:before="50" w:after="120"/>
        <w:ind w:left="600" w:right="0" w:hanging="300"/>
        <w:rPr>
          <w:sz w:val="24"/>
        </w:rPr>
      </w:pPr>
      <w:r>
        <w:rPr>
          <w:rFonts w:eastAsia="Times New Roman" w:cs="Times New Roman"/>
          <w:sz w:val="24"/>
        </w:rPr>
        <w:t>•</w:t>
      </w:r>
      <w:r>
        <w:rPr>
          <w:sz w:val="24"/>
        </w:rPr>
        <w:tab/>
      </w:r>
      <w:ins w:id="81" w:author="S J" w:date="2015-03-29T09:05:00Z">
        <w:r>
          <w:rPr>
            <w:sz w:val="24"/>
          </w:rPr>
          <w:t>To i</w:t>
        </w:r>
      </w:ins>
      <w:del w:id="82" w:author="S J" w:date="2015-03-29T09:05:00Z">
        <w:r>
          <w:rPr>
            <w:sz w:val="24"/>
          </w:rPr>
          <w:delText>I</w:delText>
        </w:r>
      </w:del>
      <w:r>
        <w:rPr>
          <w:sz w:val="24"/>
        </w:rPr>
        <w:t>dentify use cases in other fields of biomedicine</w:t>
      </w:r>
      <w:ins w:id="83" w:author="S J" w:date="2015-03-29T09:05:00Z">
        <w:r>
          <w:rPr>
            <w:sz w:val="24"/>
          </w:rPr>
          <w:t>,</w:t>
        </w:r>
      </w:ins>
      <w:r>
        <w:rPr>
          <w:sz w:val="24"/>
        </w:rPr>
        <w:t xml:space="preserve"> which are suitable to utiliz</w:t>
      </w:r>
      <w:ins w:id="84" w:author="S J" w:date="2015-03-29T09:05:00Z">
        <w:r>
          <w:rPr>
            <w:sz w:val="24"/>
          </w:rPr>
          <w:t>ing</w:t>
        </w:r>
      </w:ins>
      <w:del w:id="85" w:author="S J" w:date="2015-03-29T09:05:00Z">
        <w:r>
          <w:rPr>
            <w:sz w:val="24"/>
          </w:rPr>
          <w:delText>e</w:delText>
        </w:r>
      </w:del>
      <w:r>
        <w:rPr>
          <w:sz w:val="24"/>
        </w:rPr>
        <w:t xml:space="preserve"> the power of grid</w:t>
      </w:r>
      <w:ins w:id="86" w:author="S J" w:date="2015-03-29T09:05:00Z">
        <w:r>
          <w:rPr>
            <w:sz w:val="24"/>
          </w:rPr>
          <w:t xml:space="preserve"> </w:t>
        </w:r>
      </w:ins>
      <w:del w:id="87" w:author="S J" w:date="2015-03-29T09:05:00Z">
        <w:r>
          <w:rPr>
            <w:sz w:val="24"/>
          </w:rPr>
          <w:delText>-</w:delText>
        </w:r>
      </w:del>
      <w:r>
        <w:rPr>
          <w:sz w:val="24"/>
        </w:rPr>
        <w:t>computing and cloud</w:t>
      </w:r>
      <w:ins w:id="88" w:author="S J" w:date="2015-03-29T09:05:00Z">
        <w:r>
          <w:rPr>
            <w:sz w:val="24"/>
          </w:rPr>
          <w:t xml:space="preserve"> </w:t>
        </w:r>
      </w:ins>
      <w:del w:id="89" w:author="S J" w:date="2015-03-29T09:05:00Z">
        <w:r>
          <w:rPr>
            <w:sz w:val="24"/>
          </w:rPr>
          <w:delText>-</w:delText>
        </w:r>
      </w:del>
      <w:r>
        <w:rPr>
          <w:sz w:val="24"/>
        </w:rPr>
        <w:t xml:space="preserve">computing infrastructure. </w:t>
      </w:r>
    </w:p>
    <w:p>
      <w:pPr>
        <w:pStyle w:val="List"/>
        <w:spacing w:lineRule="auto" w:line="360" w:before="50" w:after="120"/>
        <w:ind w:left="600" w:right="0" w:hanging="300"/>
        <w:rPr>
          <w:sz w:val="24"/>
        </w:rPr>
      </w:pPr>
      <w:r>
        <w:rPr>
          <w:rFonts w:eastAsia="Times New Roman" w:cs="Times New Roman"/>
          <w:sz w:val="24"/>
        </w:rPr>
        <w:t>•</w:t>
      </w:r>
      <w:r>
        <w:rPr>
          <w:sz w:val="24"/>
        </w:rPr>
        <w:tab/>
      </w:r>
      <w:del w:id="90" w:author="S J" w:date="2015-03-29T09:05:00Z">
        <w:r>
          <w:rPr>
            <w:sz w:val="24"/>
          </w:rPr>
          <w:delText xml:space="preserve">Develop </w:delText>
        </w:r>
      </w:del>
      <w:ins w:id="91" w:author="S J" w:date="2015-03-29T09:05:00Z">
        <w:r>
          <w:rPr>
            <w:sz w:val="24"/>
          </w:rPr>
          <w:t xml:space="preserve">To develop </w:t>
        </w:r>
      </w:ins>
      <w:r>
        <w:rPr>
          <w:sz w:val="24"/>
        </w:rPr>
        <w:t xml:space="preserve">and test </w:t>
      </w:r>
      <w:ins w:id="92" w:author="S J" w:date="2015-03-29T09:05:00Z">
        <w:r>
          <w:rPr>
            <w:sz w:val="24"/>
          </w:rPr>
          <w:t xml:space="preserve">the </w:t>
        </w:r>
      </w:ins>
      <w:r>
        <w:rPr>
          <w:sz w:val="24"/>
        </w:rPr>
        <w:t xml:space="preserve">prototype application </w:t>
      </w:r>
      <w:ins w:id="93" w:author="S J" w:date="2015-03-29T09:05:00Z">
        <w:r>
          <w:rPr>
            <w:sz w:val="24"/>
          </w:rPr>
          <w:t xml:space="preserve">that utilizes </w:t>
        </w:r>
      </w:ins>
      <w:del w:id="94" w:author="S J" w:date="2015-03-29T09:05:00Z">
        <w:r>
          <w:rPr>
            <w:sz w:val="24"/>
          </w:rPr>
          <w:delText xml:space="preserve">utilizing </w:delText>
        </w:r>
      </w:del>
      <w:r>
        <w:rPr>
          <w:sz w:val="24"/>
        </w:rPr>
        <w:t xml:space="preserve">grid or cloud technologies. </w:t>
      </w:r>
    </w:p>
    <w:p>
      <w:pPr>
        <w:pStyle w:val="Normal"/>
        <w:spacing w:lineRule="auto" w:line="360" w:before="60" w:after="0"/>
        <w:ind w:left="0" w:right="0" w:firstLine="360"/>
        <w:rPr/>
      </w:pPr>
      <w:r>
        <w:rPr/>
        <w:t>Th</w:t>
      </w:r>
      <w:ins w:id="95" w:author="S J" w:date="2015-03-29T09:05:00Z">
        <w:r>
          <w:rPr/>
          <w:t xml:space="preserve">is </w:t>
        </w:r>
      </w:ins>
      <w:del w:id="96" w:author="S J" w:date="2015-03-29T09:05:00Z">
        <w:r>
          <w:rPr/>
          <w:delText xml:space="preserve">e </w:delText>
        </w:r>
      </w:del>
      <w:r>
        <w:rPr/>
        <w:t>thesis tries to discuss the hypothesis in different areas of biomedical research and it</w:t>
      </w:r>
      <w:del w:id="97" w:author="S J" w:date="2015-03-29T09:05:00Z">
        <w:r>
          <w:rPr/>
          <w:delText>’</w:delText>
        </w:r>
      </w:del>
      <w:r>
        <w:rPr/>
        <w:t>s application</w:t>
      </w:r>
      <w:ins w:id="98" w:author="S J" w:date="2015-03-29T09:05:00Z">
        <w:r>
          <w:rPr/>
          <w:t xml:space="preserve">. It </w:t>
        </w:r>
      </w:ins>
      <w:del w:id="99" w:author="S J" w:date="2015-03-29T09:05:00Z">
        <w:r>
          <w:rPr/>
          <w:delText xml:space="preserve"> and </w:delText>
        </w:r>
      </w:del>
      <w:r>
        <w:rPr/>
        <w:t xml:space="preserve">tries to find answers to the following additional questions: </w:t>
      </w:r>
    </w:p>
    <w:p>
      <w:pPr>
        <w:pStyle w:val="List"/>
        <w:spacing w:lineRule="auto" w:line="360" w:before="50" w:after="120"/>
        <w:ind w:left="600" w:right="0" w:hanging="300"/>
        <w:rPr>
          <w:sz w:val="24"/>
        </w:rPr>
      </w:pPr>
      <w:r>
        <w:rPr>
          <w:rFonts w:eastAsia="Times New Roman" w:cs="Times New Roman"/>
          <w:sz w:val="24"/>
        </w:rPr>
        <w:t>•</w:t>
      </w:r>
      <w:r>
        <w:rPr>
          <w:sz w:val="24"/>
        </w:rPr>
        <w:tab/>
      </w:r>
      <w:r>
        <w:rPr>
          <w:i/>
          <w:sz w:val="24"/>
        </w:rPr>
        <w:t xml:space="preserve">Is it beneficial </w:t>
      </w:r>
      <w:del w:id="100" w:author="S J" w:date="2015-03-29T09:05:00Z">
        <w:r>
          <w:rPr>
            <w:i/>
            <w:sz w:val="24"/>
          </w:rPr>
          <w:delText>of utilizing</w:delText>
        </w:r>
      </w:del>
      <w:ins w:id="101" w:author="S J" w:date="2015-03-29T09:05:00Z">
        <w:r>
          <w:rPr>
            <w:i/>
            <w:sz w:val="24"/>
          </w:rPr>
          <w:t>to utilize</w:t>
        </w:r>
      </w:ins>
      <w:r>
        <w:rPr>
          <w:i/>
          <w:sz w:val="24"/>
        </w:rPr>
        <w:t xml:space="preserve"> grid</w:t>
      </w:r>
      <w:ins w:id="102" w:author="S J" w:date="2015-03-29T09:06:00Z">
        <w:r>
          <w:rPr>
            <w:i/>
            <w:sz w:val="24"/>
          </w:rPr>
          <w:t xml:space="preserve"> </w:t>
        </w:r>
      </w:ins>
      <w:del w:id="103" w:author="S J" w:date="2015-03-29T09:06:00Z">
        <w:r>
          <w:rPr>
            <w:i/>
            <w:sz w:val="24"/>
          </w:rPr>
          <w:delText>-</w:delText>
        </w:r>
      </w:del>
      <w:r>
        <w:rPr>
          <w:i/>
          <w:sz w:val="24"/>
        </w:rPr>
        <w:t>computing and cloud</w:t>
      </w:r>
      <w:del w:id="104" w:author="S J" w:date="2015-03-29T09:06:00Z">
        <w:r>
          <w:rPr>
            <w:i/>
            <w:sz w:val="24"/>
          </w:rPr>
          <w:delText>-</w:delText>
        </w:r>
      </w:del>
      <w:ins w:id="105" w:author="S J" w:date="2015-03-29T09:06:00Z">
        <w:r>
          <w:rPr>
            <w:i/>
            <w:sz w:val="24"/>
          </w:rPr>
          <w:t xml:space="preserve"> </w:t>
        </w:r>
      </w:ins>
      <w:r>
        <w:rPr>
          <w:i/>
          <w:sz w:val="24"/>
        </w:rPr>
        <w:t xml:space="preserve">computing technology for </w:t>
      </w:r>
      <w:ins w:id="106" w:author="S J" w:date="2015-03-29T09:06:00Z">
        <w:r>
          <w:rPr>
            <w:i/>
            <w:sz w:val="24"/>
          </w:rPr>
          <w:t xml:space="preserve">the </w:t>
        </w:r>
      </w:ins>
      <w:r>
        <w:rPr>
          <w:i/>
          <w:sz w:val="24"/>
        </w:rPr>
        <w:t xml:space="preserve">processing </w:t>
      </w:r>
      <w:ins w:id="107" w:author="S J" w:date="2015-03-29T09:06:00Z">
        <w:r>
          <w:rPr>
            <w:i/>
            <w:sz w:val="24"/>
          </w:rPr>
          <w:t xml:space="preserve">of </w:t>
        </w:r>
      </w:ins>
      <w:r>
        <w:rPr>
          <w:i/>
          <w:sz w:val="24"/>
        </w:rPr>
        <w:t>medical information and how</w:t>
      </w:r>
      <w:ins w:id="108" w:author="S J" w:date="2015-03-29T09:06:00Z">
        <w:r>
          <w:rPr>
            <w:i/>
            <w:sz w:val="24"/>
          </w:rPr>
          <w:t xml:space="preserve"> do we do this</w:t>
        </w:r>
      </w:ins>
      <w:r>
        <w:rPr>
          <w:i/>
          <w:sz w:val="24"/>
        </w:rPr>
        <w:t xml:space="preserve">? </w:t>
      </w:r>
      <w:r>
        <w:rPr>
          <w:sz w:val="24"/>
        </w:rPr>
        <w:t xml:space="preserve"> </w:t>
      </w:r>
      <w:del w:id="109" w:author="S J" w:date="2015-03-29T09:06:00Z">
        <w:r>
          <w:rPr>
            <w:sz w:val="24"/>
          </w:rPr>
          <w:delText>In the time of starting</w:delText>
        </w:r>
      </w:del>
      <w:ins w:id="110" w:author="S J" w:date="2015-03-29T09:06:00Z">
        <w:r>
          <w:rPr>
            <w:sz w:val="24"/>
          </w:rPr>
          <w:t xml:space="preserve">When work on this thesis begun, </w:t>
        </w:r>
      </w:ins>
      <w:r>
        <w:rPr>
          <w:sz w:val="24"/>
        </w:rPr>
        <w:t xml:space="preserve"> </w:t>
      </w:r>
      <w:del w:id="111" w:author="S J" w:date="2015-03-29T09:06:00Z">
        <w:r>
          <w:rPr>
            <w:sz w:val="24"/>
          </w:rPr>
          <w:delText>the work on this thesis, it was believed that grid-computing</w:delText>
        </w:r>
      </w:del>
      <w:ins w:id="112" w:author="S J" w:date="2015-03-29T09:06:00Z">
        <w:r>
          <w:rPr>
            <w:sz w:val="24"/>
          </w:rPr>
          <w:t>grid computing was believed to be</w:t>
        </w:r>
      </w:ins>
      <w:del w:id="113" w:author="S J" w:date="2015-03-29T09:06:00Z">
        <w:r>
          <w:rPr>
            <w:sz w:val="24"/>
          </w:rPr>
          <w:delText xml:space="preserve"> may be</w:delText>
        </w:r>
      </w:del>
      <w:r>
        <w:rPr>
          <w:sz w:val="24"/>
        </w:rPr>
        <w:t xml:space="preserve"> an answer to scalability issues</w:t>
      </w:r>
      <w:ins w:id="114" w:author="S J" w:date="2015-03-29T09:06:00Z">
        <w:r>
          <w:rPr>
            <w:sz w:val="24"/>
          </w:rPr>
          <w:t>,</w:t>
        </w:r>
      </w:ins>
      <w:r>
        <w:rPr>
          <w:sz w:val="24"/>
        </w:rPr>
        <w:t xml:space="preserve"> e.g.</w:t>
      </w:r>
      <w:ins w:id="115" w:author="S J" w:date="2015-03-29T09:06:00Z">
        <w:r>
          <w:rPr>
            <w:sz w:val="24"/>
          </w:rPr>
          <w:t>,</w:t>
        </w:r>
      </w:ins>
      <w:r>
        <w:rPr>
          <w:sz w:val="24"/>
        </w:rPr>
        <w:t xml:space="preserve"> for exchanging large amount</w:t>
      </w:r>
      <w:ins w:id="116" w:author="S J" w:date="2015-03-29T09:06:00Z">
        <w:r>
          <w:rPr>
            <w:sz w:val="24"/>
          </w:rPr>
          <w:t>s</w:t>
        </w:r>
      </w:ins>
      <w:r>
        <w:rPr>
          <w:sz w:val="24"/>
        </w:rPr>
        <w:t xml:space="preserve"> of data or </w:t>
      </w:r>
      <w:ins w:id="117" w:author="S J" w:date="2015-03-29T09:06:00Z">
        <w:r>
          <w:rPr>
            <w:sz w:val="24"/>
          </w:rPr>
          <w:t xml:space="preserve"> carrying out </w:t>
        </w:r>
      </w:ins>
      <w:del w:id="118" w:author="S J" w:date="2015-03-29T09:06:00Z">
        <w:r>
          <w:rPr>
            <w:sz w:val="24"/>
          </w:rPr>
          <w:delText>doing demanding</w:delText>
        </w:r>
      </w:del>
      <w:ins w:id="119" w:author="S J" w:date="2015-03-29T09:06:00Z">
        <w:r>
          <w:rPr>
            <w:sz w:val="24"/>
          </w:rPr>
          <w:t>demanding</w:t>
        </w:r>
      </w:ins>
      <w:r>
        <w:rPr>
          <w:sz w:val="24"/>
        </w:rPr>
        <w:t xml:space="preserve"> long-term computation. </w:t>
      </w:r>
    </w:p>
    <w:p>
      <w:pPr>
        <w:pStyle w:val="List"/>
        <w:spacing w:lineRule="auto" w:line="360" w:before="50" w:after="120"/>
        <w:ind w:left="600" w:right="0" w:hanging="300"/>
        <w:rPr>
          <w:sz w:val="24"/>
        </w:rPr>
      </w:pPr>
      <w:r>
        <w:rPr>
          <w:rFonts w:eastAsia="Times New Roman" w:cs="Times New Roman"/>
          <w:sz w:val="24"/>
        </w:rPr>
        <w:t>•</w:t>
      </w:r>
      <w:r>
        <w:rPr>
          <w:sz w:val="24"/>
        </w:rPr>
        <w:tab/>
      </w:r>
      <w:r>
        <w:rPr>
          <w:i/>
          <w:sz w:val="24"/>
        </w:rPr>
        <w:t xml:space="preserve">What are the limitations of processing medical information in grid or cloud? </w:t>
      </w:r>
      <w:r>
        <w:rPr>
          <w:sz w:val="24"/>
        </w:rPr>
        <w:t xml:space="preserve"> </w:t>
      </w:r>
    </w:p>
    <w:p>
      <w:pPr>
        <w:pStyle w:val="List"/>
        <w:spacing w:lineRule="auto" w:line="360" w:before="50" w:after="120"/>
        <w:ind w:left="600" w:right="0" w:hanging="300"/>
        <w:rPr>
          <w:sz w:val="24"/>
        </w:rPr>
      </w:pPr>
      <w:r>
        <w:rPr>
          <w:rFonts w:eastAsia="Times New Roman" w:cs="Times New Roman"/>
          <w:sz w:val="24"/>
        </w:rPr>
        <w:t>•</w:t>
      </w:r>
      <w:r>
        <w:rPr>
          <w:sz w:val="24"/>
        </w:rPr>
        <w:tab/>
      </w:r>
      <w:r>
        <w:rPr>
          <w:i/>
          <w:sz w:val="24"/>
        </w:rPr>
        <w:t>How can the grid</w:t>
      </w:r>
      <w:ins w:id="120" w:author="S J" w:date="2015-03-29T09:07:00Z">
        <w:r>
          <w:rPr>
            <w:i/>
            <w:sz w:val="24"/>
          </w:rPr>
          <w:t xml:space="preserve"> </w:t>
        </w:r>
      </w:ins>
      <w:del w:id="121" w:author="S J" w:date="2015-03-29T09:07:00Z">
        <w:r>
          <w:rPr>
            <w:i/>
            <w:sz w:val="24"/>
          </w:rPr>
          <w:delText>-</w:delText>
        </w:r>
      </w:del>
      <w:r>
        <w:rPr>
          <w:i/>
          <w:sz w:val="24"/>
        </w:rPr>
        <w:t>computing and cloud</w:t>
      </w:r>
      <w:ins w:id="122" w:author="S J" w:date="2015-03-29T09:07:00Z">
        <w:r>
          <w:rPr>
            <w:i/>
            <w:sz w:val="24"/>
          </w:rPr>
          <w:t xml:space="preserve"> </w:t>
        </w:r>
      </w:ins>
      <w:del w:id="123" w:author="S J" w:date="2015-03-29T09:07:00Z">
        <w:r>
          <w:rPr>
            <w:i/>
            <w:sz w:val="24"/>
          </w:rPr>
          <w:delText>-</w:delText>
        </w:r>
      </w:del>
      <w:r>
        <w:rPr>
          <w:i/>
          <w:sz w:val="24"/>
        </w:rPr>
        <w:t xml:space="preserve">computing influence the direction of biomedical research? </w:t>
      </w:r>
      <w:r>
        <w:rPr>
          <w:sz w:val="24"/>
        </w:rPr>
        <w:t xml:space="preserve"> There was an idea that grid</w:t>
      </w:r>
      <w:ins w:id="124" w:author="S J" w:date="2015-03-29T09:07:00Z">
        <w:r>
          <w:rPr>
            <w:sz w:val="24"/>
          </w:rPr>
          <w:t xml:space="preserve"> </w:t>
        </w:r>
      </w:ins>
      <w:del w:id="125" w:author="S J" w:date="2015-03-29T09:07:00Z">
        <w:r>
          <w:rPr>
            <w:sz w:val="24"/>
          </w:rPr>
          <w:delText>-</w:delText>
        </w:r>
      </w:del>
      <w:r>
        <w:rPr>
          <w:sz w:val="24"/>
        </w:rPr>
        <w:t>computing technology</w:t>
      </w:r>
      <w:del w:id="126" w:author="S J" w:date="2015-03-29T09:07:00Z">
        <w:r>
          <w:rPr>
            <w:sz w:val="24"/>
          </w:rPr>
          <w:delText xml:space="preserve"> may</w:delText>
        </w:r>
      </w:del>
      <w:r>
        <w:rPr>
          <w:sz w:val="24"/>
        </w:rPr>
        <w:t xml:space="preserve"> inspire</w:t>
      </w:r>
      <w:ins w:id="127" w:author="S J" w:date="2015-03-29T09:07:00Z">
        <w:r>
          <w:rPr>
            <w:sz w:val="24"/>
          </w:rPr>
          <w:t>s</w:t>
        </w:r>
      </w:ins>
      <w:r>
        <w:rPr>
          <w:sz w:val="24"/>
        </w:rPr>
        <w:t xml:space="preserve"> </w:t>
      </w:r>
      <w:ins w:id="128" w:author="S J" w:date="2015-03-29T09:07:00Z">
        <w:r>
          <w:rPr>
            <w:sz w:val="24"/>
          </w:rPr>
          <w:t xml:space="preserve">the </w:t>
        </w:r>
      </w:ins>
      <w:r>
        <w:rPr>
          <w:sz w:val="24"/>
        </w:rPr>
        <w:t>current architecture of distributed system</w:t>
      </w:r>
      <w:ins w:id="129" w:author="S J" w:date="2015-03-29T09:07:00Z">
        <w:r>
          <w:rPr>
            <w:sz w:val="24"/>
          </w:rPr>
          <w:t xml:space="preserve">s, </w:t>
        </w:r>
      </w:ins>
      <w:del w:id="130" w:author="S J" w:date="2015-03-29T09:07:00Z">
        <w:r>
          <w:rPr>
            <w:sz w:val="24"/>
          </w:rPr>
          <w:delText xml:space="preserve"> for </w:delText>
        </w:r>
      </w:del>
      <w:r>
        <w:rPr>
          <w:sz w:val="24"/>
        </w:rPr>
        <w:t>e.g.</w:t>
      </w:r>
      <w:ins w:id="131" w:author="S J" w:date="2015-03-29T09:07:00Z">
        <w:r>
          <w:rPr>
            <w:sz w:val="24"/>
          </w:rPr>
          <w:t>,</w:t>
        </w:r>
      </w:ins>
      <w:r>
        <w:rPr>
          <w:sz w:val="24"/>
        </w:rPr>
        <w:t xml:space="preserve"> exchanging medical images (explained in section </w:t>
      </w:r>
      <w:r>
        <w:rPr>
          <w:sz w:val="24"/>
        </w:rPr>
        <w:fldChar w:fldCharType="begin"/>
      </w:r>
      <w:r>
        <w:instrText> REF BMsec_imaging \h </w:instrText>
      </w:r>
      <w:r>
        <w:fldChar w:fldCharType="separate"/>
      </w:r>
      <w:r>
        <w:t>3.1</w:t>
      </w:r>
      <w:r>
        <w:fldChar w:fldCharType="end"/>
      </w:r>
      <w:r>
        <w:rPr>
          <w:sz w:val="24"/>
        </w:rPr>
        <w:t>) and influence</w:t>
      </w:r>
      <w:ins w:id="132" w:author="S J" w:date="2015-03-29T09:07:00Z">
        <w:r>
          <w:rPr>
            <w:sz w:val="24"/>
          </w:rPr>
          <w:t>s</w:t>
        </w:r>
      </w:ins>
      <w:r>
        <w:rPr>
          <w:sz w:val="24"/>
        </w:rPr>
        <w:t xml:space="preserve"> the direction of</w:t>
      </w:r>
      <w:del w:id="133" w:author="S J" w:date="2015-03-29T09:07:00Z">
        <w:r>
          <w:rPr>
            <w:sz w:val="24"/>
          </w:rPr>
          <w:delText xml:space="preserve"> the</w:delText>
        </w:r>
      </w:del>
      <w:r>
        <w:rPr>
          <w:sz w:val="24"/>
        </w:rPr>
        <w:t xml:space="preserve"> information systems in hospitals. </w:t>
      </w:r>
    </w:p>
    <w:p>
      <w:pPr>
        <w:pStyle w:val="Normal"/>
        <w:spacing w:lineRule="auto" w:line="360" w:before="60" w:after="0"/>
        <w:ind w:left="0" w:right="0" w:firstLine="360"/>
        <w:rPr/>
      </w:pPr>
      <w:r>
        <w:rPr/>
        <w:t>Answers to these questions</w:t>
      </w:r>
      <w:ins w:id="134" w:author="S J" w:date="2015-03-29T09:07:00Z">
        <w:r>
          <w:rPr/>
          <w:t>, which are</w:t>
        </w:r>
      </w:ins>
      <w:r>
        <w:rPr/>
        <w:t xml:space="preserve"> based on the following chapters</w:t>
      </w:r>
      <w:ins w:id="135" w:author="S J" w:date="2015-03-29T09:07:00Z">
        <w:r>
          <w:rPr/>
          <w:t>,</w:t>
        </w:r>
      </w:ins>
      <w:r>
        <w:rPr/>
        <w:t xml:space="preserve"> are summarized in section </w:t>
      </w:r>
      <w:r>
        <w:rPr/>
        <w:fldChar w:fldCharType="begin"/>
      </w:r>
      <w:r>
        <w:instrText> REF BMsec_discussion \h </w:instrText>
      </w:r>
      <w:r>
        <w:fldChar w:fldCharType="separate"/>
      </w:r>
      <w:r>
        <w:t>5.1</w:t>
      </w:r>
      <w:r>
        <w:fldChar w:fldCharType="end"/>
      </w:r>
      <w:r>
        <w:rPr/>
        <w:t>.</w:t>
      </w:r>
    </w:p>
    <w:p>
      <w:pPr>
        <w:pStyle w:val="Heading2"/>
        <w:numPr>
          <w:ilvl w:val="1"/>
          <w:numId w:val="1"/>
        </w:numPr>
        <w:spacing w:lineRule="auto" w:line="360"/>
        <w:rPr/>
      </w:pPr>
      <w:r>
        <w:rPr/>
        <w:t>1.2  Thesis Contribution</w:t>
      </w:r>
    </w:p>
    <w:p>
      <w:pPr>
        <w:pStyle w:val="Normal"/>
        <w:spacing w:lineRule="auto" w:line="360" w:before="60" w:after="0"/>
        <w:rPr/>
      </w:pPr>
      <w:r>
        <w:rPr/>
        <w:t xml:space="preserve">The author claims that the following contribution was made to </w:t>
      </w:r>
      <w:del w:id="136" w:author="S J" w:date="2015-03-29T09:07:00Z">
        <w:r>
          <w:rPr/>
          <w:delText>the state of the art</w:delText>
        </w:r>
      </w:del>
      <w:del w:id="137" w:author="Owner" w:date="2015-03-29T20:15:00Z">
        <w:r>
          <w:rPr/>
          <w:delText>sate</w:delText>
        </w:r>
      </w:del>
      <w:ins w:id="138" w:author="Owner" w:date="2015-03-29T20:15:00Z">
        <w:r>
          <w:rPr/>
          <w:t>state</w:t>
        </w:r>
      </w:ins>
      <w:ins w:id="139" w:author="S J" w:date="2015-03-29T09:07:00Z">
        <w:r>
          <w:rPr/>
          <w:t>-of-the-art</w:t>
        </w:r>
      </w:ins>
      <w:r>
        <w:rPr/>
        <w:t xml:space="preserve"> </w:t>
      </w:r>
      <w:del w:id="140" w:author="S J" w:date="2015-03-29T09:08:00Z">
        <w:r>
          <w:rPr/>
          <w:delText xml:space="preserve">of </w:delText>
        </w:r>
      </w:del>
      <w:r>
        <w:rPr/>
        <w:t>biomedical informatics and computational biology</w:t>
      </w:r>
      <w:ins w:id="141" w:author="S J" w:date="2015-03-29T09:08:00Z">
        <w:r>
          <w:rPr/>
          <w:t>:</w:t>
        </w:r>
      </w:ins>
      <w:del w:id="142" w:author="S J" w:date="2015-03-29T09:08:00Z">
        <w:r>
          <w:rPr/>
          <w:delText xml:space="preserve">. </w:delText>
        </w:r>
      </w:del>
    </w:p>
    <w:p>
      <w:pPr>
        <w:pStyle w:val="List"/>
        <w:spacing w:lineRule="auto" w:line="360" w:before="50" w:after="120"/>
        <w:ind w:left="600" w:right="0" w:hanging="300"/>
        <w:rPr>
          <w:sz w:val="24"/>
        </w:rPr>
      </w:pPr>
      <w:r>
        <w:rPr>
          <w:rFonts w:eastAsia="Times New Roman" w:cs="Times New Roman"/>
          <w:sz w:val="24"/>
        </w:rPr>
        <w:t>•</w:t>
      </w:r>
      <w:r>
        <w:rPr>
          <w:sz w:val="24"/>
        </w:rPr>
        <w:tab/>
        <w:t xml:space="preserve">Proposal of </w:t>
      </w:r>
      <w:ins w:id="143" w:author="S J" w:date="2015-03-29T09:08:00Z">
        <w:r>
          <w:rPr>
            <w:sz w:val="24"/>
          </w:rPr>
          <w:t xml:space="preserve">a </w:t>
        </w:r>
      </w:ins>
      <w:r>
        <w:rPr>
          <w:sz w:val="24"/>
        </w:rPr>
        <w:t xml:space="preserve">grid infrastructure and pilot implementation of </w:t>
      </w:r>
      <w:del w:id="144" w:author="S J" w:date="2015-03-29T09:08:00Z">
        <w:r>
          <w:rPr>
            <w:sz w:val="24"/>
          </w:rPr>
          <w:delText>grid-based</w:delText>
        </w:r>
      </w:del>
      <w:ins w:id="145" w:author="S J" w:date="2015-03-29T09:08:00Z">
        <w:r>
          <w:rPr>
            <w:sz w:val="24"/>
          </w:rPr>
          <w:t>a grid-based</w:t>
        </w:r>
      </w:ins>
      <w:r>
        <w:rPr>
          <w:sz w:val="24"/>
        </w:rPr>
        <w:t xml:space="preserve"> system </w:t>
      </w:r>
      <w:del w:id="146" w:author="S J" w:date="2015-03-29T09:08:00Z">
        <w:r>
          <w:rPr>
            <w:sz w:val="24"/>
          </w:rPr>
          <w:delText>of exchanging</w:delText>
        </w:r>
      </w:del>
      <w:ins w:id="147" w:author="S J" w:date="2015-03-29T09:08:00Z">
        <w:r>
          <w:rPr>
            <w:sz w:val="24"/>
          </w:rPr>
          <w:t>that exchanges</w:t>
        </w:r>
      </w:ins>
      <w:r>
        <w:rPr>
          <w:sz w:val="24"/>
        </w:rPr>
        <w:t xml:space="preserve"> medical images </w:t>
      </w:r>
      <w:ins w:id="148" w:author="S J" w:date="2015-03-29T09:08:00Z">
        <w:r>
          <w:rPr>
            <w:sz w:val="24"/>
          </w:rPr>
          <w:t xml:space="preserve">that are </w:t>
        </w:r>
      </w:ins>
      <w:r>
        <w:rPr>
          <w:sz w:val="24"/>
        </w:rPr>
        <w:t>integrated with</w:t>
      </w:r>
      <w:ins w:id="149" w:author="S J" w:date="2015-03-29T09:08:00Z">
        <w:r>
          <w:rPr>
            <w:sz w:val="24"/>
          </w:rPr>
          <w:t xml:space="preserve"> an</w:t>
        </w:r>
      </w:ins>
      <w:r>
        <w:rPr>
          <w:sz w:val="24"/>
        </w:rPr>
        <w:t xml:space="preserve"> existing distributed systems. The results were published </w:t>
      </w:r>
      <w:ins w:id="150" w:author="S J" w:date="2015-03-29T09:09:00Z">
        <w:r>
          <w:rPr>
            <w:sz w:val="24"/>
          </w:rPr>
          <w:t>in</w:t>
        </w:r>
      </w:ins>
      <w:del w:id="151" w:author="S J" w:date="2015-03-29T09:09:00Z">
        <w:r>
          <w:rPr>
            <w:sz w:val="24"/>
          </w:rPr>
          <w:delText>as</w:delText>
        </w:r>
      </w:del>
      <w:r>
        <w:rPr>
          <w:sz w:val="24"/>
        </w:rPr>
        <w:t xml:space="preserve"> </w:t>
      </w:r>
      <w:commentRangeStart w:id="0"/>
      <w:r>
        <w:rPr>
          <w:sz w:val="24"/>
        </w:rPr>
        <w:t>[</w:t>
      </w:r>
      <w:r>
        <w:rPr>
          <w:sz w:val="24"/>
        </w:rPr>
        <w:fldChar w:fldCharType="begin"/>
      </w:r>
      <w:r>
        <w:instrText> REF BIB_kulhanek2009 \h </w:instrText>
      </w:r>
      <w:r>
        <w:fldChar w:fldCharType="separate"/>
      </w:r>
      <w:r>
        <w:t>1</w:t>
      </w:r>
      <w:r>
        <w:fldChar w:fldCharType="end"/>
      </w:r>
      <w:r>
        <w:rPr>
          <w:sz w:val="24"/>
        </w:rPr>
        <w:t xml:space="preserve">] and popularized </w:t>
      </w:r>
      <w:ins w:id="152" w:author="S J" w:date="2015-03-29T09:09:00Z">
        <w:r>
          <w:rPr>
            <w:sz w:val="24"/>
          </w:rPr>
          <w:t>in</w:t>
        </w:r>
      </w:ins>
      <w:del w:id="153" w:author="S J" w:date="2015-03-29T09:09:00Z">
        <w:r>
          <w:rPr>
            <w:sz w:val="24"/>
          </w:rPr>
          <w:delText>as</w:delText>
        </w:r>
      </w:del>
      <w:r>
        <w:rPr>
          <w:sz w:val="24"/>
        </w:rPr>
        <w:t xml:space="preserve"> [</w:t>
      </w:r>
      <w:r>
        <w:rPr>
          <w:sz w:val="24"/>
        </w:rPr>
        <w:fldChar w:fldCharType="begin"/>
      </w:r>
      <w:r>
        <w:instrText> REF BIB_Kulhanek2008Mefanet \h </w:instrText>
      </w:r>
      <w:r>
        <w:fldChar w:fldCharType="separate"/>
      </w:r>
      <w:r>
        <w:t>12</w:t>
      </w:r>
      <w:r>
        <w:fldChar w:fldCharType="end"/>
      </w:r>
      <w:r>
        <w:rPr>
          <w:sz w:val="24"/>
        </w:rPr>
        <w:t xml:space="preserve">, </w:t>
      </w:r>
      <w:r>
        <w:rPr>
          <w:sz w:val="24"/>
        </w:rPr>
        <w:fldChar w:fldCharType="begin"/>
      </w:r>
      <w:r>
        <w:instrText> REF BIB_Sarek2009 \h </w:instrText>
      </w:r>
      <w:r>
        <w:fldChar w:fldCharType="separate"/>
      </w:r>
      <w:r>
        <w:t>13</w:t>
      </w:r>
      <w:r>
        <w:fldChar w:fldCharType="end"/>
      </w:r>
      <w:r>
        <w:rPr>
          <w:sz w:val="24"/>
        </w:rPr>
        <w:t xml:space="preserve">, </w:t>
      </w:r>
      <w:r>
        <w:rPr>
          <w:sz w:val="24"/>
        </w:rPr>
        <w:fldChar w:fldCharType="begin"/>
      </w:r>
      <w:r>
        <w:instrText> REF BIB_kulhanek2009dd \h </w:instrText>
      </w:r>
      <w:r>
        <w:fldChar w:fldCharType="separate"/>
      </w:r>
      <w:r>
        <w:t>14</w:t>
      </w:r>
      <w:r>
        <w:fldChar w:fldCharType="end"/>
      </w:r>
      <w:r>
        <w:rPr>
          <w:sz w:val="24"/>
        </w:rPr>
        <w:t>]</w:t>
      </w:r>
      <w:commentRangeEnd w:id="0"/>
      <w:r>
        <w:rPr>
          <w:sz w:val="24"/>
        </w:rPr>
      </w:r>
      <w:r>
        <w:rPr>
          <w:sz w:val="24"/>
        </w:rPr>
        <w:commentReference w:id="0"/>
      </w:r>
      <w:r>
        <w:rPr>
          <w:sz w:val="24"/>
        </w:rPr>
        <w:t>. The author of this thesis customized the existing project</w:t>
      </w:r>
      <w:ins w:id="154" w:author="S J" w:date="2015-03-29T09:09:00Z">
        <w:r>
          <w:rPr>
            <w:sz w:val="24"/>
          </w:rPr>
          <w:t>,</w:t>
        </w:r>
      </w:ins>
      <w:r>
        <w:rPr>
          <w:sz w:val="24"/>
        </w:rPr>
        <w:t xml:space="preserve"> Globus MEDICUS</w:t>
      </w:r>
      <w:ins w:id="155" w:author="S J" w:date="2015-03-29T09:09:00Z">
        <w:r>
          <w:rPr>
            <w:sz w:val="24"/>
          </w:rPr>
          <w:t>,</w:t>
        </w:r>
      </w:ins>
      <w:r>
        <w:rPr>
          <w:sz w:val="24"/>
        </w:rPr>
        <w:t xml:space="preserve"> and deployed it in </w:t>
      </w:r>
      <w:del w:id="156" w:author="S J" w:date="2015-03-29T09:09:00Z">
        <w:r>
          <w:rPr>
            <w:sz w:val="24"/>
          </w:rPr>
          <w:delText xml:space="preserve">the </w:delText>
        </w:r>
      </w:del>
      <w:r>
        <w:rPr>
          <w:sz w:val="24"/>
        </w:rPr>
        <w:t xml:space="preserve">servers </w:t>
      </w:r>
      <w:ins w:id="157" w:author="S J" w:date="2015-03-29T09:09:00Z">
        <w:r>
          <w:rPr>
            <w:sz w:val="24"/>
          </w:rPr>
          <w:t xml:space="preserve">that are </w:t>
        </w:r>
      </w:ins>
      <w:r>
        <w:rPr>
          <w:sz w:val="24"/>
        </w:rPr>
        <w:t xml:space="preserve">networked via </w:t>
      </w:r>
      <w:ins w:id="158" w:author="S J" w:date="2015-03-29T09:09:00Z">
        <w:r>
          <w:rPr>
            <w:sz w:val="24"/>
          </w:rPr>
          <w:t xml:space="preserve">the </w:t>
        </w:r>
      </w:ins>
      <w:r>
        <w:rPr>
          <w:sz w:val="24"/>
        </w:rPr>
        <w:t>academic network</w:t>
      </w:r>
      <w:ins w:id="159" w:author="S J" w:date="2015-03-29T09:09:00Z">
        <w:r>
          <w:rPr>
            <w:sz w:val="24"/>
          </w:rPr>
          <w:t>,</w:t>
        </w:r>
      </w:ins>
      <w:r>
        <w:rPr>
          <w:sz w:val="24"/>
        </w:rPr>
        <w:t xml:space="preserve"> CESNET</w:t>
      </w:r>
      <w:ins w:id="160" w:author="S J" w:date="2015-03-29T09:09:00Z">
        <w:r>
          <w:rPr>
            <w:sz w:val="24"/>
          </w:rPr>
          <w:t>,</w:t>
        </w:r>
      </w:ins>
      <w:r>
        <w:rPr>
          <w:sz w:val="24"/>
        </w:rPr>
        <w:t xml:space="preserve"> and integrated with </w:t>
      </w:r>
      <w:ins w:id="161" w:author="S J" w:date="2015-03-29T09:09:00Z">
        <w:r>
          <w:rPr>
            <w:sz w:val="24"/>
          </w:rPr>
          <w:t xml:space="preserve">the </w:t>
        </w:r>
      </w:ins>
      <w:r>
        <w:rPr>
          <w:sz w:val="24"/>
        </w:rPr>
        <w:t>existing regional PACS system. Other co-author</w:t>
      </w:r>
      <w:ins w:id="162" w:author="S J" w:date="2015-03-29T09:09:00Z">
        <w:r>
          <w:rPr>
            <w:sz w:val="24"/>
          </w:rPr>
          <w:t>s</w:t>
        </w:r>
      </w:ins>
      <w:r>
        <w:rPr>
          <w:sz w:val="24"/>
        </w:rPr>
        <w:t xml:space="preserve"> coordinated the work with operators of </w:t>
      </w:r>
      <w:ins w:id="163" w:author="S J" w:date="2015-03-29T09:10:00Z">
        <w:r>
          <w:rPr>
            <w:sz w:val="24"/>
          </w:rPr>
          <w:t xml:space="preserve">the </w:t>
        </w:r>
      </w:ins>
      <w:r>
        <w:rPr>
          <w:sz w:val="24"/>
        </w:rPr>
        <w:t xml:space="preserve">regional PACS system and selected hospitals. </w:t>
      </w:r>
    </w:p>
    <w:p>
      <w:pPr>
        <w:pStyle w:val="List"/>
        <w:spacing w:lineRule="auto" w:line="360" w:before="50" w:after="120"/>
        <w:ind w:left="600" w:right="0" w:hanging="300"/>
        <w:rPr>
          <w:sz w:val="24"/>
        </w:rPr>
      </w:pPr>
      <w:r>
        <w:rPr>
          <w:rFonts w:eastAsia="Times New Roman" w:cs="Times New Roman"/>
          <w:sz w:val="24"/>
        </w:rPr>
        <w:t>•</w:t>
      </w:r>
      <w:r>
        <w:rPr>
          <w:sz w:val="24"/>
        </w:rPr>
        <w:tab/>
        <w:t xml:space="preserve">Pilot implementation of </w:t>
      </w:r>
      <w:ins w:id="164" w:author="S J" w:date="2015-03-29T09:10:00Z">
        <w:r>
          <w:rPr>
            <w:sz w:val="24"/>
          </w:rPr>
          <w:t xml:space="preserve">a </w:t>
        </w:r>
      </w:ins>
      <w:r>
        <w:rPr>
          <w:sz w:val="24"/>
        </w:rPr>
        <w:t>more generic infrastructure as a service for the community within the biomedical research [</w:t>
      </w:r>
      <w:r>
        <w:rPr>
          <w:sz w:val="24"/>
        </w:rPr>
        <w:fldChar w:fldCharType="begin"/>
      </w:r>
      <w:r>
        <w:instrText> REF BIB_kulhanek2010c \h </w:instrText>
      </w:r>
      <w:r>
        <w:fldChar w:fldCharType="separate"/>
      </w:r>
      <w:r>
        <w:t>3</w:t>
      </w:r>
      <w:r>
        <w:fldChar w:fldCharType="end"/>
      </w:r>
      <w:r>
        <w:rPr>
          <w:sz w:val="24"/>
        </w:rPr>
        <w:t xml:space="preserve">, </w:t>
      </w:r>
      <w:r>
        <w:rPr>
          <w:sz w:val="24"/>
        </w:rPr>
        <w:fldChar w:fldCharType="begin"/>
      </w:r>
      <w:r>
        <w:instrText> REF BIB_kulhanek2011dd \h </w:instrText>
      </w:r>
      <w:r>
        <w:fldChar w:fldCharType="separate"/>
      </w:r>
      <w:r>
        <w:t>19</w:t>
      </w:r>
      <w:r>
        <w:fldChar w:fldCharType="end"/>
      </w:r>
      <w:r>
        <w:rPr>
          <w:sz w:val="24"/>
        </w:rPr>
        <w:t xml:space="preserve">]. The author of this thesis proposed the idea </w:t>
      </w:r>
      <w:del w:id="165" w:author="S J" w:date="2015-03-29T09:10:00Z">
        <w:r>
          <w:rPr>
            <w:sz w:val="24"/>
          </w:rPr>
          <w:delText>to consolidate</w:delText>
        </w:r>
      </w:del>
      <w:ins w:id="166" w:author="S J" w:date="2015-03-29T09:10:00Z">
        <w:r>
          <w:rPr>
            <w:sz w:val="24"/>
          </w:rPr>
          <w:t xml:space="preserve">of consolidating and sharing </w:t>
        </w:r>
      </w:ins>
      <w:del w:id="167" w:author="S J" w:date="2015-03-29T09:10:00Z">
        <w:r>
          <w:rPr>
            <w:sz w:val="24"/>
          </w:rPr>
          <w:delText xml:space="preserve"> and share the </w:delText>
        </w:r>
      </w:del>
      <w:r>
        <w:rPr>
          <w:sz w:val="24"/>
        </w:rPr>
        <w:t xml:space="preserve">physical resources </w:t>
      </w:r>
      <w:ins w:id="168" w:author="S J" w:date="2015-03-29T09:10:00Z">
        <w:r>
          <w:rPr>
            <w:sz w:val="24"/>
          </w:rPr>
          <w:t xml:space="preserve">in order </w:t>
        </w:r>
      </w:ins>
      <w:r>
        <w:rPr>
          <w:sz w:val="24"/>
        </w:rPr>
        <w:t xml:space="preserve">to provide </w:t>
      </w:r>
      <w:ins w:id="169" w:author="S J" w:date="2015-03-29T09:10:00Z">
        <w:r>
          <w:rPr>
            <w:sz w:val="24"/>
          </w:rPr>
          <w:t xml:space="preserve">a </w:t>
        </w:r>
      </w:ins>
      <w:r>
        <w:rPr>
          <w:sz w:val="24"/>
        </w:rPr>
        <w:t xml:space="preserve">virtual environment for </w:t>
      </w:r>
      <w:ins w:id="170" w:author="S J" w:date="2015-03-29T09:10:00Z">
        <w:r>
          <w:rPr>
            <w:sz w:val="24"/>
          </w:rPr>
          <w:t xml:space="preserve">the </w:t>
        </w:r>
      </w:ins>
      <w:r>
        <w:rPr>
          <w:sz w:val="24"/>
        </w:rPr>
        <w:t>specific needs of particular use</w:t>
      </w:r>
      <w:ins w:id="171" w:author="S J" w:date="2015-03-29T09:10:00Z">
        <w:r>
          <w:rPr>
            <w:sz w:val="24"/>
          </w:rPr>
          <w:t xml:space="preserve"> </w:t>
        </w:r>
      </w:ins>
      <w:del w:id="172" w:author="S J" w:date="2015-03-29T09:10:00Z">
        <w:r>
          <w:rPr>
            <w:sz w:val="24"/>
          </w:rPr>
          <w:delText>-</w:delText>
        </w:r>
      </w:del>
      <w:r>
        <w:rPr>
          <w:sz w:val="24"/>
        </w:rPr>
        <w:t xml:space="preserve">cases. The pilot infrastructure </w:t>
      </w:r>
      <w:del w:id="173" w:author="S J" w:date="2015-03-29T09:10:00Z">
        <w:r>
          <w:rPr>
            <w:sz w:val="24"/>
          </w:rPr>
          <w:delText xml:space="preserve">were </w:delText>
        </w:r>
      </w:del>
      <w:ins w:id="174" w:author="S J" w:date="2015-03-29T09:10:00Z">
        <w:r>
          <w:rPr>
            <w:sz w:val="24"/>
          </w:rPr>
          <w:t xml:space="preserve">was </w:t>
        </w:r>
      </w:ins>
      <w:r>
        <w:rPr>
          <w:sz w:val="24"/>
        </w:rPr>
        <w:t xml:space="preserve">tested on examples of selected research projects. </w:t>
      </w:r>
    </w:p>
    <w:p>
      <w:pPr>
        <w:pStyle w:val="List"/>
        <w:spacing w:lineRule="auto" w:line="360" w:before="50" w:after="120"/>
        <w:ind w:left="600" w:right="0" w:hanging="300"/>
        <w:rPr>
          <w:sz w:val="24"/>
        </w:rPr>
      </w:pPr>
      <w:r>
        <w:rPr>
          <w:rFonts w:eastAsia="Times New Roman" w:cs="Times New Roman"/>
          <w:sz w:val="24"/>
        </w:rPr>
        <w:t>•</w:t>
      </w:r>
      <w:r>
        <w:rPr>
          <w:sz w:val="24"/>
        </w:rPr>
        <w:tab/>
        <w:t xml:space="preserve">Proposal of </w:t>
      </w:r>
      <w:ins w:id="175" w:author="S J" w:date="2015-03-29T09:10:00Z">
        <w:r>
          <w:rPr>
            <w:sz w:val="24"/>
          </w:rPr>
          <w:t>a</w:t>
        </w:r>
      </w:ins>
      <w:ins w:id="176" w:author="S J" w:date="2015-03-29T09:11:00Z">
        <w:r>
          <w:rPr>
            <w:sz w:val="24"/>
          </w:rPr>
          <w:t xml:space="preserve"> </w:t>
        </w:r>
      </w:ins>
      <w:r>
        <w:rPr>
          <w:sz w:val="24"/>
        </w:rPr>
        <w:t xml:space="preserve">software architecture and implementation of </w:t>
      </w:r>
      <w:ins w:id="177" w:author="S J" w:date="2015-03-29T09:11:00Z">
        <w:r>
          <w:rPr>
            <w:sz w:val="24"/>
          </w:rPr>
          <w:t xml:space="preserve">a </w:t>
        </w:r>
      </w:ins>
      <w:r>
        <w:rPr>
          <w:sz w:val="24"/>
        </w:rPr>
        <w:t xml:space="preserve">web-based service for </w:t>
      </w:r>
      <w:ins w:id="178" w:author="S J" w:date="2015-03-29T09:11:00Z">
        <w:r>
          <w:rPr>
            <w:sz w:val="24"/>
          </w:rPr>
          <w:t xml:space="preserve">the </w:t>
        </w:r>
      </w:ins>
      <w:r>
        <w:rPr>
          <w:sz w:val="24"/>
        </w:rPr>
        <w:t>real-time remote analysis of</w:t>
      </w:r>
      <w:ins w:id="179" w:author="S J" w:date="2015-03-29T09:11:00Z">
        <w:r>
          <w:rPr>
            <w:sz w:val="24"/>
          </w:rPr>
          <w:t xml:space="preserve"> a</w:t>
        </w:r>
      </w:ins>
      <w:r>
        <w:rPr>
          <w:sz w:val="24"/>
        </w:rPr>
        <w:t xml:space="preserve"> human voice. The results were published </w:t>
      </w:r>
      <w:ins w:id="180" w:author="S J" w:date="2015-03-29T09:11:00Z">
        <w:r>
          <w:rPr>
            <w:sz w:val="24"/>
          </w:rPr>
          <w:t>in</w:t>
        </w:r>
      </w:ins>
      <w:del w:id="181" w:author="S J" w:date="2015-03-29T09:11:00Z">
        <w:r>
          <w:rPr>
            <w:sz w:val="24"/>
          </w:rPr>
          <w:delText>as</w:delText>
        </w:r>
      </w:del>
      <w:r>
        <w:rPr>
          <w:sz w:val="24"/>
        </w:rPr>
        <w:t xml:space="preserve"> [</w:t>
      </w:r>
      <w:r>
        <w:rPr>
          <w:sz w:val="24"/>
        </w:rPr>
        <w:fldChar w:fldCharType="begin"/>
      </w:r>
      <w:r>
        <w:instrText> REF BIB_kulhanek2010b \h </w:instrText>
      </w:r>
      <w:r>
        <w:fldChar w:fldCharType="separate"/>
      </w:r>
      <w:r>
        <w:t>2</w:t>
      </w:r>
      <w:r>
        <w:fldChar w:fldCharType="end"/>
      </w:r>
      <w:r>
        <w:rPr>
          <w:sz w:val="24"/>
        </w:rPr>
        <w:t xml:space="preserve">] and popularized </w:t>
      </w:r>
      <w:ins w:id="182" w:author="S J" w:date="2015-03-29T09:11:00Z">
        <w:r>
          <w:rPr>
            <w:sz w:val="24"/>
          </w:rPr>
          <w:t>in</w:t>
        </w:r>
      </w:ins>
      <w:del w:id="183" w:author="S J" w:date="2015-03-29T09:11:00Z">
        <w:r>
          <w:rPr>
            <w:sz w:val="24"/>
          </w:rPr>
          <w:delText>as</w:delText>
        </w:r>
      </w:del>
      <w:r>
        <w:rPr>
          <w:sz w:val="24"/>
        </w:rPr>
        <w:t xml:space="preserve"> [</w:t>
      </w:r>
      <w:r>
        <w:rPr>
          <w:sz w:val="24"/>
        </w:rPr>
        <w:fldChar w:fldCharType="begin"/>
      </w:r>
      <w:r>
        <w:instrText> REF BIB_Kulhanek2010d \h </w:instrText>
      </w:r>
      <w:r>
        <w:fldChar w:fldCharType="separate"/>
      </w:r>
      <w:r>
        <w:t>16</w:t>
      </w:r>
      <w:r>
        <w:fldChar w:fldCharType="end"/>
      </w:r>
      <w:r>
        <w:rPr>
          <w:sz w:val="24"/>
        </w:rPr>
        <w:t xml:space="preserve">, </w:t>
      </w:r>
      <w:r>
        <w:rPr>
          <w:sz w:val="24"/>
        </w:rPr>
        <w:fldChar w:fldCharType="begin"/>
      </w:r>
      <w:r>
        <w:instrText> REF BIB_Kulhanek2012 \h </w:instrText>
      </w:r>
      <w:r>
        <w:fldChar w:fldCharType="separate"/>
      </w:r>
      <w:r>
        <w:t>20</w:t>
      </w:r>
      <w:r>
        <w:fldChar w:fldCharType="end"/>
      </w:r>
      <w:r>
        <w:rPr>
          <w:sz w:val="24"/>
        </w:rPr>
        <w:t xml:space="preserve">]. The author of this thesis designed and customized the existing network protocol </w:t>
      </w:r>
      <w:ins w:id="184" w:author="S J" w:date="2015-03-29T09:13:00Z">
        <w:r>
          <w:rPr>
            <w:sz w:val="24"/>
          </w:rPr>
          <w:t xml:space="preserve">in order </w:t>
        </w:r>
      </w:ins>
      <w:r>
        <w:rPr>
          <w:sz w:val="24"/>
        </w:rPr>
        <w:t>to transfer voice signal losslessly</w:t>
      </w:r>
      <w:ins w:id="185" w:author="S J" w:date="2015-03-29T09:13:00Z">
        <w:r>
          <w:rPr>
            <w:sz w:val="24"/>
          </w:rPr>
          <w:t xml:space="preserve">. The author also </w:t>
        </w:r>
      </w:ins>
      <w:del w:id="186" w:author="S J" w:date="2015-03-29T09:13:00Z">
        <w:r>
          <w:rPr>
            <w:sz w:val="24"/>
          </w:rPr>
          <w:delText xml:space="preserve"> and </w:delText>
        </w:r>
      </w:del>
      <w:r>
        <w:rPr>
          <w:sz w:val="24"/>
        </w:rPr>
        <w:t xml:space="preserve">deployed </w:t>
      </w:r>
      <w:ins w:id="187" w:author="S J" w:date="2015-03-29T09:13:00Z">
        <w:r>
          <w:rPr>
            <w:sz w:val="24"/>
          </w:rPr>
          <w:t xml:space="preserve">the </w:t>
        </w:r>
      </w:ins>
      <w:r>
        <w:rPr>
          <w:sz w:val="24"/>
        </w:rPr>
        <w:t xml:space="preserve">application on </w:t>
      </w:r>
      <w:ins w:id="188" w:author="S J" w:date="2015-03-29T09:13:00Z">
        <w:r>
          <w:rPr>
            <w:sz w:val="24"/>
          </w:rPr>
          <w:t xml:space="preserve">a </w:t>
        </w:r>
      </w:ins>
      <w:r>
        <w:rPr>
          <w:sz w:val="24"/>
        </w:rPr>
        <w:t xml:space="preserve">remote virtual server. Other co-authors implemented the algorithms and application </w:t>
      </w:r>
      <w:ins w:id="189" w:author="S J" w:date="2015-03-29T09:13:00Z">
        <w:r>
          <w:rPr>
            <w:sz w:val="24"/>
          </w:rPr>
          <w:t xml:space="preserve">in order </w:t>
        </w:r>
      </w:ins>
      <w:r>
        <w:rPr>
          <w:sz w:val="24"/>
        </w:rPr>
        <w:t xml:space="preserve">to analyze voice signal. </w:t>
      </w:r>
    </w:p>
    <w:p>
      <w:pPr>
        <w:pStyle w:val="List"/>
        <w:spacing w:lineRule="auto" w:line="360" w:before="50" w:after="120"/>
        <w:ind w:left="600" w:right="0" w:hanging="300"/>
        <w:rPr>
          <w:sz w:val="24"/>
        </w:rPr>
      </w:pPr>
      <w:r>
        <w:rPr>
          <w:rFonts w:eastAsia="Times New Roman" w:cs="Times New Roman"/>
          <w:sz w:val="24"/>
        </w:rPr>
        <w:t>•</w:t>
      </w:r>
      <w:r>
        <w:rPr>
          <w:sz w:val="24"/>
        </w:rPr>
        <w:tab/>
        <w:t xml:space="preserve">Improved methodology for </w:t>
      </w:r>
      <w:ins w:id="190" w:author="S J" w:date="2015-03-29T09:13:00Z">
        <w:r>
          <w:rPr>
            <w:sz w:val="24"/>
          </w:rPr>
          <w:t xml:space="preserve">the </w:t>
        </w:r>
      </w:ins>
      <w:r>
        <w:rPr>
          <w:sz w:val="24"/>
        </w:rPr>
        <w:t>modeling of complex physiological systems [</w:t>
      </w:r>
      <w:r>
        <w:rPr>
          <w:sz w:val="24"/>
        </w:rPr>
        <w:fldChar w:fldCharType="begin"/>
      </w:r>
      <w:r>
        <w:instrText> REF BIB_Kulhanek2014Modeling \h </w:instrText>
      </w:r>
      <w:r>
        <w:fldChar w:fldCharType="separate"/>
      </w:r>
      <w:r>
        <w:t>5</w:t>
      </w:r>
      <w:r>
        <w:fldChar w:fldCharType="end"/>
      </w:r>
      <w:r>
        <w:rPr>
          <w:sz w:val="24"/>
        </w:rPr>
        <w:t xml:space="preserve">, </w:t>
      </w:r>
      <w:r>
        <w:rPr>
          <w:sz w:val="24"/>
        </w:rPr>
        <w:fldChar w:fldCharType="begin"/>
      </w:r>
      <w:r>
        <w:instrText> REF BIB_Kulhanek2014mefanet \h </w:instrText>
      </w:r>
      <w:r>
        <w:fldChar w:fldCharType="separate"/>
      </w:r>
      <w:r>
        <w:t>6</w:t>
      </w:r>
      <w:r>
        <w:fldChar w:fldCharType="end"/>
      </w:r>
      <w:r>
        <w:rPr>
          <w:sz w:val="24"/>
        </w:rPr>
        <w:t xml:space="preserve">, </w:t>
      </w:r>
      <w:r>
        <w:rPr>
          <w:sz w:val="24"/>
        </w:rPr>
        <w:fldChar w:fldCharType="begin"/>
      </w:r>
      <w:r>
        <w:instrText> REF BIB_Matejak2014 \h </w:instrText>
      </w:r>
      <w:r>
        <w:fldChar w:fldCharType="separate"/>
      </w:r>
      <w:r>
        <w:t>11</w:t>
      </w:r>
      <w:r>
        <w:fldChar w:fldCharType="end"/>
      </w:r>
      <w:r>
        <w:rPr>
          <w:sz w:val="24"/>
        </w:rPr>
        <w:t xml:space="preserve">, </w:t>
      </w:r>
      <w:r>
        <w:rPr>
          <w:sz w:val="24"/>
        </w:rPr>
        <w:fldChar w:fldCharType="begin"/>
      </w:r>
      <w:r>
        <w:instrText> REF BIB_kofranek2013hummod \h </w:instrText>
      </w:r>
      <w:r>
        <w:fldChar w:fldCharType="separate"/>
      </w:r>
      <w:r>
        <w:t>10</w:t>
      </w:r>
      <w:r>
        <w:fldChar w:fldCharType="end"/>
      </w:r>
      <w:r>
        <w:rPr>
          <w:sz w:val="24"/>
        </w:rPr>
        <w:t xml:space="preserve">]. </w:t>
      </w:r>
      <w:del w:id="191" w:author="S J" w:date="2015-03-29T09:13:00Z">
        <w:r>
          <w:rPr>
            <w:sz w:val="24"/>
          </w:rPr>
          <w:delText xml:space="preserve">Author </w:delText>
        </w:r>
      </w:del>
      <w:ins w:id="192" w:author="S J" w:date="2015-03-29T09:13:00Z">
        <w:r>
          <w:rPr>
            <w:sz w:val="24"/>
          </w:rPr>
          <w:t xml:space="preserve">The author </w:t>
        </w:r>
      </w:ins>
      <w:r>
        <w:rPr>
          <w:sz w:val="24"/>
        </w:rPr>
        <w:t>of this thesis contributed to the idea of building complex mathematical models from the basic components and keep</w:t>
      </w:r>
      <w:ins w:id="193" w:author="S J" w:date="2015-03-29T09:13:00Z">
        <w:r>
          <w:rPr>
            <w:sz w:val="24"/>
          </w:rPr>
          <w:t>ing</w:t>
        </w:r>
      </w:ins>
      <w:r>
        <w:rPr>
          <w:sz w:val="24"/>
        </w:rPr>
        <w:t xml:space="preserve"> them in an understandable and maintainable form. Additionally, </w:t>
      </w:r>
      <w:ins w:id="194" w:author="S J" w:date="2015-03-29T09:13:00Z">
        <w:r>
          <w:rPr>
            <w:sz w:val="24"/>
          </w:rPr>
          <w:t xml:space="preserve">the </w:t>
        </w:r>
      </w:ins>
      <w:r>
        <w:rPr>
          <w:sz w:val="24"/>
        </w:rPr>
        <w:t xml:space="preserve">author advised and implemented several basic blocks and models of </w:t>
      </w:r>
      <w:ins w:id="195" w:author="S J" w:date="2015-03-29T09:13:00Z">
        <w:r>
          <w:rPr>
            <w:sz w:val="24"/>
          </w:rPr>
          <w:t xml:space="preserve">a </w:t>
        </w:r>
      </w:ins>
      <w:r>
        <w:rPr>
          <w:sz w:val="24"/>
        </w:rPr>
        <w:t xml:space="preserve">pulsatile cardiovascular system in Modelica language. The other co-authors implemented the library </w:t>
      </w:r>
      <w:ins w:id="196" w:author="S J" w:date="2015-03-29T09:14:00Z">
        <w:r>
          <w:rPr>
            <w:sz w:val="24"/>
          </w:rPr>
          <w:t xml:space="preserve">in order </w:t>
        </w:r>
      </w:ins>
      <w:r>
        <w:rPr>
          <w:sz w:val="24"/>
        </w:rPr>
        <w:t>to model physiology</w:t>
      </w:r>
      <w:ins w:id="197" w:author="S J" w:date="2015-03-29T09:14:00Z">
        <w:r>
          <w:rPr>
            <w:sz w:val="24"/>
          </w:rPr>
          <w:t>,</w:t>
        </w:r>
      </w:ins>
      <w:r>
        <w:rPr>
          <w:sz w:val="24"/>
        </w:rPr>
        <w:t xml:space="preserve"> using </w:t>
      </w:r>
      <w:ins w:id="198" w:author="S J" w:date="2015-03-29T09:14:00Z">
        <w:r>
          <w:rPr>
            <w:sz w:val="24"/>
          </w:rPr>
          <w:t xml:space="preserve">an </w:t>
        </w:r>
      </w:ins>
      <w:r>
        <w:rPr>
          <w:sz w:val="24"/>
        </w:rPr>
        <w:t>integrative approach</w:t>
      </w:r>
      <w:ins w:id="199" w:author="S J" w:date="2015-03-29T09:14:00Z">
        <w:r>
          <w:rPr>
            <w:sz w:val="24"/>
          </w:rPr>
          <w:t>. They also</w:t>
        </w:r>
      </w:ins>
      <w:del w:id="200" w:author="S J" w:date="2015-03-29T09:14:00Z">
        <w:r>
          <w:rPr>
            <w:sz w:val="24"/>
          </w:rPr>
          <w:delText xml:space="preserve"> and</w:delText>
        </w:r>
      </w:del>
      <w:r>
        <w:rPr>
          <w:sz w:val="24"/>
        </w:rPr>
        <w:t xml:space="preserve"> implemented the complex models</w:t>
      </w:r>
      <w:ins w:id="201" w:author="S J" w:date="2015-03-29T09:14:00Z">
        <w:r>
          <w:rPr>
            <w:sz w:val="24"/>
          </w:rPr>
          <w:t xml:space="preserve">, which integrated </w:t>
        </w:r>
      </w:ins>
      <w:del w:id="202" w:author="S J" w:date="2015-03-29T09:14:00Z">
        <w:r>
          <w:rPr>
            <w:sz w:val="24"/>
          </w:rPr>
          <w:delText xml:space="preserve"> integrating </w:delText>
        </w:r>
      </w:del>
      <w:r>
        <w:rPr>
          <w:sz w:val="24"/>
        </w:rPr>
        <w:t xml:space="preserve">different domains together. </w:t>
      </w:r>
    </w:p>
    <w:p>
      <w:pPr>
        <w:pStyle w:val="List"/>
        <w:spacing w:lineRule="auto" w:line="360" w:before="50" w:after="120"/>
        <w:ind w:left="600" w:right="0" w:hanging="300"/>
        <w:rPr>
          <w:sz w:val="24"/>
        </w:rPr>
      </w:pPr>
      <w:r>
        <w:rPr>
          <w:rFonts w:eastAsia="Times New Roman" w:cs="Times New Roman"/>
          <w:sz w:val="24"/>
        </w:rPr>
        <w:t>•</w:t>
      </w:r>
      <w:r>
        <w:rPr>
          <w:sz w:val="24"/>
        </w:rPr>
        <w:tab/>
      </w:r>
      <w:ins w:id="203" w:author="S J" w:date="2015-03-29T18:19:00Z">
        <w:r>
          <w:rPr>
            <w:sz w:val="24"/>
          </w:rPr>
          <w:t>Design</w:t>
        </w:r>
      </w:ins>
      <w:del w:id="204" w:author="S J" w:date="2015-03-29T09:14:00Z">
        <w:r>
          <w:rPr>
            <w:sz w:val="24"/>
          </w:rPr>
          <w:delText>D</w:delText>
        </w:r>
      </w:del>
      <w:del w:id="205" w:author="S J" w:date="2015-03-29T18:19:00Z">
        <w:r>
          <w:rPr>
            <w:sz w:val="24"/>
          </w:rPr>
          <w:delText>esign</w:delText>
        </w:r>
      </w:del>
      <w:r>
        <w:rPr>
          <w:sz w:val="24"/>
        </w:rPr>
        <w:t xml:space="preserve"> and implementation of </w:t>
      </w:r>
      <w:ins w:id="206" w:author="S J" w:date="2015-03-29T09:14:00Z">
        <w:r>
          <w:rPr>
            <w:sz w:val="24"/>
          </w:rPr>
          <w:t xml:space="preserve">a </w:t>
        </w:r>
      </w:ins>
      <w:r>
        <w:rPr>
          <w:sz w:val="24"/>
        </w:rPr>
        <w:t xml:space="preserve">system to estimate </w:t>
      </w:r>
      <w:ins w:id="207" w:author="S J" w:date="2015-03-29T09:14:00Z">
        <w:r>
          <w:rPr>
            <w:sz w:val="24"/>
          </w:rPr>
          <w:t xml:space="preserve">the </w:t>
        </w:r>
      </w:ins>
      <w:r>
        <w:rPr>
          <w:sz w:val="24"/>
        </w:rPr>
        <w:t xml:space="preserve">parameters of complex mathematical models </w:t>
      </w:r>
      <w:ins w:id="208" w:author="S J" w:date="2015-03-29T11:07:00Z">
        <w:r>
          <w:rPr>
            <w:sz w:val="24"/>
          </w:rPr>
          <w:t xml:space="preserve">in order </w:t>
        </w:r>
      </w:ins>
      <w:r>
        <w:rPr>
          <w:sz w:val="24"/>
        </w:rPr>
        <w:t xml:space="preserve">to validate or calibrate models of </w:t>
      </w:r>
      <w:ins w:id="209" w:author="S J" w:date="2015-03-29T11:07:00Z">
        <w:r>
          <w:rPr>
            <w:sz w:val="24"/>
          </w:rPr>
          <w:t xml:space="preserve">the </w:t>
        </w:r>
      </w:ins>
      <w:r>
        <w:rPr>
          <w:sz w:val="24"/>
        </w:rPr>
        <w:t>human physiology</w:t>
      </w:r>
      <w:ins w:id="210" w:author="S J" w:date="2015-03-29T11:07:00Z">
        <w:r>
          <w:rPr>
            <w:sz w:val="24"/>
          </w:rPr>
          <w:t xml:space="preserve"> were </w:t>
        </w:r>
      </w:ins>
      <w:del w:id="211" w:author="S J" w:date="2015-03-29T11:08:00Z">
        <w:r>
          <w:rPr>
            <w:sz w:val="24"/>
          </w:rPr>
          <w:delText xml:space="preserve"> </w:delText>
        </w:r>
      </w:del>
      <w:r>
        <w:rPr>
          <w:sz w:val="24"/>
        </w:rPr>
        <w:t xml:space="preserve">published </w:t>
      </w:r>
      <w:ins w:id="212" w:author="S J" w:date="2015-03-29T11:08:00Z">
        <w:r>
          <w:rPr>
            <w:sz w:val="24"/>
          </w:rPr>
          <w:t>in</w:t>
        </w:r>
      </w:ins>
      <w:del w:id="213" w:author="S J" w:date="2015-03-29T11:08:00Z">
        <w:r>
          <w:rPr>
            <w:sz w:val="24"/>
          </w:rPr>
          <w:delText>as</w:delText>
        </w:r>
      </w:del>
      <w:r>
        <w:rPr>
          <w:sz w:val="24"/>
        </w:rPr>
        <w:t xml:space="preserve"> [</w:t>
      </w:r>
      <w:r>
        <w:rPr>
          <w:sz w:val="24"/>
        </w:rPr>
        <w:fldChar w:fldCharType="begin"/>
      </w:r>
      <w:r>
        <w:instrText> REF BIB_Kulhanek2014Parameters \h </w:instrText>
      </w:r>
      <w:r>
        <w:fldChar w:fldCharType="separate"/>
      </w:r>
      <w:r>
        <w:t>4</w:t>
      </w:r>
      <w:r>
        <w:fldChar w:fldCharType="end"/>
      </w:r>
      <w:r>
        <w:rPr>
          <w:sz w:val="24"/>
        </w:rPr>
        <w:t>]</w:t>
      </w:r>
      <w:ins w:id="214" w:author="S J" w:date="2015-03-29T11:08:00Z">
        <w:r>
          <w:rPr>
            <w:sz w:val="24"/>
          </w:rPr>
          <w:t xml:space="preserve">. The </w:t>
        </w:r>
      </w:ins>
      <w:del w:id="215" w:author="S J" w:date="2015-03-29T11:08:00Z">
        <w:r>
          <w:rPr>
            <w:sz w:val="24"/>
          </w:rPr>
          <w:delText xml:space="preserve"> and </w:delText>
        </w:r>
      </w:del>
      <w:r>
        <w:rPr>
          <w:sz w:val="24"/>
        </w:rPr>
        <w:t xml:space="preserve">gradual development of related technologies were published and popularized </w:t>
      </w:r>
      <w:ins w:id="216" w:author="S J" w:date="2015-03-29T11:08:00Z">
        <w:r>
          <w:rPr>
            <w:sz w:val="24"/>
          </w:rPr>
          <w:t>in</w:t>
        </w:r>
      </w:ins>
      <w:del w:id="217" w:author="S J" w:date="2015-03-29T11:08:00Z">
        <w:r>
          <w:rPr>
            <w:sz w:val="24"/>
          </w:rPr>
          <w:delText>as</w:delText>
        </w:r>
      </w:del>
      <w:r>
        <w:rPr>
          <w:sz w:val="24"/>
        </w:rPr>
        <w:t xml:space="preserve"> [</w:t>
      </w:r>
      <w:r>
        <w:rPr>
          <w:sz w:val="24"/>
        </w:rPr>
        <w:fldChar w:fldCharType="begin"/>
      </w:r>
      <w:r>
        <w:instrText> REF BIB_Kulhanek2010 \h </w:instrText>
      </w:r>
      <w:r>
        <w:fldChar w:fldCharType="separate"/>
      </w:r>
      <w:r>
        <w:t>8</w:t>
      </w:r>
      <w:r>
        <w:fldChar w:fldCharType="end"/>
      </w:r>
      <w:r>
        <w:rPr>
          <w:sz w:val="24"/>
        </w:rPr>
        <w:t xml:space="preserve">, </w:t>
      </w:r>
      <w:r>
        <w:rPr>
          <w:sz w:val="24"/>
        </w:rPr>
        <w:fldChar w:fldCharType="begin"/>
      </w:r>
      <w:r>
        <w:instrText> REF BIB_Kulhanek2013c \h </w:instrText>
      </w:r>
      <w:r>
        <w:fldChar w:fldCharType="separate"/>
      </w:r>
      <w:r>
        <w:t>9</w:t>
      </w:r>
      <w:r>
        <w:fldChar w:fldCharType="end"/>
      </w:r>
      <w:r>
        <w:rPr>
          <w:sz w:val="24"/>
        </w:rPr>
        <w:t xml:space="preserve">, </w:t>
      </w:r>
      <w:r>
        <w:rPr>
          <w:sz w:val="24"/>
        </w:rPr>
        <w:fldChar w:fldCharType="begin"/>
      </w:r>
      <w:r>
        <w:instrText> REF BIB_Kulhanek2011 \h </w:instrText>
      </w:r>
      <w:r>
        <w:fldChar w:fldCharType="separate"/>
      </w:r>
      <w:r>
        <w:t>18</w:t>
      </w:r>
      <w:r>
        <w:fldChar w:fldCharType="end"/>
      </w:r>
      <w:r>
        <w:rPr>
          <w:sz w:val="24"/>
        </w:rPr>
        <w:t xml:space="preserve">, </w:t>
      </w:r>
      <w:r>
        <w:rPr>
          <w:sz w:val="24"/>
        </w:rPr>
        <w:fldChar w:fldCharType="begin"/>
      </w:r>
      <w:r>
        <w:instrText> REF BIB_Kulhanek2014 \h </w:instrText>
      </w:r>
      <w:r>
        <w:fldChar w:fldCharType="separate"/>
      </w:r>
      <w:r>
        <w:t>22</w:t>
      </w:r>
      <w:r>
        <w:fldChar w:fldCharType="end"/>
      </w:r>
      <w:r>
        <w:rPr>
          <w:sz w:val="24"/>
        </w:rPr>
        <w:t xml:space="preserve">]. </w:t>
      </w:r>
      <w:ins w:id="218" w:author="S J" w:date="2015-03-29T11:08:00Z">
        <w:r>
          <w:rPr>
            <w:sz w:val="24"/>
          </w:rPr>
          <w:t>The a</w:t>
        </w:r>
      </w:ins>
      <w:del w:id="219" w:author="S J" w:date="2015-03-29T11:08:00Z">
        <w:r>
          <w:rPr>
            <w:sz w:val="24"/>
          </w:rPr>
          <w:delText>A</w:delText>
        </w:r>
      </w:del>
      <w:r>
        <w:rPr>
          <w:sz w:val="24"/>
        </w:rPr>
        <w:t xml:space="preserve">uthor of this thesis designed </w:t>
      </w:r>
      <w:del w:id="220" w:author="S J" w:date="2015-03-29T11:08:00Z">
        <w:r>
          <w:rPr>
            <w:sz w:val="24"/>
          </w:rPr>
          <w:delText xml:space="preserve">the </w:delText>
        </w:r>
      </w:del>
      <w:r>
        <w:rPr>
          <w:sz w:val="24"/>
        </w:rPr>
        <w:t xml:space="preserve">architecture for </w:t>
      </w:r>
      <w:ins w:id="221" w:author="S J" w:date="2015-03-29T11:08:00Z">
        <w:r>
          <w:rPr>
            <w:sz w:val="24"/>
          </w:rPr>
          <w:t xml:space="preserve">a </w:t>
        </w:r>
      </w:ins>
      <w:r>
        <w:rPr>
          <w:sz w:val="24"/>
        </w:rPr>
        <w:t xml:space="preserve">distributed parameter estimation algorithm, integrated models and implemented </w:t>
      </w:r>
      <w:ins w:id="222" w:author="S J" w:date="2015-03-29T11:08:00Z">
        <w:r>
          <w:rPr>
            <w:sz w:val="24"/>
          </w:rPr>
          <w:t xml:space="preserve">a </w:t>
        </w:r>
      </w:ins>
      <w:r>
        <w:rPr>
          <w:sz w:val="24"/>
        </w:rPr>
        <w:t>pilot deployment</w:t>
      </w:r>
      <w:ins w:id="223" w:author="S J" w:date="2015-03-29T11:09:00Z">
        <w:r>
          <w:rPr>
            <w:sz w:val="24"/>
          </w:rPr>
          <w:t xml:space="preserve">, which utilized a </w:t>
        </w:r>
      </w:ins>
      <w:del w:id="224" w:author="S J" w:date="2015-03-29T11:09:00Z">
        <w:r>
          <w:rPr>
            <w:sz w:val="24"/>
          </w:rPr>
          <w:delText xml:space="preserve"> utilizing </w:delText>
        </w:r>
      </w:del>
      <w:r>
        <w:rPr>
          <w:sz w:val="24"/>
        </w:rPr>
        <w:t>scientific cloud</w:t>
      </w:r>
      <w:ins w:id="225" w:author="S J" w:date="2015-03-29T11:09:00Z">
        <w:r>
          <w:rPr>
            <w:sz w:val="24"/>
          </w:rPr>
          <w:t xml:space="preserve"> </w:t>
        </w:r>
      </w:ins>
      <w:del w:id="226" w:author="S J" w:date="2015-03-29T11:09:00Z">
        <w:r>
          <w:rPr>
            <w:sz w:val="24"/>
          </w:rPr>
          <w:delText>-</w:delText>
        </w:r>
      </w:del>
      <w:r>
        <w:rPr>
          <w:sz w:val="24"/>
        </w:rPr>
        <w:t>computing infrastructure. Other co-authors implemented complex models of</w:t>
      </w:r>
      <w:ins w:id="227" w:author="S J" w:date="2015-03-29T11:09:00Z">
        <w:r>
          <w:rPr>
            <w:sz w:val="24"/>
          </w:rPr>
          <w:t xml:space="preserve"> the</w:t>
        </w:r>
      </w:ins>
      <w:r>
        <w:rPr>
          <w:sz w:val="24"/>
        </w:rPr>
        <w:t xml:space="preserve"> human physiology in Modelica language and tested several algorithms for parameter estimation. </w:t>
      </w:r>
    </w:p>
    <w:p>
      <w:pPr>
        <w:pStyle w:val="List"/>
        <w:spacing w:lineRule="auto" w:line="360" w:before="50" w:after="120"/>
        <w:ind w:left="600" w:right="0" w:hanging="300"/>
        <w:rPr>
          <w:sz w:val="24"/>
        </w:rPr>
      </w:pPr>
      <w:r>
        <w:rPr>
          <w:rFonts w:eastAsia="Times New Roman" w:cs="Times New Roman"/>
          <w:sz w:val="24"/>
        </w:rPr>
        <w:t>•</w:t>
      </w:r>
      <w:r>
        <w:rPr>
          <w:sz w:val="24"/>
        </w:rPr>
        <w:tab/>
      </w:r>
      <w:ins w:id="228" w:author="S J" w:date="2015-03-29T11:09:00Z">
        <w:r>
          <w:rPr>
            <w:sz w:val="24"/>
          </w:rPr>
          <w:t>I</w:t>
        </w:r>
      </w:ins>
      <w:del w:id="229" w:author="S J" w:date="2015-03-29T11:09:00Z">
        <w:r>
          <w:rPr>
            <w:sz w:val="24"/>
          </w:rPr>
          <w:delText>I</w:delText>
        </w:r>
      </w:del>
      <w:r>
        <w:rPr>
          <w:sz w:val="24"/>
        </w:rPr>
        <w:t xml:space="preserve">mproved mathematical model of oxygen, carbon dioxide and hydrogen ion binding to </w:t>
      </w:r>
      <w:ins w:id="230" w:author="S J" w:date="2015-03-29T11:09:00Z">
        <w:r>
          <w:rPr>
            <w:sz w:val="24"/>
          </w:rPr>
          <w:t>h</w:t>
        </w:r>
      </w:ins>
      <w:del w:id="231" w:author="S J" w:date="2015-03-29T11:09:00Z">
        <w:r>
          <w:rPr>
            <w:sz w:val="24"/>
          </w:rPr>
          <w:delText>H</w:delText>
        </w:r>
      </w:del>
      <w:r>
        <w:rPr>
          <w:sz w:val="24"/>
        </w:rPr>
        <w:t>emoglobin [</w:t>
      </w:r>
      <w:r>
        <w:rPr>
          <w:sz w:val="24"/>
        </w:rPr>
        <w:fldChar w:fldCharType="begin"/>
      </w:r>
      <w:r>
        <w:instrText> REF BIB_Matejak2014sj \h </w:instrText>
      </w:r>
      <w:r>
        <w:fldChar w:fldCharType="separate"/>
      </w:r>
      <w:r>
        <w:t>7</w:t>
      </w:r>
      <w:r>
        <w:fldChar w:fldCharType="end"/>
      </w:r>
      <w:r>
        <w:rPr>
          <w:sz w:val="24"/>
        </w:rPr>
        <w:t xml:space="preserve">]. </w:t>
      </w:r>
      <w:ins w:id="232" w:author="S J" w:date="2015-03-29T11:09:00Z">
        <w:r>
          <w:rPr>
            <w:sz w:val="24"/>
          </w:rPr>
          <w:t>The a</w:t>
        </w:r>
      </w:ins>
      <w:del w:id="233" w:author="S J" w:date="2015-03-29T11:09:00Z">
        <w:r>
          <w:rPr>
            <w:sz w:val="24"/>
          </w:rPr>
          <w:delText>A</w:delText>
        </w:r>
      </w:del>
      <w:r>
        <w:rPr>
          <w:sz w:val="24"/>
        </w:rPr>
        <w:t xml:space="preserve">uthor of this thesis implemented this model in Modelica and identified </w:t>
      </w:r>
      <w:del w:id="234" w:author="S J" w:date="2015-03-29T11:09:00Z">
        <w:r>
          <w:rPr>
            <w:sz w:val="24"/>
          </w:rPr>
          <w:delText xml:space="preserve">the </w:delText>
        </w:r>
      </w:del>
      <w:ins w:id="235" w:author="S J" w:date="2015-03-29T11:09:00Z">
        <w:r>
          <w:rPr>
            <w:sz w:val="24"/>
          </w:rPr>
          <w:t xml:space="preserve">its </w:t>
        </w:r>
      </w:ins>
      <w:del w:id="236" w:author="S J" w:date="2015-03-29T11:09:00Z">
        <w:r>
          <w:rPr>
            <w:sz w:val="24"/>
          </w:rPr>
          <w:delText>parameters of the model</w:delText>
        </w:r>
      </w:del>
      <w:ins w:id="237" w:author="S J" w:date="2015-03-29T11:09:00Z">
        <w:r>
          <w:rPr>
            <w:sz w:val="24"/>
          </w:rPr>
          <w:t>parameters</w:t>
        </w:r>
      </w:ins>
      <w:r>
        <w:rPr>
          <w:sz w:val="24"/>
        </w:rPr>
        <w:t xml:space="preserve">. Other co-authors analyzed and proposed </w:t>
      </w:r>
      <w:del w:id="238" w:author="S J" w:date="2015-03-29T11:09:00Z">
        <w:r>
          <w:rPr>
            <w:sz w:val="24"/>
          </w:rPr>
          <w:delText xml:space="preserve">the </w:delText>
        </w:r>
      </w:del>
      <w:ins w:id="239" w:author="S J" w:date="2015-03-29T11:09:00Z">
        <w:r>
          <w:rPr>
            <w:sz w:val="24"/>
          </w:rPr>
          <w:t xml:space="preserve">a </w:t>
        </w:r>
      </w:ins>
      <w:r>
        <w:rPr>
          <w:sz w:val="24"/>
        </w:rPr>
        <w:t>new mathematical model</w:t>
      </w:r>
      <w:ins w:id="240" w:author="S J" w:date="2015-03-29T11:09:00Z">
        <w:r>
          <w:rPr>
            <w:sz w:val="24"/>
          </w:rPr>
          <w:t>,</w:t>
        </w:r>
      </w:ins>
      <w:r>
        <w:rPr>
          <w:sz w:val="24"/>
        </w:rPr>
        <w:t xml:space="preserve"> based on </w:t>
      </w:r>
      <w:ins w:id="241" w:author="S J" w:date="2015-03-29T11:10:00Z">
        <w:r>
          <w:rPr>
            <w:sz w:val="24"/>
          </w:rPr>
          <w:t xml:space="preserve">the </w:t>
        </w:r>
      </w:ins>
      <w:r>
        <w:rPr>
          <w:sz w:val="24"/>
        </w:rPr>
        <w:t xml:space="preserve">basic physical and chemical laws and </w:t>
      </w:r>
      <w:ins w:id="242" w:author="S J" w:date="2015-03-29T11:10:00Z">
        <w:r>
          <w:rPr>
            <w:sz w:val="24"/>
          </w:rPr>
          <w:t xml:space="preserve">in </w:t>
        </w:r>
      </w:ins>
      <w:r>
        <w:rPr>
          <w:sz w:val="24"/>
        </w:rPr>
        <w:t xml:space="preserve">relation </w:t>
      </w:r>
      <w:del w:id="243" w:author="S J" w:date="2015-03-29T11:10:00Z">
        <w:r>
          <w:rPr>
            <w:sz w:val="24"/>
          </w:rPr>
          <w:delText xml:space="preserve">published in literature. </w:delText>
        </w:r>
      </w:del>
      <w:ins w:id="244" w:author="S J" w:date="2015-03-29T11:10:00Z">
        <w:r>
          <w:rPr>
            <w:sz w:val="24"/>
          </w:rPr>
          <w:t>to previously published studies.</w:t>
        </w:r>
      </w:ins>
    </w:p>
    <w:p>
      <w:pPr>
        <w:pStyle w:val="List"/>
        <w:spacing w:lineRule="auto" w:line="360" w:before="50" w:after="120"/>
        <w:ind w:left="600" w:right="0" w:hanging="300"/>
        <w:rPr>
          <w:sz w:val="24"/>
        </w:rPr>
      </w:pPr>
      <w:r>
        <w:rPr>
          <w:rFonts w:eastAsia="Times New Roman" w:cs="Times New Roman"/>
          <w:sz w:val="24"/>
        </w:rPr>
        <w:t>•</w:t>
      </w:r>
      <w:r>
        <w:rPr>
          <w:sz w:val="24"/>
        </w:rPr>
        <w:tab/>
        <w:t xml:space="preserve">Simulation of complex models of </w:t>
      </w:r>
      <w:ins w:id="245" w:author="S J" w:date="2015-03-29T11:10:00Z">
        <w:r>
          <w:rPr>
            <w:sz w:val="24"/>
          </w:rPr>
          <w:t xml:space="preserve">the </w:t>
        </w:r>
      </w:ins>
      <w:r>
        <w:rPr>
          <w:sz w:val="24"/>
        </w:rPr>
        <w:t xml:space="preserve">human physiology as part of </w:t>
      </w:r>
      <w:ins w:id="246" w:author="S J" w:date="2015-03-29T11:10:00Z">
        <w:r>
          <w:rPr>
            <w:sz w:val="24"/>
          </w:rPr>
          <w:t xml:space="preserve">a </w:t>
        </w:r>
      </w:ins>
      <w:r>
        <w:rPr>
          <w:sz w:val="24"/>
        </w:rPr>
        <w:t>virtual simulator on portable and mobile devices</w:t>
      </w:r>
      <w:ins w:id="247" w:author="S J" w:date="2015-03-29T11:10:00Z">
        <w:r>
          <w:rPr>
            <w:sz w:val="24"/>
          </w:rPr>
          <w:t>,</w:t>
        </w:r>
      </w:ins>
      <w:r>
        <w:rPr>
          <w:sz w:val="24"/>
        </w:rPr>
        <w:t xml:space="preserve"> utilizing cloud</w:t>
      </w:r>
      <w:ins w:id="248" w:author="S J" w:date="2015-03-29T11:10:00Z">
        <w:r>
          <w:rPr>
            <w:sz w:val="24"/>
          </w:rPr>
          <w:t xml:space="preserve"> </w:t>
        </w:r>
      </w:ins>
      <w:del w:id="249" w:author="S J" w:date="2015-03-29T11:10:00Z">
        <w:r>
          <w:rPr>
            <w:sz w:val="24"/>
          </w:rPr>
          <w:delText>-</w:delText>
        </w:r>
      </w:del>
      <w:r>
        <w:rPr>
          <w:sz w:val="24"/>
        </w:rPr>
        <w:t>computing [</w:t>
      </w:r>
      <w:r>
        <w:rPr>
          <w:sz w:val="24"/>
        </w:rPr>
        <w:fldChar w:fldCharType="begin"/>
      </w:r>
      <w:r>
        <w:instrText> REF BIB_Kulhanek2013c \h </w:instrText>
      </w:r>
      <w:r>
        <w:fldChar w:fldCharType="separate"/>
      </w:r>
      <w:r>
        <w:t>9</w:t>
      </w:r>
      <w:r>
        <w:fldChar w:fldCharType="end"/>
      </w:r>
      <w:r>
        <w:rPr>
          <w:sz w:val="24"/>
        </w:rPr>
        <w:t xml:space="preserve">, </w:t>
      </w:r>
      <w:r>
        <w:rPr>
          <w:sz w:val="24"/>
        </w:rPr>
        <w:fldChar w:fldCharType="begin"/>
      </w:r>
      <w:r>
        <w:instrText> REF BIB_Kulhanek2013b \h </w:instrText>
      </w:r>
      <w:r>
        <w:fldChar w:fldCharType="separate"/>
      </w:r>
      <w:r>
        <w:t>21</w:t>
      </w:r>
      <w:r>
        <w:fldChar w:fldCharType="end"/>
      </w:r>
      <w:r>
        <w:rPr>
          <w:sz w:val="24"/>
        </w:rPr>
        <w:t xml:space="preserve">]. </w:t>
      </w:r>
      <w:ins w:id="250" w:author="S J" w:date="2015-03-29T11:10:00Z">
        <w:r>
          <w:rPr>
            <w:sz w:val="24"/>
          </w:rPr>
          <w:t>The a</w:t>
        </w:r>
      </w:ins>
      <w:del w:id="251" w:author="S J" w:date="2015-03-29T11:10:00Z">
        <w:r>
          <w:rPr>
            <w:sz w:val="24"/>
          </w:rPr>
          <w:delText>A</w:delText>
        </w:r>
      </w:del>
      <w:r>
        <w:rPr>
          <w:sz w:val="24"/>
        </w:rPr>
        <w:t>uthor of this thesis contributed to the idea of</w:t>
      </w:r>
      <w:ins w:id="252" w:author="S J" w:date="2015-03-29T11:10:00Z">
        <w:r>
          <w:rPr>
            <w:sz w:val="24"/>
          </w:rPr>
          <w:t xml:space="preserve"> a</w:t>
        </w:r>
      </w:ins>
      <w:r>
        <w:rPr>
          <w:sz w:val="24"/>
        </w:rPr>
        <w:t xml:space="preserve"> hybrid architecture of web simulators</w:t>
      </w:r>
      <w:del w:id="253" w:author="S J" w:date="2015-03-29T11:10:00Z">
        <w:r>
          <w:rPr>
            <w:sz w:val="24"/>
          </w:rPr>
          <w:delText xml:space="preserve"> - utilizing </w:delText>
        </w:r>
      </w:del>
      <w:ins w:id="254" w:author="S J" w:date="2015-03-29T11:10:00Z">
        <w:r>
          <w:rPr>
            <w:sz w:val="24"/>
          </w:rPr>
          <w:t xml:space="preserve">. This utilizes </w:t>
        </w:r>
      </w:ins>
      <w:r>
        <w:rPr>
          <w:sz w:val="24"/>
        </w:rPr>
        <w:t xml:space="preserve">the infrastructure for parameter estimation </w:t>
      </w:r>
      <w:ins w:id="255" w:author="S J" w:date="2015-03-29T11:10:00Z">
        <w:r>
          <w:rPr>
            <w:sz w:val="24"/>
          </w:rPr>
          <w:t xml:space="preserve">in order </w:t>
        </w:r>
      </w:ins>
      <w:r>
        <w:rPr>
          <w:sz w:val="24"/>
        </w:rPr>
        <w:t>to simulate complex model</w:t>
      </w:r>
      <w:ins w:id="256" w:author="S J" w:date="2015-03-29T11:10:00Z">
        <w:r>
          <w:rPr>
            <w:sz w:val="24"/>
          </w:rPr>
          <w:t>s</w:t>
        </w:r>
      </w:ins>
      <w:r>
        <w:rPr>
          <w:sz w:val="24"/>
        </w:rPr>
        <w:t xml:space="preserve"> remotely and process/visualize the results locally. Other co-authors implemented complex models of </w:t>
      </w:r>
      <w:ins w:id="257" w:author="S J" w:date="2015-03-29T11:11:00Z">
        <w:r>
          <w:rPr>
            <w:sz w:val="24"/>
          </w:rPr>
          <w:t xml:space="preserve">the </w:t>
        </w:r>
      </w:ins>
      <w:r>
        <w:rPr>
          <w:sz w:val="24"/>
        </w:rPr>
        <w:t xml:space="preserve">human physiology and implemented simulation scenarios for educational purposes. </w:t>
      </w:r>
    </w:p>
    <w:p>
      <w:pPr>
        <w:pStyle w:val="List"/>
        <w:spacing w:lineRule="auto" w:line="360" w:before="50" w:after="120"/>
        <w:ind w:left="600" w:right="0" w:hanging="300"/>
        <w:rPr>
          <w:sz w:val="24"/>
        </w:rPr>
      </w:pPr>
      <w:r>
        <w:rPr>
          <w:rFonts w:eastAsia="Times New Roman" w:cs="Times New Roman"/>
          <w:sz w:val="24"/>
        </w:rPr>
        <w:t>•</w:t>
      </w:r>
      <w:r>
        <w:rPr>
          <w:sz w:val="24"/>
        </w:rPr>
        <w:tab/>
        <w:t>Virtual patient simulator prototype</w:t>
      </w:r>
      <w:ins w:id="258" w:author="S J" w:date="2015-03-29T11:11:00Z">
        <w:r>
          <w:rPr>
            <w:sz w:val="24"/>
          </w:rPr>
          <w:t xml:space="preserve"> was</w:t>
        </w:r>
      </w:ins>
      <w:r>
        <w:rPr>
          <w:sz w:val="24"/>
        </w:rPr>
        <w:t xml:space="preserve"> registered as </w:t>
      </w:r>
      <w:ins w:id="259" w:author="S J" w:date="2015-03-29T11:11:00Z">
        <w:r>
          <w:rPr>
            <w:sz w:val="24"/>
          </w:rPr>
          <w:t xml:space="preserve">a </w:t>
        </w:r>
      </w:ins>
      <w:r>
        <w:rPr>
          <w:sz w:val="24"/>
        </w:rPr>
        <w:t>utility model by the Industrial Property Office in the Czech Republic [</w:t>
      </w:r>
      <w:r>
        <w:rPr>
          <w:sz w:val="24"/>
        </w:rPr>
        <w:fldChar w:fldCharType="begin"/>
      </w:r>
      <w:r>
        <w:instrText> REF BIB_Kofranek2014a \h </w:instrText>
      </w:r>
      <w:r>
        <w:fldChar w:fldCharType="separate"/>
      </w:r>
      <w:r>
        <w:t>24</w:t>
      </w:r>
      <w:r>
        <w:fldChar w:fldCharType="end"/>
      </w:r>
      <w:r>
        <w:rPr>
          <w:sz w:val="24"/>
        </w:rPr>
        <w:t xml:space="preserve">]. </w:t>
      </w:r>
      <w:ins w:id="260" w:author="S J" w:date="2015-03-29T11:11:00Z">
        <w:r>
          <w:rPr>
            <w:sz w:val="24"/>
          </w:rPr>
          <w:t>The a</w:t>
        </w:r>
      </w:ins>
      <w:del w:id="261" w:author="S J" w:date="2015-03-29T11:11:00Z">
        <w:r>
          <w:rPr>
            <w:sz w:val="24"/>
          </w:rPr>
          <w:delText>A</w:delText>
        </w:r>
      </w:del>
      <w:r>
        <w:rPr>
          <w:sz w:val="24"/>
        </w:rPr>
        <w:t xml:space="preserve">uthor designed and developed </w:t>
      </w:r>
      <w:ins w:id="262" w:author="S J" w:date="2015-03-29T11:11:00Z">
        <w:r>
          <w:rPr>
            <w:sz w:val="24"/>
          </w:rPr>
          <w:t xml:space="preserve">a </w:t>
        </w:r>
      </w:ins>
      <w:r>
        <w:rPr>
          <w:sz w:val="24"/>
        </w:rPr>
        <w:t xml:space="preserve">specific module to control </w:t>
      </w:r>
      <w:ins w:id="263" w:author="S J" w:date="2015-03-29T11:11:00Z">
        <w:r>
          <w:rPr>
            <w:sz w:val="24"/>
          </w:rPr>
          <w:t xml:space="preserve">the </w:t>
        </w:r>
      </w:ins>
      <w:r>
        <w:rPr>
          <w:sz w:val="24"/>
        </w:rPr>
        <w:t xml:space="preserve">multiple instances of </w:t>
      </w:r>
      <w:ins w:id="264" w:author="S J" w:date="2015-03-29T11:11:00Z">
        <w:r>
          <w:rPr>
            <w:sz w:val="24"/>
          </w:rPr>
          <w:t xml:space="preserve">a </w:t>
        </w:r>
      </w:ins>
      <w:r>
        <w:rPr>
          <w:sz w:val="24"/>
        </w:rPr>
        <w:t xml:space="preserve">virtual simulator within </w:t>
      </w:r>
      <w:ins w:id="265" w:author="S J" w:date="2015-03-29T11:11:00Z">
        <w:r>
          <w:rPr>
            <w:sz w:val="24"/>
          </w:rPr>
          <w:t>a v</w:t>
        </w:r>
      </w:ins>
      <w:del w:id="266" w:author="S J" w:date="2015-03-29T11:11:00Z">
        <w:r>
          <w:rPr>
            <w:sz w:val="24"/>
          </w:rPr>
          <w:delText>v</w:delText>
        </w:r>
      </w:del>
      <w:r>
        <w:rPr>
          <w:sz w:val="24"/>
        </w:rPr>
        <w:t xml:space="preserve">irtual classroom via a web server application. Other co-authors designed and implemented models of </w:t>
      </w:r>
      <w:ins w:id="267" w:author="S J" w:date="2015-03-29T11:11:00Z">
        <w:r>
          <w:rPr>
            <w:sz w:val="24"/>
          </w:rPr>
          <w:t xml:space="preserve">the </w:t>
        </w:r>
      </w:ins>
      <w:r>
        <w:rPr>
          <w:sz w:val="24"/>
        </w:rPr>
        <w:t>human physiology</w:t>
      </w:r>
      <w:ins w:id="268" w:author="S J" w:date="2015-03-29T11:12:00Z">
        <w:r>
          <w:rPr>
            <w:sz w:val="24"/>
          </w:rPr>
          <w:t xml:space="preserve"> and</w:t>
        </w:r>
      </w:ins>
      <w:del w:id="269" w:author="S J" w:date="2015-03-29T11:12:00Z">
        <w:r>
          <w:rPr>
            <w:sz w:val="24"/>
          </w:rPr>
          <w:delText>,</w:delText>
        </w:r>
      </w:del>
      <w:r>
        <w:rPr>
          <w:sz w:val="24"/>
        </w:rPr>
        <w:t xml:space="preserve"> clinically relevant educational scenarios</w:t>
      </w:r>
      <w:ins w:id="270" w:author="S J" w:date="2015-03-29T11:12:00Z">
        <w:r>
          <w:rPr>
            <w:sz w:val="24"/>
          </w:rPr>
          <w:t xml:space="preserve">. They also </w:t>
        </w:r>
      </w:ins>
      <w:del w:id="271" w:author="S J" w:date="2015-03-29T11:12:00Z">
        <w:r>
          <w:rPr>
            <w:sz w:val="24"/>
          </w:rPr>
          <w:delText xml:space="preserve"> and </w:delText>
        </w:r>
      </w:del>
      <w:r>
        <w:rPr>
          <w:sz w:val="24"/>
        </w:rPr>
        <w:t xml:space="preserve">implemented </w:t>
      </w:r>
      <w:ins w:id="272" w:author="S J" w:date="2015-03-29T11:12:00Z">
        <w:r>
          <w:rPr>
            <w:sz w:val="24"/>
          </w:rPr>
          <w:t xml:space="preserve">a </w:t>
        </w:r>
      </w:ins>
      <w:r>
        <w:rPr>
          <w:sz w:val="24"/>
        </w:rPr>
        <w:t>3D visualization of selected scenarios using game engine Unity 3D</w:t>
      </w:r>
      <w:r>
        <w:rPr>
          <w:rStyle w:val="FootnoteAnchor"/>
          <w:sz w:val="24"/>
        </w:rPr>
        <w:footnoteReference w:id="2"/>
      </w:r>
      <w:r>
        <w:rPr>
          <w:sz w:val="24"/>
        </w:rPr>
        <w:t xml:space="preserve">. </w:t>
      </w:r>
    </w:p>
    <w:p>
      <w:pPr>
        <w:pStyle w:val="Heading2"/>
        <w:numPr>
          <w:ilvl w:val="1"/>
          <w:numId w:val="1"/>
        </w:numPr>
        <w:spacing w:lineRule="auto" w:line="360" w:before="300" w:after="120"/>
        <w:rPr/>
      </w:pPr>
      <w:r>
        <w:rPr/>
        <w:t>1.3  Thesis Structure</w:t>
      </w:r>
    </w:p>
    <w:p>
      <w:pPr>
        <w:pStyle w:val="Normal"/>
        <w:spacing w:lineRule="auto" w:line="360" w:before="60" w:after="0"/>
        <w:rPr/>
      </w:pPr>
      <w:r>
        <w:rPr/>
        <w:t>This thesis is interdisciplinary</w:t>
      </w:r>
      <w:ins w:id="273" w:author="S J" w:date="2015-03-29T18:09:00Z">
        <w:r>
          <w:rPr/>
          <w:t xml:space="preserve"> and</w:t>
        </w:r>
      </w:ins>
      <w:del w:id="274" w:author="S J" w:date="2015-03-29T18:09:00Z">
        <w:r>
          <w:rPr/>
          <w:delText>,</w:delText>
        </w:r>
      </w:del>
      <w:r>
        <w:rPr/>
        <w:t xml:space="preserve"> therefore</w:t>
      </w:r>
      <w:ins w:id="275" w:author="S J" w:date="2015-03-29T18:09:00Z">
        <w:r>
          <w:rPr/>
          <w:t>,</w:t>
        </w:r>
      </w:ins>
      <w:r>
        <w:rPr/>
        <w:t xml:space="preserve"> the following chapters </w:t>
      </w:r>
      <w:del w:id="276" w:author="S J" w:date="2015-03-29T11:12:00Z">
        <w:r>
          <w:rPr/>
          <w:delText>will cover</w:delText>
        </w:r>
      </w:del>
      <w:ins w:id="277" w:author="S J" w:date="2015-03-29T11:12:00Z">
        <w:r>
          <w:rPr/>
          <w:t>cover</w:t>
        </w:r>
      </w:ins>
      <w:r>
        <w:rPr/>
        <w:t xml:space="preserve"> the topics</w:t>
      </w:r>
      <w:ins w:id="278" w:author="S J" w:date="2015-03-29T11:12:00Z">
        <w:r>
          <w:rPr/>
          <w:t xml:space="preserve"> from a </w:t>
        </w:r>
      </w:ins>
      <w:del w:id="279" w:author="S J" w:date="2015-03-29T11:12:00Z">
        <w:r>
          <w:rPr/>
          <w:delText xml:space="preserve"> not-only from </w:delText>
        </w:r>
      </w:del>
      <w:r>
        <w:rPr/>
        <w:t>technical and computer</w:t>
      </w:r>
      <w:ins w:id="280" w:author="S J" w:date="2015-03-29T18:09:00Z">
        <w:r>
          <w:rPr/>
          <w:t xml:space="preserve"> </w:t>
        </w:r>
      </w:ins>
      <w:del w:id="281" w:author="S J" w:date="2015-03-29T18:09:00Z">
        <w:r>
          <w:rPr/>
          <w:delText>-</w:delText>
        </w:r>
      </w:del>
      <w:r>
        <w:rPr/>
        <w:t>science point of view</w:t>
      </w:r>
      <w:ins w:id="282" w:author="S J" w:date="2015-03-29T11:12:00Z">
        <w:r>
          <w:rPr/>
          <w:t xml:space="preserve">. They also touch on </w:t>
        </w:r>
      </w:ins>
      <w:del w:id="283" w:author="S J" w:date="2015-03-29T11:12:00Z">
        <w:r>
          <w:rPr/>
          <w:delText xml:space="preserve">, but touches </w:delText>
        </w:r>
      </w:del>
      <w:r>
        <w:rPr/>
        <w:t>some topics</w:t>
      </w:r>
      <w:ins w:id="284" w:author="S J" w:date="2015-03-29T11:12:00Z">
        <w:r>
          <w:rPr/>
          <w:t xml:space="preserve"> that are</w:t>
        </w:r>
      </w:ins>
      <w:r>
        <w:rPr/>
        <w:t xml:space="preserve"> related to</w:t>
      </w:r>
      <w:del w:id="285" w:author="S J" w:date="2015-03-29T11:12:00Z">
        <w:r>
          <w:rPr/>
          <w:delText xml:space="preserve"> the</w:delText>
        </w:r>
      </w:del>
      <w:r>
        <w:rPr/>
        <w:t xml:space="preserve"> medical science. </w:t>
      </w:r>
      <w:del w:id="286" w:author="S J" w:date="2015-03-29T11:13:00Z">
        <w:r>
          <w:rPr/>
          <w:delText xml:space="preserve">The </w:delText>
        </w:r>
      </w:del>
      <w:ins w:id="287" w:author="S J" w:date="2015-03-29T11:13:00Z">
        <w:r>
          <w:rPr/>
          <w:t>C</w:t>
        </w:r>
      </w:ins>
      <w:del w:id="288" w:author="S J" w:date="2015-03-29T11:13:00Z">
        <w:r>
          <w:rPr/>
          <w:delText>c</w:delText>
        </w:r>
      </w:del>
      <w:r>
        <w:rPr/>
        <w:t xml:space="preserve">hapter </w:t>
      </w:r>
      <w:r>
        <w:rPr/>
        <w:fldChar w:fldCharType="begin"/>
      </w:r>
      <w:r>
        <w:instrText> REF BMsec_stateoftheart \h </w:instrText>
      </w:r>
      <w:r>
        <w:fldChar w:fldCharType="separate"/>
      </w:r>
      <w:r>
        <w:t>2</w:t>
      </w:r>
      <w:r>
        <w:fldChar w:fldCharType="end"/>
      </w:r>
      <w:r>
        <w:rPr/>
        <w:t xml:space="preserve"> provides an overview of the state</w:t>
      </w:r>
      <w:ins w:id="289" w:author="S J" w:date="2015-03-29T11:13:00Z">
        <w:r>
          <w:rPr/>
          <w:t>-</w:t>
        </w:r>
      </w:ins>
      <w:del w:id="290" w:author="S J" w:date="2015-03-29T11:13:00Z">
        <w:r>
          <w:rPr/>
          <w:delText xml:space="preserve"> </w:delText>
        </w:r>
      </w:del>
      <w:r>
        <w:rPr/>
        <w:t>of</w:t>
      </w:r>
      <w:ins w:id="291" w:author="S J" w:date="2015-03-29T11:13:00Z">
        <w:r>
          <w:rPr/>
          <w:t>-</w:t>
        </w:r>
      </w:ins>
      <w:del w:id="292" w:author="S J" w:date="2015-03-29T11:13:00Z">
        <w:r>
          <w:rPr/>
          <w:delText xml:space="preserve"> </w:delText>
        </w:r>
      </w:del>
      <w:r>
        <w:rPr/>
        <w:t>the</w:t>
      </w:r>
      <w:ins w:id="293" w:author="S J" w:date="2015-03-29T11:13:00Z">
        <w:r>
          <w:rPr/>
          <w:t>-</w:t>
        </w:r>
      </w:ins>
      <w:del w:id="294" w:author="S J" w:date="2015-03-29T11:13:00Z">
        <w:r>
          <w:rPr/>
          <w:delText xml:space="preserve"> </w:delText>
        </w:r>
      </w:del>
      <w:r>
        <w:rPr/>
        <w:t xml:space="preserve">art </w:t>
      </w:r>
      <w:del w:id="295" w:author="S J" w:date="2015-03-29T11:13:00Z">
        <w:r>
          <w:rPr/>
          <w:delText xml:space="preserve">in the </w:delText>
        </w:r>
      </w:del>
      <w:r>
        <w:rPr/>
        <w:t>theory of computation, parallel computation</w:t>
      </w:r>
      <w:ins w:id="296" w:author="S J" w:date="2015-03-29T11:13:00Z">
        <w:r>
          <w:rPr/>
          <w:t xml:space="preserve"> and</w:t>
        </w:r>
      </w:ins>
      <w:del w:id="297" w:author="S J" w:date="2015-03-29T11:13:00Z">
        <w:r>
          <w:rPr/>
          <w:delText>,</w:delText>
        </w:r>
      </w:del>
      <w:r>
        <w:rPr/>
        <w:t xml:space="preserve"> distributed computing</w:t>
      </w:r>
      <w:ins w:id="298" w:author="S J" w:date="2015-03-29T11:13:00Z">
        <w:r>
          <w:rPr/>
          <w:t>,</w:t>
        </w:r>
      </w:ins>
      <w:r>
        <w:rPr/>
        <w:t xml:space="preserve"> especially grid</w:t>
      </w:r>
      <w:ins w:id="299" w:author="S J" w:date="2015-03-29T11:13:00Z">
        <w:r>
          <w:rPr/>
          <w:t xml:space="preserve"> </w:t>
        </w:r>
      </w:ins>
      <w:del w:id="300" w:author="S J" w:date="2015-03-29T11:13:00Z">
        <w:r>
          <w:rPr/>
          <w:delText>-</w:delText>
        </w:r>
      </w:del>
      <w:r>
        <w:rPr/>
        <w:t xml:space="preserve">computing and cloud-computing. </w:t>
      </w:r>
    </w:p>
    <w:p>
      <w:pPr>
        <w:pStyle w:val="Normal"/>
        <w:spacing w:lineRule="auto" w:line="360"/>
        <w:ind w:left="0" w:right="0" w:firstLine="360"/>
        <w:rPr/>
      </w:pPr>
      <w:r>
        <w:rPr/>
        <w:t xml:space="preserve">Introduction to selected areas of biomedical research domains and related particular methods are introduced in chapter </w:t>
      </w:r>
      <w:r>
        <w:rPr/>
        <w:fldChar w:fldCharType="begin"/>
      </w:r>
      <w:r>
        <w:instrText> REF BMsec_imaging \h </w:instrText>
      </w:r>
      <w:r>
        <w:fldChar w:fldCharType="separate"/>
      </w:r>
      <w:r>
        <w:t>3.1</w:t>
      </w:r>
      <w:r>
        <w:fldChar w:fldCharType="end"/>
      </w:r>
      <w:r>
        <w:rPr/>
        <w:t xml:space="preserve"> for sharing medical images, in chapter </w:t>
      </w:r>
      <w:r>
        <w:rPr/>
        <w:fldChar w:fldCharType="begin"/>
      </w:r>
      <w:r>
        <w:instrText> REF BMsec_voice \h </w:instrText>
      </w:r>
      <w:r>
        <w:fldChar w:fldCharType="separate"/>
      </w:r>
      <w:r>
        <w:t>3.2</w:t>
      </w:r>
      <w:r>
        <w:fldChar w:fldCharType="end"/>
      </w:r>
      <w:r>
        <w:rPr/>
        <w:t xml:space="preserve"> for voice science and chapter </w:t>
      </w:r>
      <w:r>
        <w:rPr/>
        <w:fldChar w:fldCharType="begin"/>
      </w:r>
      <w:r>
        <w:instrText> REF BMsec_models \h </w:instrText>
      </w:r>
      <w:r>
        <w:fldChar w:fldCharType="separate"/>
      </w:r>
      <w:r>
        <w:t>3.3</w:t>
      </w:r>
      <w:r>
        <w:fldChar w:fldCharType="end"/>
      </w:r>
      <w:r>
        <w:rPr/>
        <w:t xml:space="preserve"> for computational physiology.</w:t>
      </w:r>
    </w:p>
    <w:p>
      <w:pPr>
        <w:pStyle w:val="Normal"/>
        <w:spacing w:lineRule="auto" w:line="360"/>
        <w:ind w:left="0" w:right="0" w:firstLine="360"/>
        <w:rPr/>
      </w:pPr>
      <w:del w:id="301" w:author="S J" w:date="2015-03-29T11:14:00Z">
        <w:r>
          <w:rPr/>
          <w:delText>The chapter</w:delText>
        </w:r>
      </w:del>
      <w:ins w:id="302" w:author="S J" w:date="2015-03-29T11:14:00Z">
        <w:r>
          <w:rPr/>
          <w:t>Chapter</w:t>
        </w:r>
      </w:ins>
      <w:r>
        <w:rPr/>
        <w:t xml:space="preserve"> </w:t>
      </w:r>
      <w:r>
        <w:rPr/>
        <w:fldChar w:fldCharType="begin"/>
      </w:r>
      <w:r>
        <w:instrText> REF BMsec_results \h </w:instrText>
      </w:r>
      <w:r>
        <w:fldChar w:fldCharType="separate"/>
      </w:r>
      <w:r>
        <w:t>4</w:t>
      </w:r>
      <w:r>
        <w:fldChar w:fldCharType="end"/>
      </w:r>
      <w:r>
        <w:rPr/>
        <w:t xml:space="preserve"> summarizes </w:t>
      </w:r>
      <w:ins w:id="303" w:author="S J" w:date="2015-03-29T11:14:00Z">
        <w:r>
          <w:rPr/>
          <w:t xml:space="preserve">the </w:t>
        </w:r>
      </w:ins>
      <w:r>
        <w:rPr/>
        <w:t xml:space="preserve">general results </w:t>
      </w:r>
      <w:ins w:id="304" w:author="S J" w:date="2015-03-29T11:14:00Z">
        <w:r>
          <w:rPr/>
          <w:t xml:space="preserve">that were </w:t>
        </w:r>
      </w:ins>
      <w:r>
        <w:rPr/>
        <w:t xml:space="preserve">obtained by the research methods in specific areas of biomedical research and applications. </w:t>
      </w:r>
      <w:ins w:id="305" w:author="S J" w:date="2015-03-29T11:14:00Z">
        <w:r>
          <w:rPr/>
          <w:t>C</w:t>
        </w:r>
      </w:ins>
      <w:del w:id="306" w:author="S J" w:date="2015-03-29T11:14:00Z">
        <w:r>
          <w:rPr/>
          <w:delText>The c</w:delText>
        </w:r>
      </w:del>
      <w:r>
        <w:rPr/>
        <w:t xml:space="preserve">hapter </w:t>
      </w:r>
      <w:r>
        <w:rPr/>
        <w:fldChar w:fldCharType="begin"/>
      </w:r>
      <w:r>
        <w:instrText> REF BMsec_conclusion \h </w:instrText>
      </w:r>
      <w:r>
        <w:fldChar w:fldCharType="separate"/>
      </w:r>
      <w:r>
        <w:t>5</w:t>
      </w:r>
      <w:r>
        <w:fldChar w:fldCharType="end"/>
      </w:r>
      <w:r>
        <w:rPr/>
        <w:t xml:space="preserve"> discuss</w:t>
      </w:r>
      <w:ins w:id="307" w:author="S J" w:date="2015-03-29T11:14:00Z">
        <w:r>
          <w:rPr/>
          <w:t>es the</w:t>
        </w:r>
      </w:ins>
      <w:r>
        <w:rPr/>
        <w:t xml:space="preserve"> achievements and answers </w:t>
      </w:r>
      <w:ins w:id="308" w:author="S J" w:date="2015-03-29T11:14:00Z">
        <w:r>
          <w:rPr/>
          <w:t xml:space="preserve">of the </w:t>
        </w:r>
      </w:ins>
      <w:r>
        <w:rPr/>
        <w:t>hypothesis</w:t>
      </w:r>
      <w:ins w:id="309" w:author="S J" w:date="2015-03-29T11:14:00Z">
        <w:r>
          <w:rPr/>
          <w:t>, as well as</w:t>
        </w:r>
      </w:ins>
      <w:del w:id="310" w:author="S J" w:date="2015-03-29T11:14:00Z">
        <w:r>
          <w:rPr/>
          <w:delText xml:space="preserve"> and</w:delText>
        </w:r>
      </w:del>
      <w:r>
        <w:rPr/>
        <w:t xml:space="preserve"> </w:t>
      </w:r>
      <w:ins w:id="311" w:author="S J" w:date="2015-03-29T11:14:00Z">
        <w:r>
          <w:rPr/>
          <w:t xml:space="preserve">the </w:t>
        </w:r>
      </w:ins>
      <w:r>
        <w:rPr/>
        <w:t xml:space="preserve">questions </w:t>
      </w:r>
      <w:ins w:id="312" w:author="S J" w:date="2015-03-29T11:14:00Z">
        <w:r>
          <w:rPr/>
          <w:t xml:space="preserve">that were </w:t>
        </w:r>
      </w:ins>
      <w:r>
        <w:rPr/>
        <w:t>stated at the beginning of the work</w:t>
      </w:r>
      <w:ins w:id="313" w:author="S J" w:date="2015-03-29T11:14:00Z">
        <w:r>
          <w:rPr/>
          <w:t xml:space="preserve">. It also </w:t>
        </w:r>
      </w:ins>
      <w:del w:id="314" w:author="S J" w:date="2015-03-29T11:14:00Z">
        <w:r>
          <w:rPr/>
          <w:delText xml:space="preserve"> and </w:delText>
        </w:r>
      </w:del>
      <w:r>
        <w:rPr/>
        <w:t xml:space="preserve">recommends further </w:t>
      </w:r>
      <w:del w:id="315" w:author="S J" w:date="2015-03-29T11:14:00Z">
        <w:r>
          <w:rPr/>
          <w:delText>direction of the research</w:delText>
        </w:r>
      </w:del>
      <w:ins w:id="316" w:author="S J" w:date="2015-03-29T11:14:00Z">
        <w:r>
          <w:rPr/>
          <w:t xml:space="preserve">areas for research. </w:t>
        </w:r>
      </w:ins>
      <w:del w:id="317" w:author="S J" w:date="2015-03-29T11:14:00Z">
        <w:r>
          <w:rPr/>
          <w:delText xml:space="preserve"> effort.</w:delText>
        </w:r>
      </w:del>
    </w:p>
    <w:p>
      <w:pPr>
        <w:pStyle w:val="Normal"/>
        <w:spacing w:lineRule="auto" w:line="360"/>
        <w:ind w:left="0" w:right="0" w:firstLine="360"/>
        <w:rPr/>
      </w:pPr>
      <w:r>
        <w:rPr/>
        <w:t xml:space="preserve">The appendices contain </w:t>
      </w:r>
      <w:del w:id="318" w:author="S J" w:date="2015-03-29T11:14:00Z">
        <w:r>
          <w:rPr/>
          <w:delText xml:space="preserve">the </w:delText>
        </w:r>
      </w:del>
      <w:r>
        <w:rPr/>
        <w:t>selected papers [</w:t>
      </w:r>
      <w:r>
        <w:rPr/>
        <w:fldChar w:fldCharType="begin"/>
      </w:r>
      <w:r>
        <w:instrText> REF BIB_kulhanek2009 \h </w:instrText>
      </w:r>
      <w:r>
        <w:fldChar w:fldCharType="separate"/>
      </w:r>
      <w:r>
        <w:t>1</w:t>
      </w:r>
      <w:r>
        <w:fldChar w:fldCharType="end"/>
      </w:r>
      <w:r>
        <w:rPr/>
        <w:t xml:space="preserve">, </w:t>
      </w:r>
      <w:r>
        <w:rPr/>
        <w:fldChar w:fldCharType="begin"/>
      </w:r>
      <w:r>
        <w:instrText> REF BIB_kulhanek2010b \h </w:instrText>
      </w:r>
      <w:r>
        <w:fldChar w:fldCharType="separate"/>
      </w:r>
      <w:r>
        <w:t>2</w:t>
      </w:r>
      <w:r>
        <w:fldChar w:fldCharType="end"/>
      </w:r>
      <w:r>
        <w:rPr/>
        <w:t xml:space="preserve">, </w:t>
      </w:r>
      <w:r>
        <w:rPr/>
        <w:fldChar w:fldCharType="begin"/>
      </w:r>
      <w:r>
        <w:instrText> REF BIB_kulhanek2010c \h </w:instrText>
      </w:r>
      <w:r>
        <w:fldChar w:fldCharType="separate"/>
      </w:r>
      <w:r>
        <w:t>3</w:t>
      </w:r>
      <w:r>
        <w:fldChar w:fldCharType="end"/>
      </w:r>
      <w:r>
        <w:rPr/>
        <w:t xml:space="preserve">, </w:t>
      </w:r>
      <w:r>
        <w:rPr/>
        <w:fldChar w:fldCharType="begin"/>
      </w:r>
      <w:r>
        <w:instrText> REF BIB_Kulhanek2014Parameters \h </w:instrText>
      </w:r>
      <w:r>
        <w:fldChar w:fldCharType="separate"/>
      </w:r>
      <w:r>
        <w:t>4</w:t>
      </w:r>
      <w:r>
        <w:fldChar w:fldCharType="end"/>
      </w:r>
      <w:r>
        <w:rPr/>
        <w:t xml:space="preserve">, </w:t>
      </w:r>
      <w:r>
        <w:rPr/>
        <w:fldChar w:fldCharType="begin"/>
      </w:r>
      <w:r>
        <w:instrText> REF BIB_Kulhanek2014Modeling \h </w:instrText>
      </w:r>
      <w:r>
        <w:fldChar w:fldCharType="separate"/>
      </w:r>
      <w:r>
        <w:t>5</w:t>
      </w:r>
      <w:r>
        <w:fldChar w:fldCharType="end"/>
      </w:r>
      <w:r>
        <w:rPr/>
        <w:t xml:space="preserve">, </w:t>
      </w:r>
      <w:r>
        <w:rPr/>
        <w:fldChar w:fldCharType="begin"/>
      </w:r>
      <w:r>
        <w:instrText> REF BIB_Kulhanek2014mefanet \h </w:instrText>
      </w:r>
      <w:r>
        <w:fldChar w:fldCharType="separate"/>
      </w:r>
      <w:r>
        <w:t>6</w:t>
      </w:r>
      <w:r>
        <w:fldChar w:fldCharType="end"/>
      </w:r>
      <w:r>
        <w:rPr/>
        <w:t xml:space="preserve">, </w:t>
      </w:r>
      <w:r>
        <w:rPr/>
        <w:fldChar w:fldCharType="begin"/>
      </w:r>
      <w:r>
        <w:instrText> REF BIB_Matejak2014sj \h </w:instrText>
      </w:r>
      <w:r>
        <w:fldChar w:fldCharType="separate"/>
      </w:r>
      <w:r>
        <w:t>7</w:t>
      </w:r>
      <w:r>
        <w:fldChar w:fldCharType="end"/>
      </w:r>
      <w:r>
        <w:rPr/>
        <w:t>]</w:t>
      </w:r>
      <w:ins w:id="319" w:author="S J" w:date="2015-03-29T11:14:00Z">
        <w:r>
          <w:rPr/>
          <w:t xml:space="preserve"> that </w:t>
        </w:r>
      </w:ins>
      <w:del w:id="320" w:author="S J" w:date="2015-03-29T11:15:00Z">
        <w:r>
          <w:rPr/>
          <w:delText xml:space="preserve"> which </w:delText>
        </w:r>
      </w:del>
      <w:r>
        <w:rPr/>
        <w:t>are most relevant to the topic of this thesis</w:t>
      </w:r>
      <w:ins w:id="321" w:author="S J" w:date="2015-03-29T11:15:00Z">
        <w:r>
          <w:rPr/>
          <w:t>. These w</w:t>
        </w:r>
      </w:ins>
      <w:del w:id="322" w:author="S J" w:date="2015-03-29T11:15:00Z">
        <w:r>
          <w:rPr/>
          <w:delText xml:space="preserve"> and which w</w:delText>
        </w:r>
      </w:del>
      <w:r>
        <w:rPr/>
        <w:t>ere published in international peer-reviewed journals or in peer-reviewed conference proceedings:</w:t>
      </w:r>
    </w:p>
    <w:p>
      <w:pPr>
        <w:pStyle w:val="Normal"/>
        <w:spacing w:lineRule="auto" w:line="360"/>
        <w:ind w:left="0" w:right="0" w:firstLine="360"/>
        <w:rPr/>
      </w:pPr>
      <w:r>
        <w:rPr>
          <w:b/>
        </w:rPr>
        <w:t>Appendix </w:t>
      </w:r>
      <w:r>
        <w:rPr>
          <w:b/>
        </w:rPr>
        <w:fldChar w:fldCharType="begin"/>
      </w:r>
      <w:r>
        <w:instrText> REF BMapp_processing \h </w:instrText>
      </w:r>
      <w:r>
        <w:fldChar w:fldCharType="separate"/>
      </w:r>
      <w:r>
        <w:t>6</w:t>
      </w:r>
      <w:r>
        <w:fldChar w:fldCharType="end"/>
      </w:r>
      <w:r>
        <w:rPr/>
        <w:t xml:space="preserve"> is the paper [</w:t>
      </w:r>
      <w:r>
        <w:rPr/>
        <w:fldChar w:fldCharType="begin"/>
      </w:r>
      <w:r>
        <w:instrText> REF BIB_kulhanek2009 \h </w:instrText>
      </w:r>
      <w:r>
        <w:fldChar w:fldCharType="separate"/>
      </w:r>
      <w:r>
        <w:t>1</w:t>
      </w:r>
      <w:r>
        <w:fldChar w:fldCharType="end"/>
      </w:r>
      <w:r>
        <w:rPr/>
        <w:t xml:space="preserve">] </w:t>
      </w:r>
      <w:r>
        <w:rPr>
          <w:i/>
        </w:rPr>
        <w:t>Processing of Medical Images in Virtual Distributed Environment</w:t>
      </w:r>
      <w:ins w:id="323" w:author="S J" w:date="2015-03-29T11:15:00Z">
        <w:r>
          <w:rPr>
            <w:i/>
          </w:rPr>
          <w:t>,</w:t>
        </w:r>
      </w:ins>
      <w:r>
        <w:rPr/>
        <w:t xml:space="preserve"> published by ACM as part of the proceedings of the 2009 Euro American Conference on Telematics and Information Systems: New Opportunities to increase Digital Citizenship.</w:t>
      </w:r>
    </w:p>
    <w:p>
      <w:pPr>
        <w:pStyle w:val="Normal"/>
        <w:spacing w:lineRule="auto" w:line="360"/>
        <w:ind w:left="0" w:right="0" w:firstLine="360"/>
        <w:rPr/>
      </w:pPr>
      <w:r>
        <w:rPr>
          <w:b/>
        </w:rPr>
        <w:t>Appendix</w:t>
      </w:r>
      <w:commentRangeStart w:id="1"/>
      <w:r>
        <w:rPr>
          <w:b/>
        </w:rPr>
        <w:t> </w:t>
      </w:r>
      <w:r>
        <w:rPr>
          <w:b/>
        </w:rPr>
        <w:fldChar w:fldCharType="begin"/>
      </w:r>
      <w:r>
        <w:instrText> REF BMapp_remote \h </w:instrText>
      </w:r>
      <w:r>
        <w:fldChar w:fldCharType="separate"/>
      </w:r>
      <w:r/>
      <w:r>
        <w:fldChar w:fldCharType="end"/>
      </w:r>
      <w:r>
        <w:rPr/>
        <w:t xml:space="preserve"> </w:t>
      </w:r>
      <w:commentRangeEnd w:id="1"/>
      <w:r>
        <w:rPr/>
      </w:r>
      <w:r>
        <w:rPr/>
        <w:commentReference w:id="1"/>
      </w:r>
      <w:r>
        <w:rPr/>
        <w:t>is the paper [</w:t>
      </w:r>
      <w:r>
        <w:rPr/>
        <w:fldChar w:fldCharType="begin"/>
      </w:r>
      <w:r>
        <w:instrText> REF BIB_kulhanek2010b \h </w:instrText>
      </w:r>
      <w:r>
        <w:fldChar w:fldCharType="separate"/>
      </w:r>
      <w:r>
        <w:t>2</w:t>
      </w:r>
      <w:r>
        <w:fldChar w:fldCharType="end"/>
      </w:r>
      <w:r>
        <w:rPr/>
        <w:t xml:space="preserve">] </w:t>
      </w:r>
      <w:r>
        <w:rPr>
          <w:i/>
        </w:rPr>
        <w:t>Remote Analysis of Human Voice – Lossless Sound Recording Redirection</w:t>
      </w:r>
      <w:r>
        <w:rPr/>
        <w:t xml:space="preserve"> published in Analysis of Biomedical Signals and Images. Proceedings of 20th International EURASIP Conference (BIOSIGNAL).</w:t>
      </w:r>
    </w:p>
    <w:p>
      <w:pPr>
        <w:pStyle w:val="Normal"/>
        <w:spacing w:lineRule="auto" w:line="360"/>
        <w:ind w:left="0" w:right="0" w:firstLine="360"/>
        <w:rPr/>
      </w:pPr>
      <w:r>
        <w:rPr>
          <w:b/>
        </w:rPr>
        <w:t>Appendix </w:t>
      </w:r>
      <w:r>
        <w:rPr>
          <w:b/>
        </w:rPr>
        <w:fldChar w:fldCharType="begin"/>
      </w:r>
      <w:r>
        <w:instrText> REF BMapp_infrastructure \h </w:instrText>
      </w:r>
      <w:r>
        <w:fldChar w:fldCharType="separate"/>
      </w:r>
      <w:r/>
      <w:r>
        <w:fldChar w:fldCharType="end"/>
      </w:r>
      <w:r>
        <w:rPr/>
        <w:t xml:space="preserve"> is the paper [</w:t>
      </w:r>
      <w:r>
        <w:rPr/>
        <w:fldChar w:fldCharType="begin"/>
      </w:r>
      <w:r>
        <w:instrText> REF BIB_kulhanek2010c \h </w:instrText>
      </w:r>
      <w:r>
        <w:fldChar w:fldCharType="separate"/>
      </w:r>
      <w:r>
        <w:t>3</w:t>
      </w:r>
      <w:r>
        <w:fldChar w:fldCharType="end"/>
      </w:r>
      <w:r>
        <w:rPr/>
        <w:t xml:space="preserve">] </w:t>
      </w:r>
      <w:r>
        <w:rPr>
          <w:i/>
        </w:rPr>
        <w:t xml:space="preserve">Infrastructure for Data Storage </w:t>
      </w:r>
      <w:ins w:id="324" w:author="S J" w:date="2015-03-29T11:16:00Z">
        <w:r>
          <w:rPr>
            <w:i/>
          </w:rPr>
          <w:t>a</w:t>
        </w:r>
      </w:ins>
      <w:del w:id="325" w:author="S J" w:date="2015-03-29T11:16:00Z">
        <w:r>
          <w:rPr>
            <w:i/>
          </w:rPr>
          <w:delText>A</w:delText>
        </w:r>
      </w:del>
      <w:r>
        <w:rPr>
          <w:i/>
        </w:rPr>
        <w:t>nd Computation</w:t>
      </w:r>
      <w:ins w:id="326" w:author="S J" w:date="2015-03-29T11:16:00Z">
        <w:r>
          <w:rPr>
            <w:i/>
          </w:rPr>
          <w:t xml:space="preserve"> </w:t>
        </w:r>
      </w:ins>
      <w:del w:id="327" w:author="S J" w:date="2015-03-29T11:16:00Z">
        <w:r>
          <w:rPr>
            <w:i/>
          </w:rPr>
          <w:delText xml:space="preserve"> I</w:delText>
        </w:r>
      </w:del>
      <w:ins w:id="328" w:author="S J" w:date="2015-03-29T11:16:00Z">
        <w:r>
          <w:rPr>
            <w:i/>
          </w:rPr>
          <w:t>i</w:t>
        </w:r>
      </w:ins>
      <w:r>
        <w:rPr>
          <w:i/>
        </w:rPr>
        <w:t>n Biomedical Research</w:t>
      </w:r>
      <w:ins w:id="329" w:author="S J" w:date="2015-03-29T11:15:00Z">
        <w:r>
          <w:rPr>
            <w:i/>
          </w:rPr>
          <w:t>,</w:t>
        </w:r>
      </w:ins>
      <w:r>
        <w:rPr/>
        <w:t xml:space="preserve"> published by Euromise s.r.o. in the European Journal of Biomedical Informatics.</w:t>
      </w:r>
    </w:p>
    <w:p>
      <w:pPr>
        <w:pStyle w:val="Normal"/>
        <w:spacing w:lineRule="auto" w:line="360"/>
        <w:ind w:left="0" w:right="0" w:firstLine="360"/>
        <w:rPr/>
      </w:pPr>
      <w:r>
        <w:rPr>
          <w:b/>
        </w:rPr>
        <w:t>Appendix </w:t>
      </w:r>
      <w:r>
        <w:rPr>
          <w:b/>
        </w:rPr>
        <w:fldChar w:fldCharType="begin"/>
      </w:r>
      <w:r>
        <w:instrText> REF BMapp_parameter \h </w:instrText>
      </w:r>
      <w:r>
        <w:fldChar w:fldCharType="separate"/>
      </w:r>
      <w:r/>
      <w:r>
        <w:fldChar w:fldCharType="end"/>
      </w:r>
      <w:r>
        <w:rPr/>
        <w:t xml:space="preserve"> is the paper [</w:t>
      </w:r>
      <w:r>
        <w:rPr/>
        <w:fldChar w:fldCharType="begin"/>
      </w:r>
      <w:r>
        <w:instrText> REF BIB_Kulhanek2014Parameters \h </w:instrText>
      </w:r>
      <w:r>
        <w:fldChar w:fldCharType="separate"/>
      </w:r>
      <w:r>
        <w:t>4</w:t>
      </w:r>
      <w:r>
        <w:fldChar w:fldCharType="end"/>
      </w:r>
      <w:r>
        <w:rPr/>
        <w:t xml:space="preserve">] </w:t>
      </w:r>
      <w:r>
        <w:rPr>
          <w:i/>
        </w:rPr>
        <w:t xml:space="preserve">Parameter Estimation </w:t>
      </w:r>
      <w:del w:id="330" w:author="S J" w:date="2015-03-29T11:16:00Z">
        <w:r>
          <w:rPr>
            <w:i/>
          </w:rPr>
          <w:delText xml:space="preserve">Of </w:delText>
        </w:r>
      </w:del>
      <w:ins w:id="331" w:author="S J" w:date="2015-03-29T11:16:00Z">
        <w:r>
          <w:rPr>
            <w:i/>
          </w:rPr>
          <w:t xml:space="preserve">of </w:t>
        </w:r>
      </w:ins>
      <w:r>
        <w:rPr>
          <w:i/>
        </w:rPr>
        <w:t xml:space="preserve">Complex Mathematical Models </w:t>
      </w:r>
      <w:del w:id="332" w:author="S J" w:date="2015-03-29T11:16:00Z">
        <w:r>
          <w:rPr>
            <w:i/>
          </w:rPr>
          <w:delText xml:space="preserve">Of </w:delText>
        </w:r>
      </w:del>
      <w:ins w:id="333" w:author="S J" w:date="2015-03-29T11:16:00Z">
        <w:r>
          <w:rPr>
            <w:i/>
          </w:rPr>
          <w:t xml:space="preserve">of </w:t>
        </w:r>
      </w:ins>
      <w:r>
        <w:rPr>
          <w:i/>
        </w:rPr>
        <w:t xml:space="preserve">Human Physiology Using Remote Simulation Distributed </w:t>
      </w:r>
      <w:del w:id="334" w:author="S J" w:date="2015-03-29T11:16:00Z">
        <w:r>
          <w:rPr>
            <w:i/>
          </w:rPr>
          <w:delText xml:space="preserve">In </w:delText>
        </w:r>
      </w:del>
      <w:ins w:id="335" w:author="S J" w:date="2015-03-29T11:16:00Z">
        <w:r>
          <w:rPr>
            <w:i/>
          </w:rPr>
          <w:t xml:space="preserve">in </w:t>
        </w:r>
      </w:ins>
      <w:r>
        <w:rPr>
          <w:i/>
        </w:rPr>
        <w:t>Scientific Cloud</w:t>
      </w:r>
      <w:ins w:id="336" w:author="S J" w:date="2015-03-29T11:15:00Z">
        <w:r>
          <w:rPr>
            <w:i/>
          </w:rPr>
          <w:t>,</w:t>
        </w:r>
      </w:ins>
      <w:r>
        <w:rPr/>
        <w:t xml:space="preserve"> published in the IEEE Xplore Digital Library as part of the proceedings of the 2014 IEEE-EMBS International Conference on Biomedical an</w:t>
      </w:r>
      <w:bookmarkStart w:id="1" w:name="_GoBack"/>
      <w:bookmarkEnd w:id="1"/>
      <w:r>
        <w:rPr/>
        <w:t>d Health Informatics.</w:t>
      </w:r>
    </w:p>
    <w:p>
      <w:pPr>
        <w:pStyle w:val="Normal"/>
        <w:spacing w:lineRule="auto" w:line="360"/>
        <w:ind w:left="0" w:right="0" w:firstLine="360"/>
        <w:rPr/>
      </w:pPr>
      <w:r>
        <w:rPr>
          <w:b/>
        </w:rPr>
        <w:t>Appendix </w:t>
      </w:r>
      <w:r>
        <w:rPr>
          <w:b/>
        </w:rPr>
        <w:fldChar w:fldCharType="begin"/>
      </w:r>
      <w:r>
        <w:instrText> REF BMapp_modeling \h </w:instrText>
      </w:r>
      <w:r>
        <w:fldChar w:fldCharType="separate"/>
      </w:r>
      <w:r/>
      <w:r>
        <w:fldChar w:fldCharType="end"/>
      </w:r>
      <w:r>
        <w:rPr/>
        <w:t xml:space="preserve"> is the paper [</w:t>
      </w:r>
      <w:r>
        <w:rPr/>
        <w:fldChar w:fldCharType="begin"/>
      </w:r>
      <w:r>
        <w:instrText> REF BIB_Kulhanek2014Modeling \h </w:instrText>
      </w:r>
      <w:r>
        <w:fldChar w:fldCharType="separate"/>
      </w:r>
      <w:r>
        <w:t>5</w:t>
      </w:r>
      <w:r>
        <w:fldChar w:fldCharType="end"/>
      </w:r>
      <w:r>
        <w:rPr/>
        <w:t xml:space="preserve">] </w:t>
      </w:r>
      <w:r>
        <w:rPr>
          <w:i/>
        </w:rPr>
        <w:t>Modeling of Short-</w:t>
      </w:r>
      <w:ins w:id="337" w:author="S J" w:date="2015-03-29T11:16:00Z">
        <w:r>
          <w:rPr>
            <w:i/>
          </w:rPr>
          <w:t>t</w:t>
        </w:r>
      </w:ins>
      <w:del w:id="338" w:author="S J" w:date="2015-03-29T11:16:00Z">
        <w:r>
          <w:rPr>
            <w:i/>
          </w:rPr>
          <w:delText>T</w:delText>
        </w:r>
      </w:del>
      <w:r>
        <w:rPr>
          <w:i/>
        </w:rPr>
        <w:t xml:space="preserve">erm Mechanism </w:t>
      </w:r>
      <w:del w:id="339" w:author="S J" w:date="2015-03-29T11:16:00Z">
        <w:r>
          <w:rPr>
            <w:i/>
          </w:rPr>
          <w:delText xml:space="preserve">Of </w:delText>
        </w:r>
      </w:del>
      <w:ins w:id="340" w:author="S J" w:date="2015-03-29T11:16:00Z">
        <w:r>
          <w:rPr>
            <w:i/>
          </w:rPr>
          <w:t xml:space="preserve">of </w:t>
        </w:r>
      </w:ins>
      <w:r>
        <w:rPr>
          <w:i/>
        </w:rPr>
        <w:t xml:space="preserve">Arterial Pressure Control </w:t>
      </w:r>
      <w:ins w:id="341" w:author="S J" w:date="2015-03-29T11:16:00Z">
        <w:r>
          <w:rPr>
            <w:i/>
          </w:rPr>
          <w:t>i</w:t>
        </w:r>
      </w:ins>
      <w:del w:id="342" w:author="S J" w:date="2015-03-29T11:16:00Z">
        <w:r>
          <w:rPr>
            <w:i/>
          </w:rPr>
          <w:delText>I</w:delText>
        </w:r>
      </w:del>
      <w:r>
        <w:rPr>
          <w:i/>
        </w:rPr>
        <w:t xml:space="preserve">n </w:t>
      </w:r>
      <w:ins w:id="343" w:author="S J" w:date="2015-03-29T11:16:00Z">
        <w:r>
          <w:rPr>
            <w:i/>
          </w:rPr>
          <w:t>t</w:t>
        </w:r>
      </w:ins>
      <w:del w:id="344" w:author="S J" w:date="2015-03-29T11:16:00Z">
        <w:r>
          <w:rPr>
            <w:i/>
          </w:rPr>
          <w:delText>T</w:delText>
        </w:r>
      </w:del>
      <w:r>
        <w:rPr>
          <w:i/>
        </w:rPr>
        <w:t>he Cardiovascular System: Object-</w:t>
      </w:r>
      <w:del w:id="345" w:author="Owner" w:date="2015-03-29T20:41:00Z">
        <w:r>
          <w:rPr>
            <w:i/>
          </w:rPr>
          <w:delText>O</w:delText>
        </w:r>
      </w:del>
      <w:ins w:id="346" w:author="Owner" w:date="2015-03-29T20:41:00Z">
        <w:r>
          <w:rPr>
            <w:i/>
          </w:rPr>
          <w:t>o</w:t>
        </w:r>
      </w:ins>
      <w:r>
        <w:rPr>
          <w:i/>
        </w:rPr>
        <w:t xml:space="preserve">riented </w:t>
      </w:r>
      <w:ins w:id="347" w:author="S J" w:date="2015-03-29T11:16:00Z">
        <w:r>
          <w:rPr>
            <w:i/>
          </w:rPr>
          <w:t>a</w:t>
        </w:r>
      </w:ins>
      <w:del w:id="348" w:author="S J" w:date="2015-03-29T11:16:00Z">
        <w:r>
          <w:rPr>
            <w:i/>
          </w:rPr>
          <w:delText>A</w:delText>
        </w:r>
      </w:del>
      <w:r>
        <w:rPr>
          <w:i/>
        </w:rPr>
        <w:t>nd Acausal Approach</w:t>
      </w:r>
      <w:ins w:id="349" w:author="S J" w:date="2015-03-29T11:16:00Z">
        <w:r>
          <w:rPr>
            <w:i/>
          </w:rPr>
          <w:t>,</w:t>
        </w:r>
      </w:ins>
      <w:r>
        <w:rPr/>
        <w:t xml:space="preserve"> published by ELSEVIER in Computers in Biology and Medicine 2014, </w:t>
      </w:r>
      <w:r>
        <w:rPr>
          <w:b/>
        </w:rPr>
        <w:t>IF(2013): 1.475</w:t>
      </w:r>
      <w:r>
        <w:rPr/>
        <w:t>.</w:t>
      </w:r>
    </w:p>
    <w:p>
      <w:pPr>
        <w:pStyle w:val="Normal"/>
        <w:spacing w:lineRule="auto" w:line="360"/>
        <w:ind w:left="0" w:right="0" w:firstLine="360"/>
        <w:rPr/>
      </w:pPr>
      <w:r>
        <w:rPr>
          <w:b/>
        </w:rPr>
        <w:t>Appendix </w:t>
      </w:r>
      <w:r>
        <w:rPr>
          <w:b/>
        </w:rPr>
        <w:fldChar w:fldCharType="begin"/>
      </w:r>
      <w:r>
        <w:instrText> REF BMapp_simplemodelsd \h </w:instrText>
      </w:r>
      <w:r>
        <w:fldChar w:fldCharType="separate"/>
      </w:r>
      <w:r/>
      <w:r>
        <w:fldChar w:fldCharType="end"/>
      </w:r>
      <w:r>
        <w:rPr/>
        <w:t xml:space="preserve"> is the paper [</w:t>
      </w:r>
      <w:r>
        <w:rPr/>
        <w:fldChar w:fldCharType="begin"/>
      </w:r>
      <w:r>
        <w:instrText> REF BIB_Kulhanek2014mefanet \h </w:instrText>
      </w:r>
      <w:r>
        <w:fldChar w:fldCharType="separate"/>
      </w:r>
      <w:r>
        <w:t>6</w:t>
      </w:r>
      <w:r>
        <w:fldChar w:fldCharType="end"/>
      </w:r>
      <w:r>
        <w:rPr/>
        <w:t xml:space="preserve">] </w:t>
      </w:r>
      <w:r>
        <w:rPr>
          <w:i/>
        </w:rPr>
        <w:t xml:space="preserve">Simple Models </w:t>
      </w:r>
      <w:del w:id="350" w:author="S J" w:date="2015-03-29T11:16:00Z">
        <w:r>
          <w:rPr>
            <w:i/>
          </w:rPr>
          <w:delText xml:space="preserve">Of </w:delText>
        </w:r>
      </w:del>
      <w:ins w:id="351" w:author="S J" w:date="2015-03-29T11:16:00Z">
        <w:r>
          <w:rPr>
            <w:i/>
          </w:rPr>
          <w:t xml:space="preserve">of </w:t>
        </w:r>
      </w:ins>
      <w:del w:id="352" w:author="S J" w:date="2015-03-29T11:16:00Z">
        <w:r>
          <w:rPr>
            <w:i/>
          </w:rPr>
          <w:delText xml:space="preserve">The </w:delText>
        </w:r>
      </w:del>
      <w:ins w:id="353" w:author="S J" w:date="2015-03-29T11:16:00Z">
        <w:r>
          <w:rPr>
            <w:i/>
          </w:rPr>
          <w:t xml:space="preserve">the </w:t>
        </w:r>
      </w:ins>
      <w:r>
        <w:rPr>
          <w:i/>
        </w:rPr>
        <w:t xml:space="preserve">Cardiovascular System </w:t>
      </w:r>
      <w:del w:id="354" w:author="S J" w:date="2015-03-29T11:16:00Z">
        <w:r>
          <w:rPr>
            <w:i/>
          </w:rPr>
          <w:delText xml:space="preserve">For </w:delText>
        </w:r>
      </w:del>
      <w:ins w:id="355" w:author="S J" w:date="2015-03-29T11:16:00Z">
        <w:r>
          <w:rPr>
            <w:i/>
          </w:rPr>
          <w:t xml:space="preserve">for </w:t>
        </w:r>
      </w:ins>
      <w:r>
        <w:rPr>
          <w:i/>
        </w:rPr>
        <w:t xml:space="preserve">Educational </w:t>
      </w:r>
      <w:del w:id="356" w:author="S J" w:date="2015-03-29T11:16:00Z">
        <w:r>
          <w:rPr>
            <w:i/>
          </w:rPr>
          <w:delText xml:space="preserve">And </w:delText>
        </w:r>
      </w:del>
      <w:ins w:id="357" w:author="S J" w:date="2015-03-29T11:16:00Z">
        <w:r>
          <w:rPr>
            <w:i/>
          </w:rPr>
          <w:t xml:space="preserve">and </w:t>
        </w:r>
      </w:ins>
      <w:r>
        <w:rPr>
          <w:i/>
        </w:rPr>
        <w:t>Research Purposes</w:t>
      </w:r>
      <w:ins w:id="358" w:author="S J" w:date="2015-03-29T11:16:00Z">
        <w:r>
          <w:rPr>
            <w:i/>
          </w:rPr>
          <w:t>,</w:t>
        </w:r>
      </w:ins>
      <w:r>
        <w:rPr/>
        <w:t xml:space="preserve"> published in Mefanet Journal 2014.</w:t>
      </w:r>
    </w:p>
    <w:p>
      <w:pPr>
        <w:pStyle w:val="Normal"/>
        <w:spacing w:lineRule="auto" w:line="360"/>
        <w:ind w:left="0" w:right="0" w:firstLine="360"/>
        <w:rPr/>
      </w:pPr>
      <w:r>
        <w:rPr>
          <w:b/>
        </w:rPr>
        <w:t>Appendix </w:t>
      </w:r>
      <w:r>
        <w:rPr>
          <w:b/>
        </w:rPr>
        <w:fldChar w:fldCharType="begin"/>
      </w:r>
      <w:r>
        <w:instrText> REF BMapp_adair \h </w:instrText>
      </w:r>
      <w:r>
        <w:fldChar w:fldCharType="separate"/>
      </w:r>
      <w:r/>
      <w:r>
        <w:fldChar w:fldCharType="end"/>
      </w:r>
      <w:r>
        <w:rPr/>
        <w:t xml:space="preserve"> is the paper [</w:t>
      </w:r>
      <w:r>
        <w:rPr/>
        <w:fldChar w:fldCharType="begin"/>
      </w:r>
      <w:r>
        <w:instrText> REF BIB_Matejak2014sj \h </w:instrText>
      </w:r>
      <w:r>
        <w:fldChar w:fldCharType="separate"/>
      </w:r>
      <w:r>
        <w:t>7</w:t>
      </w:r>
      <w:r>
        <w:fldChar w:fldCharType="end"/>
      </w:r>
      <w:r>
        <w:rPr/>
        <w:t xml:space="preserve">] </w:t>
      </w:r>
      <w:r>
        <w:rPr>
          <w:i/>
        </w:rPr>
        <w:t>Adair-</w:t>
      </w:r>
      <w:ins w:id="359" w:author="S J" w:date="2015-03-29T11:16:00Z">
        <w:r>
          <w:rPr>
            <w:i/>
          </w:rPr>
          <w:t>b</w:t>
        </w:r>
      </w:ins>
      <w:del w:id="360" w:author="S J" w:date="2015-03-29T11:16:00Z">
        <w:r>
          <w:rPr>
            <w:i/>
          </w:rPr>
          <w:delText>B</w:delText>
        </w:r>
      </w:del>
      <w:r>
        <w:rPr>
          <w:i/>
        </w:rPr>
        <w:t>ased Hemoglobin Equilibrium with Oxygen, Carbon Dioxide and Hydrogen Ion Activity</w:t>
      </w:r>
      <w:ins w:id="361" w:author="S J" w:date="2015-03-29T11:17:00Z">
        <w:r>
          <w:rPr>
            <w:i/>
          </w:rPr>
          <w:t>,</w:t>
        </w:r>
      </w:ins>
      <w:r>
        <w:rPr/>
        <w:t xml:space="preserve"> published in Scandinavian Journal of Clinical and Laboratory Investigation 2014, </w:t>
      </w:r>
      <w:r>
        <w:rPr>
          <w:b/>
        </w:rPr>
        <w:t>IF(2013): 2.009</w:t>
      </w:r>
      <w:r>
        <w:rPr/>
        <w:t>.</w:t>
      </w:r>
    </w:p>
    <w:p>
      <w:pPr>
        <w:pStyle w:val="Normal"/>
        <w:spacing w:lineRule="auto" w:line="360"/>
        <w:ind w:left="0" w:right="0" w:firstLine="360"/>
        <w:rPr/>
      </w:pPr>
      <w:r>
        <w:rPr/>
      </w:r>
    </w:p>
    <w:p>
      <w:pPr>
        <w:pStyle w:val="Normal"/>
        <w:keepNext/>
        <w:pageBreakBefore/>
        <w:spacing w:lineRule="auto" w:line="360" w:before="240" w:after="120"/>
        <w:jc w:val="left"/>
        <w:rPr>
          <w:b/>
          <w:sz w:val="40"/>
        </w:rPr>
      </w:pPr>
      <w:r>
        <w:rPr>
          <w:b/>
          <w:sz w:val="40"/>
        </w:rPr>
        <w:t xml:space="preserve">Chapter </w:t>
      </w:r>
      <w:bookmarkStart w:id="2" w:name="BMsec_stateoftheart"/>
      <w:bookmarkEnd w:id="2"/>
      <w:r>
        <w:rPr>
          <w:b/>
          <w:sz w:val="40"/>
        </w:rPr>
        <w:t>2</w:t>
      </w:r>
    </w:p>
    <w:p>
      <w:pPr>
        <w:pStyle w:val="Heading1"/>
        <w:numPr>
          <w:ilvl w:val="0"/>
          <w:numId w:val="1"/>
        </w:numPr>
        <w:spacing w:lineRule="auto" w:line="360"/>
        <w:rPr/>
      </w:pPr>
      <w:r>
        <w:rPr/>
        <w:t>State</w:t>
      </w:r>
      <w:ins w:id="362" w:author="S J" w:date="2015-03-29T11:17:00Z">
        <w:r>
          <w:rPr/>
          <w:t>-</w:t>
        </w:r>
      </w:ins>
      <w:del w:id="363" w:author="S J" w:date="2015-03-29T11:17:00Z">
        <w:r>
          <w:rPr/>
          <w:delText xml:space="preserve"> </w:delText>
        </w:r>
      </w:del>
      <w:r>
        <w:rPr/>
        <w:t>of</w:t>
      </w:r>
      <w:ins w:id="364" w:author="S J" w:date="2015-03-29T11:17:00Z">
        <w:r>
          <w:rPr/>
          <w:t>-</w:t>
        </w:r>
      </w:ins>
      <w:del w:id="365" w:author="S J" w:date="2015-03-29T11:17:00Z">
        <w:r>
          <w:rPr/>
          <w:delText xml:space="preserve"> </w:delText>
        </w:r>
      </w:del>
      <w:r>
        <w:rPr/>
        <w:t>the</w:t>
      </w:r>
      <w:ins w:id="366" w:author="S J" w:date="2015-03-29T11:17:00Z">
        <w:r>
          <w:rPr/>
          <w:t>-</w:t>
        </w:r>
      </w:ins>
      <w:del w:id="367" w:author="S J" w:date="2015-03-29T11:17:00Z">
        <w:r>
          <w:rPr/>
          <w:delText xml:space="preserve"> </w:delText>
        </w:r>
      </w:del>
      <w:r>
        <w:rPr/>
        <w:t>art</w:t>
      </w:r>
    </w:p>
    <w:p>
      <w:pPr>
        <w:pStyle w:val="Normal"/>
        <w:spacing w:lineRule="auto" w:line="360" w:before="240" w:after="0"/>
        <w:rPr/>
      </w:pPr>
      <w:del w:id="368" w:author="S J" w:date="2015-03-29T11:17:00Z">
        <w:r>
          <w:rPr/>
          <w:delText xml:space="preserve">Processing </w:delText>
        </w:r>
      </w:del>
      <w:ins w:id="369" w:author="S J" w:date="2015-03-29T11:17:00Z">
        <w:r>
          <w:rPr/>
          <w:t xml:space="preserve">The processing </w:t>
        </w:r>
      </w:ins>
      <w:r>
        <w:rPr/>
        <w:t>of medical information deals with methods that connect</w:t>
      </w:r>
      <w:del w:id="370" w:author="S J" w:date="2015-03-29T11:17:00Z">
        <w:r>
          <w:rPr/>
          <w:delText>s</w:delText>
        </w:r>
      </w:del>
      <w:r>
        <w:rPr/>
        <w:t xml:space="preserve"> different scientific domains, computer science, biomedical engineering and medicine</w:t>
      </w:r>
      <w:ins w:id="371" w:author="S J" w:date="2015-03-29T11:17:00Z">
        <w:r>
          <w:rPr/>
          <w:t>,</w:t>
        </w:r>
      </w:ins>
      <w:r>
        <w:rPr/>
        <w:t xml:space="preserve"> together with a common goal. </w:t>
      </w:r>
    </w:p>
    <w:p>
      <w:pPr>
        <w:pStyle w:val="Normal"/>
        <w:spacing w:lineRule="auto" w:line="360"/>
        <w:ind w:left="0" w:right="0" w:firstLine="360"/>
        <w:rPr/>
      </w:pPr>
      <w:r>
        <w:rPr/>
        <w:t xml:space="preserve">From </w:t>
      </w:r>
      <w:ins w:id="372" w:author="S J" w:date="2015-03-29T11:17:00Z">
        <w:r>
          <w:rPr/>
          <w:t xml:space="preserve">a </w:t>
        </w:r>
      </w:ins>
      <w:r>
        <w:rPr/>
        <w:t xml:space="preserve">computer science (informatics) point of view, it is assumed that </w:t>
      </w:r>
      <w:ins w:id="373" w:author="S J" w:date="2015-03-29T11:17:00Z">
        <w:r>
          <w:rPr/>
          <w:t>the</w:t>
        </w:r>
      </w:ins>
      <w:del w:id="374" w:author="S J" w:date="2015-03-29T11:17:00Z">
        <w:r>
          <w:rPr/>
          <w:delText>a</w:delText>
        </w:r>
      </w:del>
      <w:r>
        <w:rPr/>
        <w:t xml:space="preserve"> processing of medical information is</w:t>
      </w:r>
      <w:ins w:id="375" w:author="S J" w:date="2015-03-29T11:17:00Z">
        <w:r>
          <w:rPr/>
          <w:t>,</w:t>
        </w:r>
      </w:ins>
      <w:r>
        <w:rPr/>
        <w:t xml:space="preserve"> in general</w:t>
      </w:r>
      <w:ins w:id="376" w:author="S J" w:date="2015-03-29T11:17:00Z">
        <w:r>
          <w:rPr/>
          <w:t>,</w:t>
        </w:r>
      </w:ins>
      <w:r>
        <w:rPr/>
        <w:t xml:space="preserve"> a computational problem</w:t>
      </w:r>
      <w:ins w:id="377" w:author="S J" w:date="2015-03-29T11:17:00Z">
        <w:r>
          <w:rPr/>
          <w:t>,</w:t>
        </w:r>
      </w:ins>
      <w:r>
        <w:rPr/>
        <w:t xml:space="preserve"> which is understood as a task that can be solved by a computer. </w:t>
      </w:r>
    </w:p>
    <w:p>
      <w:pPr>
        <w:pStyle w:val="Normal"/>
        <w:spacing w:lineRule="auto" w:line="360"/>
        <w:ind w:left="0" w:right="0" w:firstLine="360"/>
        <w:rPr/>
      </w:pPr>
      <w:del w:id="378" w:author="S J" w:date="2015-03-29T11:17:00Z">
        <w:r>
          <w:rPr/>
          <w:delText xml:space="preserve">Because </w:delText>
        </w:r>
      </w:del>
      <w:ins w:id="379" w:author="S J" w:date="2015-03-29T11:17:00Z">
        <w:r>
          <w:rPr/>
          <w:t xml:space="preserve">As </w:t>
        </w:r>
      </w:ins>
      <w:r>
        <w:rPr/>
        <w:t xml:space="preserve">some computationally hard problems </w:t>
      </w:r>
      <w:del w:id="380" w:author="S J" w:date="2015-03-29T11:18:00Z">
        <w:r>
          <w:rPr/>
          <w:delText>will be touched</w:delText>
        </w:r>
      </w:del>
      <w:ins w:id="381" w:author="S J" w:date="2015-03-29T11:18:00Z">
        <w:r>
          <w:rPr/>
          <w:t>are discussed later in this thesis, the</w:t>
        </w:r>
      </w:ins>
      <w:del w:id="382" w:author="S J" w:date="2015-03-29T11:18:00Z">
        <w:r>
          <w:rPr/>
          <w:delText xml:space="preserve"> in further text,</w:delText>
        </w:r>
      </w:del>
      <w:r>
        <w:rPr/>
        <w:t xml:space="preserve"> next sections </w:t>
      </w:r>
      <w:ins w:id="383" w:author="S J" w:date="2015-03-29T11:18:00Z">
        <w:r>
          <w:rPr/>
          <w:t xml:space="preserve">briefly </w:t>
        </w:r>
      </w:ins>
      <w:r>
        <w:rPr/>
        <w:t>introduce</w:t>
      </w:r>
      <w:del w:id="384" w:author="S J" w:date="2015-03-29T11:18:00Z">
        <w:r>
          <w:rPr/>
          <w:delText>s</w:delText>
        </w:r>
      </w:del>
      <w:r>
        <w:rPr/>
        <w:t xml:space="preserve"> </w:t>
      </w:r>
      <w:ins w:id="385" w:author="S J" w:date="2015-03-29T11:18:00Z">
        <w:r>
          <w:rPr/>
          <w:t xml:space="preserve">the </w:t>
        </w:r>
      </w:ins>
      <w:del w:id="386" w:author="S J" w:date="2015-03-29T11:18:00Z">
        <w:r>
          <w:rPr/>
          <w:delText xml:space="preserve">briefly </w:delText>
        </w:r>
      </w:del>
      <w:r>
        <w:rPr/>
        <w:t>theoretical and practical aspects</w:t>
      </w:r>
      <w:ins w:id="387" w:author="S J" w:date="2015-03-29T11:18:00Z">
        <w:r>
          <w:rPr/>
          <w:t xml:space="preserve">, as well as the </w:t>
        </w:r>
      </w:ins>
      <w:del w:id="388" w:author="S J" w:date="2015-03-29T11:18:00Z">
        <w:r>
          <w:rPr/>
          <w:delText xml:space="preserve"> and </w:delText>
        </w:r>
      </w:del>
      <w:r>
        <w:rPr/>
        <w:t>consequences</w:t>
      </w:r>
      <w:ins w:id="389" w:author="S J" w:date="2015-03-29T11:18:00Z">
        <w:r>
          <w:rPr/>
          <w:t>,</w:t>
        </w:r>
      </w:ins>
      <w:r>
        <w:rPr/>
        <w:t xml:space="preserve"> of</w:t>
      </w:r>
      <w:ins w:id="390" w:author="S J" w:date="2015-03-29T11:18:00Z">
        <w:r>
          <w:rPr/>
          <w:t xml:space="preserve"> the</w:t>
        </w:r>
      </w:ins>
      <w:r>
        <w:rPr/>
        <w:t xml:space="preserve"> theory of computation, parallelism</w:t>
      </w:r>
      <w:ins w:id="391" w:author="S J" w:date="2015-03-29T11:18:00Z">
        <w:r>
          <w:rPr/>
          <w:t xml:space="preserve"> and </w:t>
        </w:r>
      </w:ins>
      <w:del w:id="392" w:author="S J" w:date="2015-03-29T11:18:00Z">
        <w:r>
          <w:rPr/>
          <w:delText xml:space="preserve">, </w:delText>
        </w:r>
      </w:del>
      <w:r>
        <w:rPr/>
        <w:t xml:space="preserve">distributed computing. Section </w:t>
      </w:r>
      <w:r>
        <w:rPr/>
        <w:fldChar w:fldCharType="begin"/>
      </w:r>
      <w:r>
        <w:instrText> REF BMsec_introcomplexity \h </w:instrText>
      </w:r>
      <w:r>
        <w:fldChar w:fldCharType="separate"/>
      </w:r>
      <w:r>
        <w:t>2.1</w:t>
      </w:r>
      <w:r>
        <w:fldChar w:fldCharType="end"/>
      </w:r>
      <w:r>
        <w:rPr/>
        <w:t xml:space="preserve"> introduces some</w:t>
      </w:r>
      <w:ins w:id="393" w:author="S J" w:date="2015-03-29T11:18:00Z">
        <w:r>
          <w:rPr/>
          <w:t xml:space="preserve"> of the</w:t>
        </w:r>
      </w:ins>
      <w:r>
        <w:rPr/>
        <w:t xml:space="preserve"> important problem</w:t>
      </w:r>
      <w:ins w:id="394" w:author="S J" w:date="2015-03-29T11:18:00Z">
        <w:r>
          <w:rPr/>
          <w:t xml:space="preserve">s, classed </w:t>
        </w:r>
      </w:ins>
      <w:del w:id="395" w:author="S J" w:date="2015-03-29T11:18:00Z">
        <w:r>
          <w:rPr/>
          <w:delText xml:space="preserve"> classes </w:delText>
        </w:r>
      </w:del>
      <w:r>
        <w:rPr/>
        <w:t xml:space="preserve">from the view of </w:t>
      </w:r>
      <w:ins w:id="396" w:author="S J" w:date="2015-03-29T11:18:00Z">
        <w:r>
          <w:rPr/>
          <w:t xml:space="preserve">the </w:t>
        </w:r>
      </w:ins>
      <w:r>
        <w:rPr/>
        <w:t xml:space="preserve">computational complexity theory. </w:t>
      </w:r>
    </w:p>
    <w:p>
      <w:pPr>
        <w:pStyle w:val="Normal"/>
        <w:spacing w:lineRule="auto" w:line="360"/>
        <w:ind w:left="0" w:right="0" w:firstLine="360"/>
        <w:rPr/>
      </w:pPr>
      <w:r>
        <w:rPr/>
        <w:t>Parallel computation</w:t>
      </w:r>
      <w:ins w:id="397" w:author="S J" w:date="2015-03-29T11:18:00Z">
        <w:r>
          <w:rPr/>
          <w:t xml:space="preserve"> is</w:t>
        </w:r>
      </w:ins>
      <w:r>
        <w:rPr/>
        <w:t xml:space="preserve"> introduce</w:t>
      </w:r>
      <w:ins w:id="398" w:author="S J" w:date="2015-03-29T11:18:00Z">
        <w:r>
          <w:rPr/>
          <w:t>d</w:t>
        </w:r>
      </w:ins>
      <w:r>
        <w:rPr/>
        <w:t xml:space="preserve"> in some condition</w:t>
      </w:r>
      <w:ins w:id="399" w:author="S J" w:date="2015-03-29T11:19:00Z">
        <w:r>
          <w:rPr/>
          <w:t>s where</w:t>
        </w:r>
      </w:ins>
      <w:r>
        <w:rPr/>
        <w:t xml:space="preserve"> speedup </w:t>
      </w:r>
      <w:ins w:id="400" w:author="S J" w:date="2015-03-29T11:19:00Z">
        <w:r>
          <w:rPr/>
          <w:t xml:space="preserve">is </w:t>
        </w:r>
      </w:ins>
      <w:r>
        <w:rPr/>
        <w:t>needed for computing concurrently</w:t>
      </w:r>
      <w:del w:id="401" w:author="S J" w:date="2015-03-29T11:19:00Z">
        <w:r>
          <w:rPr/>
          <w:delText xml:space="preserve">, </w:delText>
        </w:r>
      </w:del>
      <w:ins w:id="402" w:author="S J" w:date="2015-03-29T11:19:00Z">
        <w:r>
          <w:rPr/>
          <w:t xml:space="preserve">. This </w:t>
        </w:r>
      </w:ins>
      <w:del w:id="403" w:author="S J" w:date="2015-03-29T11:19:00Z">
        <w:r>
          <w:rPr/>
          <w:delText xml:space="preserve">the </w:delText>
        </w:r>
      </w:del>
      <w:r>
        <w:rPr/>
        <w:t xml:space="preserve">theory is </w:t>
      </w:r>
      <w:ins w:id="404" w:author="S J" w:date="2015-03-29T11:19:00Z">
        <w:r>
          <w:rPr/>
          <w:t xml:space="preserve">briefly </w:t>
        </w:r>
      </w:ins>
      <w:r>
        <w:rPr/>
        <w:t xml:space="preserve">covered </w:t>
      </w:r>
      <w:del w:id="405" w:author="S J" w:date="2015-03-29T11:19:00Z">
        <w:r>
          <w:rPr/>
          <w:delText xml:space="preserve">briefly </w:delText>
        </w:r>
      </w:del>
      <w:r>
        <w:rPr/>
        <w:t xml:space="preserve">in section </w:t>
      </w:r>
      <w:r>
        <w:rPr/>
        <w:fldChar w:fldCharType="begin"/>
      </w:r>
      <w:r>
        <w:instrText> REF BMsec_introparalel \h </w:instrText>
      </w:r>
      <w:r>
        <w:fldChar w:fldCharType="separate"/>
      </w:r>
      <w:r>
        <w:t>2.2</w:t>
      </w:r>
      <w:r>
        <w:fldChar w:fldCharType="end"/>
      </w:r>
      <w:r>
        <w:rPr/>
        <w:t>.</w:t>
      </w:r>
    </w:p>
    <w:p>
      <w:pPr>
        <w:pStyle w:val="Normal"/>
        <w:spacing w:lineRule="auto" w:line="360"/>
        <w:ind w:left="0" w:right="0" w:firstLine="360"/>
        <w:rPr/>
      </w:pPr>
      <w:ins w:id="406" w:author="S J" w:date="2015-03-29T11:19:00Z">
        <w:r>
          <w:rPr/>
          <w:t>The d</w:t>
        </w:r>
      </w:ins>
      <w:del w:id="407" w:author="S J" w:date="2015-03-29T11:19:00Z">
        <w:r>
          <w:rPr/>
          <w:delText>D</w:delText>
        </w:r>
      </w:del>
      <w:r>
        <w:rPr/>
        <w:t xml:space="preserve">istribution of </w:t>
      </w:r>
      <w:ins w:id="408" w:author="S J" w:date="2015-03-29T11:19:00Z">
        <w:r>
          <w:rPr/>
          <w:t xml:space="preserve">a </w:t>
        </w:r>
      </w:ins>
      <w:r>
        <w:rPr/>
        <w:t xml:space="preserve">parallel task via </w:t>
      </w:r>
      <w:ins w:id="409" w:author="S J" w:date="2015-03-29T11:19:00Z">
        <w:r>
          <w:rPr/>
          <w:t xml:space="preserve">a </w:t>
        </w:r>
      </w:ins>
      <w:r>
        <w:rPr/>
        <w:t>computer network to</w:t>
      </w:r>
      <w:del w:id="410" w:author="S J" w:date="2015-03-29T11:19:00Z">
        <w:r>
          <w:rPr/>
          <w:delText xml:space="preserve"> another</w:delText>
        </w:r>
      </w:del>
      <w:ins w:id="411" w:author="S J" w:date="2015-03-29T11:19:00Z">
        <w:r>
          <w:rPr/>
          <w:t xml:space="preserve"> other</w:t>
        </w:r>
      </w:ins>
      <w:r>
        <w:rPr/>
        <w:t xml:space="preserve"> computers, servers and clusters is covered in section </w:t>
      </w:r>
      <w:r>
        <w:rPr/>
        <w:fldChar w:fldCharType="begin"/>
      </w:r>
      <w:r>
        <w:instrText> REF BMsec_distributed \h </w:instrText>
      </w:r>
      <w:r>
        <w:fldChar w:fldCharType="separate"/>
      </w:r>
      <w:r>
        <w:t>2.3</w:t>
      </w:r>
      <w:r>
        <w:fldChar w:fldCharType="end"/>
      </w:r>
      <w:ins w:id="412" w:author="S J" w:date="2015-03-29T11:19:00Z">
        <w:r>
          <w:rPr/>
          <w:t xml:space="preserve">, </w:t>
        </w:r>
      </w:ins>
      <w:del w:id="413" w:author="S J" w:date="2015-03-29T11:19:00Z">
        <w:r>
          <w:rPr/>
          <w:delText xml:space="preserve"> </w:delText>
        </w:r>
      </w:del>
      <w:r>
        <w:rPr/>
        <w:t xml:space="preserve">with </w:t>
      </w:r>
      <w:ins w:id="414" w:author="S J" w:date="2015-03-29T11:19:00Z">
        <w:r>
          <w:rPr/>
          <w:t xml:space="preserve">a </w:t>
        </w:r>
      </w:ins>
      <w:r>
        <w:rPr/>
        <w:t>focus on grid</w:t>
      </w:r>
      <w:ins w:id="415" w:author="S J" w:date="2015-03-29T11:19:00Z">
        <w:r>
          <w:rPr/>
          <w:t xml:space="preserve"> </w:t>
        </w:r>
      </w:ins>
      <w:del w:id="416" w:author="S J" w:date="2015-03-29T11:19:00Z">
        <w:r>
          <w:rPr/>
          <w:delText>-</w:delText>
        </w:r>
      </w:del>
      <w:r>
        <w:rPr/>
        <w:t>computing and cloud</w:t>
      </w:r>
      <w:del w:id="417" w:author="S J" w:date="2015-03-29T11:19:00Z">
        <w:r>
          <w:rPr/>
          <w:delText>-</w:delText>
        </w:r>
      </w:del>
      <w:ins w:id="418" w:author="S J" w:date="2015-03-29T11:19:00Z">
        <w:r>
          <w:rPr/>
          <w:t xml:space="preserve"> </w:t>
        </w:r>
      </w:ins>
      <w:r>
        <w:rPr/>
        <w:t>computing.</w:t>
      </w:r>
    </w:p>
    <w:p>
      <w:pPr>
        <w:pStyle w:val="Heading2"/>
        <w:numPr>
          <w:ilvl w:val="1"/>
          <w:numId w:val="1"/>
        </w:numPr>
        <w:spacing w:lineRule="auto" w:line="360"/>
        <w:rPr/>
      </w:pPr>
      <w:bookmarkStart w:id="3" w:name="BMsec_introcomplexity"/>
      <w:r>
        <w:rPr/>
        <w:t>2.1</w:t>
      </w:r>
      <w:bookmarkEnd w:id="3"/>
      <w:r>
        <w:rPr/>
        <w:t xml:space="preserve">  Computational </w:t>
      </w:r>
      <w:del w:id="419" w:author="S J" w:date="2015-03-29T11:19:00Z">
        <w:r>
          <w:rPr/>
          <w:delText>complexity</w:delText>
        </w:r>
      </w:del>
      <w:ins w:id="420" w:author="S J" w:date="2015-03-29T11:19:00Z">
        <w:r>
          <w:rPr/>
          <w:t>Complexity</w:t>
        </w:r>
      </w:ins>
    </w:p>
    <w:p>
      <w:pPr>
        <w:pStyle w:val="Normal"/>
        <w:spacing w:lineRule="auto" w:line="360" w:before="60" w:after="0"/>
        <w:rPr/>
      </w:pPr>
      <w:r>
        <w:rPr/>
        <w:t>An algorithm is a set of operation</w:t>
      </w:r>
      <w:ins w:id="421" w:author="S J" w:date="2015-03-29T11:19:00Z">
        <w:r>
          <w:rPr/>
          <w:t xml:space="preserve">s that is used </w:t>
        </w:r>
      </w:ins>
      <w:del w:id="422" w:author="S J" w:date="2015-03-29T11:19:00Z">
        <w:r>
          <w:rPr/>
          <w:delText xml:space="preserve"> </w:delText>
        </w:r>
      </w:del>
      <w:r>
        <w:rPr/>
        <w:t xml:space="preserve">to accomplish </w:t>
      </w:r>
      <w:del w:id="423" w:author="S J" w:date="2015-03-29T11:19:00Z">
        <w:r>
          <w:rPr/>
          <w:delText xml:space="preserve">the </w:delText>
        </w:r>
      </w:del>
      <w:r>
        <w:rPr/>
        <w:t>task</w:t>
      </w:r>
      <w:ins w:id="424" w:author="S J" w:date="2015-03-29T11:20:00Z">
        <w:r>
          <w:rPr/>
          <w:t>s</w:t>
        </w:r>
      </w:ins>
      <w:r>
        <w:rPr/>
        <w:t xml:space="preserve"> and solve </w:t>
      </w:r>
      <w:del w:id="425" w:author="S J" w:date="2015-03-29T11:19:00Z">
        <w:r>
          <w:rPr/>
          <w:delText xml:space="preserve">the </w:delText>
        </w:r>
      </w:del>
      <w:r>
        <w:rPr/>
        <w:t>problem</w:t>
      </w:r>
      <w:ins w:id="426" w:author="S J" w:date="2015-03-29T11:20:00Z">
        <w:r>
          <w:rPr/>
          <w:t>s</w:t>
        </w:r>
      </w:ins>
      <w:r>
        <w:rPr/>
        <w:t xml:space="preserve">. There are several ways </w:t>
      </w:r>
      <w:del w:id="427" w:author="S J" w:date="2015-03-29T11:20:00Z">
        <w:r>
          <w:rPr/>
          <w:delText>how to express</w:delText>
        </w:r>
      </w:del>
      <w:ins w:id="428" w:author="S J" w:date="2015-03-29T11:20:00Z">
        <w:r>
          <w:rPr/>
          <w:t>of expressing</w:t>
        </w:r>
      </w:ins>
      <w:r>
        <w:rPr/>
        <w:t xml:space="preserve"> algorithm</w:t>
      </w:r>
      <w:ins w:id="429" w:author="Owner" w:date="2015-03-29T20:18:00Z">
        <w:r>
          <w:rPr/>
          <w:t>s</w:t>
        </w:r>
      </w:ins>
      <w:r>
        <w:rPr/>
        <w:t>, e.g.</w:t>
      </w:r>
      <w:ins w:id="430" w:author="S J" w:date="2015-03-29T11:20:00Z">
        <w:r>
          <w:rPr/>
          <w:t>,</w:t>
        </w:r>
      </w:ins>
      <w:r>
        <w:rPr/>
        <w:t xml:space="preserve"> in text</w:t>
      </w:r>
      <w:ins w:id="431" w:author="S J" w:date="2015-03-29T11:20:00Z">
        <w:r>
          <w:rPr/>
          <w:t>,</w:t>
        </w:r>
      </w:ins>
      <w:r>
        <w:rPr/>
        <w:t xml:space="preserve"> in programming language</w:t>
      </w:r>
      <w:del w:id="432" w:author="S J" w:date="2015-03-29T11:20:00Z">
        <w:r>
          <w:rPr/>
          <w:delText xml:space="preserve"> or</w:delText>
        </w:r>
      </w:del>
      <w:ins w:id="433" w:author="S J" w:date="2015-03-29T11:20:00Z">
        <w:r>
          <w:rPr/>
          <w:t>,</w:t>
        </w:r>
      </w:ins>
      <w:r>
        <w:rPr/>
        <w:t xml:space="preserve"> pseudo-code or flowcharts</w:t>
      </w:r>
      <w:del w:id="434" w:author="S J" w:date="2015-03-29T11:20:00Z">
        <w:r>
          <w:rPr/>
          <w:delText xml:space="preserve"> are used</w:delText>
        </w:r>
      </w:del>
      <w:r>
        <w:rPr/>
        <w:t xml:space="preserve">. </w:t>
      </w:r>
      <w:del w:id="435" w:author="S J" w:date="2015-03-29T11:20:00Z">
        <w:r>
          <w:rPr/>
          <w:delText>In further text</w:delText>
        </w:r>
      </w:del>
      <w:ins w:id="436" w:author="S J" w:date="2015-03-29T11:20:00Z">
        <w:r>
          <w:rPr/>
          <w:t>Later in this thesis,</w:t>
        </w:r>
      </w:ins>
      <w:r>
        <w:rPr/>
        <w:t xml:space="preserve"> </w:t>
      </w:r>
      <w:del w:id="437" w:author="Owner" w:date="2015-03-29T20:16:00Z">
        <w:r>
          <w:rPr/>
          <w:delText xml:space="preserve">the </w:delText>
        </w:r>
      </w:del>
      <w:r>
        <w:rPr/>
        <w:t xml:space="preserve">kopenograms will be used as </w:t>
      </w:r>
      <w:ins w:id="438" w:author="Owner" w:date="2015-03-29T20:16:00Z">
        <w:r>
          <w:rPr/>
          <w:t xml:space="preserve">a </w:t>
        </w:r>
      </w:ins>
      <w:r>
        <w:rPr/>
        <w:t xml:space="preserve">graphical language for structured algorithms </w:t>
      </w:r>
      <w:ins w:id="439" w:author="S J" w:date="2015-03-29T11:20:00Z">
        <w:r>
          <w:rPr/>
          <w:t xml:space="preserve">in order </w:t>
        </w:r>
      </w:ins>
      <w:r>
        <w:rPr/>
        <w:t xml:space="preserve">to supplement </w:t>
      </w:r>
      <w:ins w:id="440" w:author="S J" w:date="2015-03-29T11:20:00Z">
        <w:r>
          <w:rPr/>
          <w:t xml:space="preserve">the </w:t>
        </w:r>
      </w:ins>
      <w:r>
        <w:rPr/>
        <w:t>Unified Modeling Language (UML) diagrams</w:t>
      </w:r>
      <w:ins w:id="441" w:author="S J" w:date="2015-03-29T11:21:00Z">
        <w:r>
          <w:rPr/>
          <w:t>, as</w:t>
        </w:r>
      </w:ins>
      <w:del w:id="442" w:author="S J" w:date="2015-03-29T11:21:00Z">
        <w:r>
          <w:rPr/>
          <w:delText xml:space="preserve"> </w:delText>
        </w:r>
      </w:del>
      <w:r>
        <w:rPr/>
        <w:t xml:space="preserve"> proposed by Kofranek et al.</w:t>
      </w:r>
      <w:ins w:id="443" w:author="S J" w:date="2015-03-29T18:33:00Z">
        <w:r>
          <w:rPr/>
          <w:t xml:space="preserve"> </w:t>
        </w:r>
      </w:ins>
      <w:r>
        <w:rPr/>
        <w:t>[</w:t>
      </w:r>
      <w:r>
        <w:rPr/>
        <w:fldChar w:fldCharType="begin"/>
      </w:r>
      <w:r>
        <w:instrText> REF BIB_Kofranek2012 \h </w:instrText>
      </w:r>
      <w:r>
        <w:fldChar w:fldCharType="separate"/>
      </w:r>
      <w:r>
        <w:t>25</w:t>
      </w:r>
      <w:r>
        <w:fldChar w:fldCharType="end"/>
      </w:r>
      <w:r>
        <w:rPr/>
        <w:t>]</w:t>
      </w:r>
      <w:r>
        <w:rPr>
          <w:rStyle w:val="FootnoteAnchor"/>
        </w:rPr>
        <w:footnoteReference w:id="3"/>
      </w:r>
      <w:r>
        <w:rPr/>
        <w:t>.</w:t>
      </w:r>
    </w:p>
    <w:p>
      <w:pPr>
        <w:pStyle w:val="Normal"/>
        <w:spacing w:lineRule="auto" w:line="360"/>
        <w:ind w:left="0" w:right="0" w:firstLine="360"/>
        <w:rPr/>
      </w:pPr>
      <w:r>
        <w:rPr/>
        <w:t>The computational complexity theory classifies problems into several classes</w:t>
      </w:r>
      <w:ins w:id="444" w:author="S J" w:date="2015-03-29T11:21:00Z">
        <w:r>
          <w:rPr/>
          <w:t>,</w:t>
        </w:r>
      </w:ins>
      <w:r>
        <w:rPr/>
        <w:t xml:space="preserve"> according to the time or space needed by the algorithm</w:t>
      </w:r>
      <w:ins w:id="445" w:author="S J" w:date="2015-03-29T11:21:00Z">
        <w:r>
          <w:rPr/>
          <w:t xml:space="preserve"> in order to solve </w:t>
        </w:r>
      </w:ins>
      <w:del w:id="446" w:author="S J" w:date="2015-03-29T11:21:00Z">
        <w:r>
          <w:rPr/>
          <w:delText xml:space="preserve"> solving </w:delText>
        </w:r>
      </w:del>
      <w:r>
        <w:rPr/>
        <w:t>the problem. T</w:t>
      </w:r>
      <w:ins w:id="447" w:author="S J" w:date="2015-03-29T11:21:00Z">
        <w:r>
          <w:rPr/>
          <w:t>he t</w:t>
        </w:r>
      </w:ins>
      <w:r>
        <w:rPr/>
        <w:t xml:space="preserve">ime complexity of an algorithm is usually denoted by </w:t>
      </w:r>
      <w:ins w:id="448" w:author="S J" w:date="2015-03-29T11:21:00Z">
        <w:r>
          <w:rPr/>
          <w:t xml:space="preserve">a </w:t>
        </w:r>
      </w:ins>
      <w:r>
        <w:rPr/>
        <w:t xml:space="preserve">big </w:t>
      </w:r>
      <w:r>
        <w:rPr/>
        <w:drawing>
          <wp:inline distT="0" distB="0" distL="0" distR="0">
            <wp:extent cx="99060" cy="10858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99060" cy="108585"/>
                    </a:xfrm>
                    <a:prstGeom prst="rect">
                      <a:avLst/>
                    </a:prstGeom>
                    <a:noFill/>
                    <a:ln w="9525">
                      <a:noFill/>
                      <a:miter lim="800000"/>
                      <a:headEnd/>
                      <a:tailEnd/>
                    </a:ln>
                  </pic:spPr>
                </pic:pic>
              </a:graphicData>
            </a:graphic>
          </wp:inline>
        </w:drawing>
      </w:r>
      <w:r>
        <w:rPr/>
        <w:t xml:space="preserve"> notation and size of input problem </w:t>
      </w:r>
      <w:r>
        <w:rPr/>
        <w:drawing>
          <wp:inline distT="0" distB="0" distL="0" distR="0">
            <wp:extent cx="99060" cy="7239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99060" cy="72390"/>
                    </a:xfrm>
                    <a:prstGeom prst="rect">
                      <a:avLst/>
                    </a:prstGeom>
                    <a:noFill/>
                    <a:ln w="9525">
                      <a:noFill/>
                      <a:miter lim="800000"/>
                      <a:headEnd/>
                      <a:tailEnd/>
                    </a:ln>
                  </pic:spPr>
                </pic:pic>
              </a:graphicData>
            </a:graphic>
          </wp:inline>
        </w:drawing>
      </w:r>
      <w:r>
        <w:rPr/>
        <w:t xml:space="preserve"> meaning that a time complexity denoted by </w:t>
      </w:r>
      <w:r>
        <w:rPr/>
        <w:drawing>
          <wp:inline distT="0" distB="0" distL="0" distR="0">
            <wp:extent cx="461645" cy="14478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61645" cy="144780"/>
                    </a:xfrm>
                    <a:prstGeom prst="rect">
                      <a:avLst/>
                    </a:prstGeom>
                    <a:noFill/>
                    <a:ln w="9525">
                      <a:noFill/>
                      <a:miter lim="800000"/>
                      <a:headEnd/>
                      <a:tailEnd/>
                    </a:ln>
                  </pic:spPr>
                </pic:pic>
              </a:graphicData>
            </a:graphic>
          </wp:inline>
        </w:drawing>
      </w:r>
      <w:r>
        <w:rPr/>
        <w:t xml:space="preserve"> is not growing faster than the function </w:t>
      </w:r>
      <w:r>
        <w:rPr/>
        <w:drawing>
          <wp:inline distT="0" distB="0" distL="0" distR="0">
            <wp:extent cx="63500" cy="9906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3500" cy="99060"/>
                    </a:xfrm>
                    <a:prstGeom prst="rect">
                      <a:avLst/>
                    </a:prstGeom>
                    <a:noFill/>
                    <a:ln w="9525">
                      <a:noFill/>
                      <a:miter lim="800000"/>
                      <a:headEnd/>
                      <a:tailEnd/>
                    </a:ln>
                  </pic:spPr>
                </pic:pic>
              </a:graphicData>
            </a:graphic>
          </wp:inline>
        </w:drawing>
      </w:r>
      <w:r>
        <w:rPr/>
        <w:t xml:space="preserve">. Formally </w:t>
      </w:r>
      <w:r>
        <w:rPr/>
        <w:drawing>
          <wp:inline distT="0" distB="0" distL="0" distR="0">
            <wp:extent cx="941705" cy="14478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941705" cy="144780"/>
                    </a:xfrm>
                    <a:prstGeom prst="rect">
                      <a:avLst/>
                    </a:prstGeom>
                    <a:noFill/>
                    <a:ln w="9525">
                      <a:noFill/>
                      <a:miter lim="800000"/>
                      <a:headEnd/>
                      <a:tailEnd/>
                    </a:ln>
                  </pic:spPr>
                </pic:pic>
              </a:graphicData>
            </a:graphic>
          </wp:inline>
        </w:drawing>
      </w:r>
      <w:ins w:id="449" w:author="S J" w:date="2015-03-29T11:21:00Z">
        <w:r>
          <w:rPr/>
          <w:t>,</w:t>
        </w:r>
      </w:ins>
      <w:r>
        <w:rPr/>
        <w:t xml:space="preserve"> if</w:t>
      </w:r>
      <w:ins w:id="450" w:author="S J" w:date="2015-03-29T11:21:00Z">
        <w:r>
          <w:rPr/>
          <w:t>,</w:t>
        </w:r>
      </w:ins>
      <w:r>
        <w:rPr/>
        <w:t xml:space="preserve"> and only if</w:t>
      </w:r>
      <w:ins w:id="451" w:author="S J" w:date="2015-03-29T11:21:00Z">
        <w:r>
          <w:rPr/>
          <w:t>,</w:t>
        </w:r>
      </w:ins>
      <w:r>
        <w:rPr/>
        <w:t xml:space="preserve"> there</w:t>
      </w:r>
      <w:del w:id="452" w:author="S J" w:date="2015-03-29T11:21:00Z">
        <w:r>
          <w:rPr/>
          <w:delText xml:space="preserve"> exists</w:delText>
        </w:r>
      </w:del>
      <w:ins w:id="453" w:author="S J" w:date="2015-03-29T11:21:00Z">
        <w:r>
          <w:rPr/>
          <w:t xml:space="preserve"> is a</w:t>
        </w:r>
      </w:ins>
      <w:r>
        <w:rPr/>
        <w:t xml:space="preserve"> constant </w:t>
      </w:r>
      <w:r>
        <w:rPr/>
        <w:drawing>
          <wp:inline distT="0" distB="0" distL="0" distR="0">
            <wp:extent cx="54610" cy="7239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4610" cy="72390"/>
                    </a:xfrm>
                    <a:prstGeom prst="rect">
                      <a:avLst/>
                    </a:prstGeom>
                    <a:noFill/>
                    <a:ln w="9525">
                      <a:noFill/>
                      <a:miter lim="800000"/>
                      <a:headEnd/>
                      <a:tailEnd/>
                    </a:ln>
                  </pic:spPr>
                </pic:pic>
              </a:graphicData>
            </a:graphic>
          </wp:inline>
        </w:drawing>
      </w:r>
      <w:r>
        <w:rPr/>
        <w:t xml:space="preserve"> and positive integer </w:t>
      </w:r>
      <w:r>
        <w:rPr/>
        <w:drawing>
          <wp:inline distT="0" distB="0" distL="0" distR="0">
            <wp:extent cx="153670" cy="9906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153670" cy="99060"/>
                    </a:xfrm>
                    <a:prstGeom prst="rect">
                      <a:avLst/>
                    </a:prstGeom>
                    <a:noFill/>
                    <a:ln w="9525">
                      <a:noFill/>
                      <a:miter lim="800000"/>
                      <a:headEnd/>
                      <a:tailEnd/>
                    </a:ln>
                  </pic:spPr>
                </pic:pic>
              </a:graphicData>
            </a:graphic>
          </wp:inline>
        </w:drawing>
      </w:r>
      <w:r>
        <w:rPr/>
        <w:t xml:space="preserve"> that for each </w:t>
      </w:r>
      <w:r>
        <w:rPr/>
        <w:drawing>
          <wp:inline distT="0" distB="0" distL="0" distR="0">
            <wp:extent cx="461645" cy="1270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61645" cy="127000"/>
                    </a:xfrm>
                    <a:prstGeom prst="rect">
                      <a:avLst/>
                    </a:prstGeom>
                    <a:noFill/>
                    <a:ln w="9525">
                      <a:noFill/>
                      <a:miter lim="800000"/>
                      <a:headEnd/>
                      <a:tailEnd/>
                    </a:ln>
                  </pic:spPr>
                </pic:pic>
              </a:graphicData>
            </a:graphic>
          </wp:inline>
        </w:drawing>
      </w:r>
      <w:r>
        <w:rPr/>
        <w:t xml:space="preserve">: </w:t>
      </w:r>
      <w:r>
        <w:rPr/>
        <w:drawing>
          <wp:inline distT="0" distB="0" distL="0" distR="0">
            <wp:extent cx="1013460" cy="14478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1013460" cy="144780"/>
                    </a:xfrm>
                    <a:prstGeom prst="rect">
                      <a:avLst/>
                    </a:prstGeom>
                    <a:noFill/>
                    <a:ln w="9525">
                      <a:noFill/>
                      <a:miter lim="800000"/>
                      <a:headEnd/>
                      <a:tailEnd/>
                    </a:ln>
                  </pic:spPr>
                </pic:pic>
              </a:graphicData>
            </a:graphic>
          </wp:inline>
        </w:drawing>
      </w:r>
      <w:r>
        <w:rPr/>
        <w:t>.</w:t>
      </w:r>
    </w:p>
    <w:p>
      <w:pPr>
        <w:pStyle w:val="Normal"/>
        <w:spacing w:lineRule="auto" w:line="360"/>
        <w:ind w:left="0" w:right="0" w:firstLine="360"/>
        <w:rPr>
          <w:rStyle w:val="FootnoteAnchor"/>
        </w:rPr>
      </w:pPr>
      <w:r>
        <w:rPr/>
        <w:drawing>
          <wp:inline distT="0" distB="0" distL="0" distR="0">
            <wp:extent cx="289560" cy="14478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289560" cy="144780"/>
                    </a:xfrm>
                    <a:prstGeom prst="rect">
                      <a:avLst/>
                    </a:prstGeom>
                    <a:noFill/>
                    <a:ln w="9525">
                      <a:noFill/>
                      <a:miter lim="800000"/>
                      <a:headEnd/>
                      <a:tailEnd/>
                    </a:ln>
                  </pic:spPr>
                </pic:pic>
              </a:graphicData>
            </a:graphic>
          </wp:inline>
        </w:drawing>
      </w:r>
      <w:r>
        <w:rPr>
          <w:rFonts w:eastAsia="Times New Roman" w:cs="Times New Roman"/>
        </w:rPr>
        <w:t xml:space="preserve"> </w:t>
      </w:r>
      <w:r>
        <w:rPr/>
        <w:t>denotes algorithms that take</w:t>
      </w:r>
      <w:del w:id="454" w:author="S J" w:date="2015-03-29T11:21:00Z">
        <w:r>
          <w:rPr/>
          <w:delText>s</w:delText>
        </w:r>
      </w:del>
      <w:r>
        <w:rPr/>
        <w:t xml:space="preserve"> constant time</w:t>
      </w:r>
      <w:ins w:id="455" w:author="S J" w:date="2015-03-29T11:21:00Z">
        <w:r>
          <w:rPr/>
          <w:t>,</w:t>
        </w:r>
      </w:ins>
      <w:r>
        <w:rPr/>
        <w:t xml:space="preserve"> regardless of </w:t>
      </w:r>
      <w:ins w:id="456" w:author="S J" w:date="2015-03-29T11:21:00Z">
        <w:r>
          <w:rPr/>
          <w:t>the input size</w:t>
        </w:r>
      </w:ins>
      <w:del w:id="457" w:author="S J" w:date="2015-03-29T11:22:00Z">
        <w:r>
          <w:rPr/>
          <w:delText>size of the input</w:delText>
        </w:r>
      </w:del>
      <w:r>
        <w:rPr/>
        <w:t xml:space="preserve">. </w:t>
      </w:r>
      <w:r>
        <w:rPr/>
        <w:drawing>
          <wp:inline distT="0" distB="0" distL="0" distR="0">
            <wp:extent cx="316865" cy="14478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16865" cy="144780"/>
                    </a:xfrm>
                    <a:prstGeom prst="rect">
                      <a:avLst/>
                    </a:prstGeom>
                    <a:noFill/>
                    <a:ln w="9525">
                      <a:noFill/>
                      <a:miter lim="800000"/>
                      <a:headEnd/>
                      <a:tailEnd/>
                    </a:ln>
                  </pic:spPr>
                </pic:pic>
              </a:graphicData>
            </a:graphic>
          </wp:inline>
        </w:drawing>
      </w:r>
      <w:del w:id="458" w:author="S J" w:date="2015-03-29T11:22:00Z">
        <w:r>
          <w:rPr/>
          <w:delText xml:space="preserve"> </w:delText>
        </w:r>
      </w:del>
      <w:r>
        <w:rPr/>
        <w:t xml:space="preserve">denotes linear time algorithms. </w:t>
      </w:r>
      <w:ins w:id="459" w:author="S J" w:date="2015-03-29T11:22:00Z">
        <w:r>
          <w:rPr/>
          <w:t xml:space="preserve">For example, Figure 2.1 shows the </w:t>
        </w:r>
      </w:ins>
      <w:del w:id="460" w:author="S J" w:date="2015-03-29T11:22:00Z">
        <w:r>
          <w:rPr/>
          <w:delText xml:space="preserve">E.g. </w:delText>
        </w:r>
      </w:del>
      <w:r>
        <w:rPr/>
        <w:t xml:space="preserve">sequential search algorithm </w:t>
      </w:r>
      <w:del w:id="461" w:author="S J" w:date="2015-03-29T11:22:00Z">
        <w:r>
          <w:rPr/>
          <w:delText xml:space="preserve">showed </w:delText>
        </w:r>
      </w:del>
      <w:r>
        <w:rPr/>
        <w:t xml:space="preserve">in </w:t>
      </w:r>
      <w:ins w:id="462" w:author="S J" w:date="2015-03-29T11:22:00Z">
        <w:r>
          <w:rPr/>
          <w:t xml:space="preserve">a </w:t>
        </w:r>
      </w:ins>
      <w:r>
        <w:rPr/>
        <w:t>pseudo-code and</w:t>
      </w:r>
      <w:del w:id="463" w:author="S J" w:date="2015-03-29T11:22:00Z">
        <w:r>
          <w:rPr/>
          <w:delText xml:space="preserve"> in</w:delText>
        </w:r>
      </w:del>
      <w:r>
        <w:rPr/>
        <w:t xml:space="preserve"> kopenogram</w:t>
      </w:r>
      <w:ins w:id="464" w:author="S J" w:date="2015-03-29T11:22:00Z">
        <w:r>
          <w:rPr/>
          <w:t xml:space="preserve">, which </w:t>
        </w:r>
      </w:ins>
      <w:del w:id="465" w:author="S J" w:date="2015-03-29T11:22:00Z">
        <w:r>
          <w:rPr/>
          <w:delText xml:space="preserve"> in fig.</w:delText>
        </w:r>
      </w:del>
      <w:r>
        <w:rPr/>
        <w:fldChar w:fldCharType="begin"/>
      </w:r>
      <w:r>
        <w:instrText> REF BMfig_search \h </w:instrText>
      </w:r>
      <w:r>
        <w:fldChar w:fldCharType="separate"/>
      </w:r>
      <w:r>
        <w:t>2.1</w:t>
      </w:r>
      <w:r>
        <w:fldChar w:fldCharType="end"/>
      </w:r>
      <w:del w:id="466" w:author="S J" w:date="2015-03-29T11:22:00Z">
        <w:r>
          <w:rPr/>
          <w:delText xml:space="preserve"> </w:delText>
        </w:r>
      </w:del>
      <w:r>
        <w:rPr/>
        <w:t>need</w:t>
      </w:r>
      <w:ins w:id="467" w:author="S J" w:date="2015-03-29T11:22:00Z">
        <w:r>
          <w:rPr/>
          <w:t>s</w:t>
        </w:r>
      </w:ins>
      <w:r>
        <w:rPr/>
        <w:t xml:space="preserve"> to compare each record with a given key</w:t>
      </w:r>
      <w:ins w:id="468" w:author="S J" w:date="2015-03-29T11:22:00Z">
        <w:r>
          <w:rPr/>
          <w:t xml:space="preserve">. This </w:t>
        </w:r>
      </w:ins>
      <w:del w:id="469" w:author="S J" w:date="2015-03-29T11:22:00Z">
        <w:r>
          <w:rPr/>
          <w:delText xml:space="preserve"> and </w:delText>
        </w:r>
      </w:del>
      <w:r>
        <w:rPr/>
        <w:t>is used to find some item</w:t>
      </w:r>
      <w:ins w:id="470" w:author="S J" w:date="2015-03-29T11:22:00Z">
        <w:r>
          <w:rPr/>
          <w:t>s</w:t>
        </w:r>
      </w:ins>
      <w:r>
        <w:rPr/>
        <w:t xml:space="preserve"> in an unsorted list or array. </w:t>
      </w:r>
      <w:ins w:id="471" w:author="S J" w:date="2015-03-29T11:22:00Z">
        <w:r>
          <w:rPr/>
          <w:t xml:space="preserve">For example, if a </w:t>
        </w:r>
      </w:ins>
      <w:del w:id="472" w:author="S J" w:date="2015-03-29T11:22:00Z">
        <w:r>
          <w:rPr/>
          <w:delText xml:space="preserve">Single </w:delText>
        </w:r>
      </w:del>
      <w:ins w:id="473" w:author="S J" w:date="2015-03-29T11:22:00Z">
        <w:r>
          <w:rPr/>
          <w:t xml:space="preserve">single </w:t>
        </w:r>
      </w:ins>
      <w:r>
        <w:rPr/>
        <w:t xml:space="preserve">comparison takes </w:t>
      </w:r>
      <w:del w:id="474" w:author="S J" w:date="2015-03-29T11:22:00Z">
        <w:r>
          <w:rPr/>
          <w:delText xml:space="preserve">e.g. </w:delText>
        </w:r>
      </w:del>
      <w:r>
        <w:rPr/>
        <w:drawing>
          <wp:inline distT="0" distB="0" distL="0" distR="0">
            <wp:extent cx="262255" cy="10858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262255" cy="108585"/>
                    </a:xfrm>
                    <a:prstGeom prst="rect">
                      <a:avLst/>
                    </a:prstGeom>
                    <a:noFill/>
                    <a:ln w="9525">
                      <a:noFill/>
                      <a:miter lim="800000"/>
                      <a:headEnd/>
                      <a:tailEnd/>
                    </a:ln>
                  </pic:spPr>
                </pic:pic>
              </a:graphicData>
            </a:graphic>
          </wp:inline>
        </w:drawing>
      </w:r>
      <w:r>
        <w:rPr/>
        <w:t xml:space="preserve"> seconds and </w:t>
      </w:r>
      <w:ins w:id="475" w:author="S J" w:date="2015-03-29T11:23:00Z">
        <w:r>
          <w:rPr/>
          <w:t xml:space="preserve">the </w:t>
        </w:r>
      </w:ins>
      <w:r>
        <w:rPr/>
        <w:t xml:space="preserve">list has </w:t>
      </w:r>
      <w:r>
        <w:rPr/>
        <w:drawing>
          <wp:inline distT="0" distB="0" distL="0" distR="0">
            <wp:extent cx="99060" cy="7239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99060" cy="72390"/>
                    </a:xfrm>
                    <a:prstGeom prst="rect">
                      <a:avLst/>
                    </a:prstGeom>
                    <a:noFill/>
                    <a:ln w="9525">
                      <a:noFill/>
                      <a:miter lim="800000"/>
                      <a:headEnd/>
                      <a:tailEnd/>
                    </a:ln>
                  </pic:spPr>
                </pic:pic>
              </a:graphicData>
            </a:graphic>
          </wp:inline>
        </w:drawing>
      </w:r>
      <w:r>
        <w:rPr/>
        <w:t xml:space="preserve"> records, then </w:t>
      </w:r>
      <w:ins w:id="476" w:author="S J" w:date="2015-03-29T11:23:00Z">
        <w:r>
          <w:rPr/>
          <w:t xml:space="preserve">the </w:t>
        </w:r>
      </w:ins>
      <w:r>
        <w:rPr/>
        <w:t>algorithm will take</w:t>
      </w:r>
      <w:ins w:id="477" w:author="S J" w:date="2015-03-29T11:23:00Z">
        <w:r>
          <w:rPr/>
          <w:t>,</w:t>
        </w:r>
      </w:ins>
      <w:r>
        <w:rPr/>
        <w:t xml:space="preserve"> at worst</w:t>
      </w:r>
      <w:ins w:id="478" w:author="S J" w:date="2015-03-29T11:23:00Z">
        <w:r>
          <w:rPr/>
          <w:t>,</w:t>
        </w:r>
      </w:ins>
      <w:r>
        <w:rPr/>
        <w:t xml:space="preserve"> </w:t>
      </w:r>
      <w:r>
        <w:rPr/>
        <w:drawing>
          <wp:inline distT="0" distB="0" distL="0" distR="0">
            <wp:extent cx="99060" cy="7239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99060" cy="72390"/>
                    </a:xfrm>
                    <a:prstGeom prst="rect">
                      <a:avLst/>
                    </a:prstGeom>
                    <a:noFill/>
                    <a:ln w="9525">
                      <a:noFill/>
                      <a:miter lim="800000"/>
                      <a:headEnd/>
                      <a:tailEnd/>
                    </a:ln>
                  </pic:spPr>
                </pic:pic>
              </a:graphicData>
            </a:graphic>
          </wp:inline>
        </w:drawing>
      </w:r>
      <w:r>
        <w:rPr/>
        <w:t xml:space="preserve"> steps and </w:t>
      </w:r>
      <w:ins w:id="479" w:author="S J" w:date="2015-03-29T11:23:00Z">
        <w:r>
          <w:rPr/>
          <w:t xml:space="preserve">the </w:t>
        </w:r>
      </w:ins>
      <w:r>
        <w:rPr/>
        <w:t xml:space="preserve">time complexity </w:t>
      </w:r>
      <w:ins w:id="480" w:author="S J" w:date="2015-03-29T11:23:00Z">
        <w:r>
          <w:rPr/>
          <w:t xml:space="preserve">will be </w:t>
        </w:r>
      </w:ins>
      <w:del w:id="481" w:author="S J" w:date="2015-03-29T11:23:00Z">
        <w:r>
          <w:rPr/>
          <w:delText>is</w:delText>
        </w:r>
      </w:del>
      <w:r>
        <w:rPr/>
        <w:t xml:space="preserve"> </w:t>
      </w:r>
      <w:r>
        <w:rPr/>
        <w:drawing>
          <wp:inline distT="0" distB="0" distL="0" distR="0">
            <wp:extent cx="1466850" cy="14478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1466850" cy="144780"/>
                    </a:xfrm>
                    <a:prstGeom prst="rect">
                      <a:avLst/>
                    </a:prstGeom>
                    <a:noFill/>
                    <a:ln w="9525">
                      <a:noFill/>
                      <a:miter lim="800000"/>
                      <a:headEnd/>
                      <a:tailEnd/>
                    </a:ln>
                  </pic:spPr>
                </pic:pic>
              </a:graphicData>
            </a:graphic>
          </wp:inline>
        </w:drawing>
      </w:r>
      <w:r>
        <w:rPr/>
        <w:t xml:space="preserve">. </w:t>
      </w:r>
      <w:r>
        <w:rPr>
          <w:rStyle w:val="FootnoteAnchor"/>
        </w:rPr>
        <w:footnoteReference w:id="4"/>
      </w:r>
    </w:p>
    <w:p>
      <w:pPr>
        <w:pStyle w:val="Figure"/>
        <w:spacing w:lineRule="auto" w:line="360" w:before="240" w:after="0"/>
        <w:ind w:left="0" w:right="0" w:firstLine="360"/>
        <w:rPr>
          <w:rFonts w:eastAsia="Times New Roman"/>
          <w:sz w:val="24"/>
        </w:rPr>
      </w:pPr>
      <w:r>
        <w:rPr>
          <w:rFonts w:eastAsia="Times New Roman"/>
          <w:sz w:val="24"/>
        </w:rPr>
        <w:t xml:space="preserve"> </w:t>
      </w:r>
    </w:p>
    <w:p>
      <w:pPr>
        <w:pStyle w:val="Centerpar"/>
        <w:spacing w:lineRule="auto" w:line="360"/>
        <w:rPr>
          <w:rFonts w:eastAsia="Times New Roman"/>
        </w:rPr>
      </w:pPr>
      <w:r>
        <w:rPr>
          <w:rFonts w:eastAsia="Times New Roman"/>
        </w:rPr>
        <w:t xml:space="preserve"> </w:t>
        <w:drawing>
          <wp:anchor behindDoc="0" distT="0" distB="0" distL="0" distR="0" simplePos="0" locked="0" layoutInCell="1" allowOverlap="1" relativeHeight="2">
            <wp:simplePos x="0" y="0"/>
            <wp:positionH relativeFrom="column">
              <wp:align>center</wp:align>
            </wp:positionH>
            <wp:positionV relativeFrom="paragraph">
              <wp:posOffset>87630</wp:posOffset>
            </wp:positionV>
            <wp:extent cx="5600065" cy="2348865"/>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5600065" cy="2348865"/>
                    </a:xfrm>
                    <a:prstGeom prst="rect">
                      <a:avLst/>
                    </a:prstGeom>
                    <a:noFill/>
                    <a:ln w="9525">
                      <a:noFill/>
                      <a:miter lim="800000"/>
                      <a:headEnd/>
                      <a:tailEnd/>
                    </a:ln>
                  </pic:spPr>
                </pic:pic>
              </a:graphicData>
            </a:graphic>
          </wp:anchor>
        </w:drawing>
      </w:r>
    </w:p>
    <w:p>
      <w:pPr>
        <w:pStyle w:val="Caption11"/>
        <w:spacing w:lineRule="auto" w:line="360"/>
        <w:rPr/>
      </w:pPr>
      <w:r>
        <w:rPr/>
        <w:t xml:space="preserve">Figure </w:t>
      </w:r>
      <w:bookmarkStart w:id="4" w:name="BMfig_search"/>
      <w:r>
        <w:rPr/>
        <w:t>2.1</w:t>
      </w:r>
      <w:bookmarkEnd w:id="4"/>
      <w:r>
        <w:rPr/>
        <w:t xml:space="preserve">: Pseudo-code (left) and kopenogram (right) of </w:t>
      </w:r>
      <w:ins w:id="482" w:author="S J" w:date="2015-03-29T11:23:00Z">
        <w:r>
          <w:rPr/>
          <w:t xml:space="preserve">a </w:t>
        </w:r>
      </w:ins>
      <w:r>
        <w:rPr/>
        <w:t xml:space="preserve">sequential search algorithm with complexity </w:t>
      </w:r>
      <w:r>
        <w:rPr/>
        <w:drawing>
          <wp:inline distT="0" distB="0" distL="0" distR="0">
            <wp:extent cx="316865" cy="14478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16865" cy="144780"/>
                    </a:xfrm>
                    <a:prstGeom prst="rect">
                      <a:avLst/>
                    </a:prstGeom>
                    <a:noFill/>
                    <a:ln w="9525">
                      <a:noFill/>
                      <a:miter lim="800000"/>
                      <a:headEnd/>
                      <a:tailEnd/>
                    </a:ln>
                  </pic:spPr>
                </pic:pic>
              </a:graphicData>
            </a:graphic>
          </wp:inline>
        </w:drawing>
      </w:r>
      <w:r>
        <w:rPr/>
        <w:t>. The red blocks are commands, i.e.</w:t>
      </w:r>
      <w:ins w:id="483" w:author="S J" w:date="2015-03-29T11:23:00Z">
        <w:r>
          <w:rPr/>
          <w:t>,</w:t>
        </w:r>
      </w:ins>
      <w:r>
        <w:rPr/>
        <w:t xml:space="preserve"> setting the index or returning results. The green block represents the loop with entry condition. The index is incremented and in programming languages this can be </w:t>
      </w:r>
      <w:del w:id="484" w:author="S J" w:date="2015-03-29T11:23:00Z">
        <w:r>
          <w:rPr/>
          <w:delText xml:space="preserve">done </w:delText>
        </w:r>
      </w:del>
      <w:ins w:id="485" w:author="S J" w:date="2015-03-29T11:23:00Z">
        <w:r>
          <w:rPr/>
          <w:t xml:space="preserve">achieved by, </w:t>
        </w:r>
      </w:ins>
      <w:r>
        <w:rPr/>
        <w:t>e.g.</w:t>
      </w:r>
      <w:ins w:id="486" w:author="S J" w:date="2015-03-29T11:23:00Z">
        <w:r>
          <w:rPr/>
          <w:t>,</w:t>
        </w:r>
      </w:ins>
      <w:del w:id="487" w:author="S J" w:date="2015-03-29T11:23:00Z">
        <w:r>
          <w:rPr/>
          <w:delText xml:space="preserve"> by</w:delText>
        </w:r>
      </w:del>
      <w:r>
        <w:rPr/>
        <w:t xml:space="preserve"> </w:t>
      </w:r>
      <w:r>
        <w:rPr>
          <w:i/>
        </w:rPr>
        <w:t>for</w:t>
      </w:r>
      <w:r>
        <w:rPr/>
        <w:t xml:space="preserve"> cycle statement. The blue block is </w:t>
      </w:r>
      <w:ins w:id="488" w:author="S J" w:date="2015-03-29T11:24:00Z">
        <w:r>
          <w:rPr/>
          <w:t xml:space="preserve">the </w:t>
        </w:r>
      </w:ins>
      <w:r>
        <w:rPr/>
        <w:t>condition (</w:t>
      </w:r>
      <w:r>
        <w:rPr>
          <w:i/>
        </w:rPr>
        <w:t>if</w:t>
      </w:r>
      <w:r>
        <w:rPr/>
        <w:t xml:space="preserve"> statement)</w:t>
      </w:r>
      <w:ins w:id="489" w:author="S J" w:date="2015-03-29T11:24:00Z">
        <w:r>
          <w:rPr/>
          <w:t xml:space="preserve">. When this is </w:t>
        </w:r>
      </w:ins>
      <w:del w:id="490" w:author="S J" w:date="2015-03-29T11:24:00Z">
        <w:r>
          <w:rPr/>
          <w:delText>, when</w:delText>
        </w:r>
      </w:del>
      <w:r>
        <w:rPr/>
        <w:t xml:space="preserve"> fulfilled</w:t>
      </w:r>
      <w:ins w:id="491" w:author="S J" w:date="2015-03-29T11:24:00Z">
        <w:r>
          <w:rPr/>
          <w:t>,</w:t>
        </w:r>
      </w:ins>
      <w:r>
        <w:rPr/>
        <w:t xml:space="preserve"> then the inner blocks are executed</w:t>
      </w:r>
      <w:ins w:id="492" w:author="S J" w:date="2015-03-29T11:24:00Z">
        <w:r>
          <w:rPr/>
          <w:t xml:space="preserve"> and,</w:t>
        </w:r>
      </w:ins>
      <w:del w:id="493" w:author="S J" w:date="2015-03-29T11:24:00Z">
        <w:r>
          <w:rPr/>
          <w:delText>,</w:delText>
        </w:r>
      </w:del>
      <w:r>
        <w:rPr/>
        <w:t xml:space="preserve"> in our case</w:t>
      </w:r>
      <w:ins w:id="494" w:author="S J" w:date="2015-03-29T11:24:00Z">
        <w:r>
          <w:rPr/>
          <w:t>,</w:t>
        </w:r>
      </w:ins>
      <w:r>
        <w:rPr/>
        <w:t xml:space="preserve"> the found index is returned. If no record is found, the loop will end with the last index within </w:t>
      </w:r>
      <w:r>
        <w:rPr>
          <w:i/>
        </w:rPr>
        <w:t>Records</w:t>
      </w:r>
      <w:r>
        <w:rPr/>
        <w:t xml:space="preserve"> and </w:t>
      </w:r>
      <w:r>
        <w:rPr>
          <w:i/>
        </w:rPr>
        <w:t>not found</w:t>
      </w:r>
      <w:r>
        <w:rPr/>
        <w:t xml:space="preserve"> sign is returned. </w:t>
      </w:r>
      <w:r>
        <w:rPr/>
        <w:drawing>
          <wp:inline distT="0" distB="0" distL="0" distR="0">
            <wp:extent cx="316865" cy="14478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316865" cy="144780"/>
                    </a:xfrm>
                    <a:prstGeom prst="rect">
                      <a:avLst/>
                    </a:prstGeom>
                    <a:noFill/>
                    <a:ln w="9525">
                      <a:noFill/>
                      <a:miter lim="800000"/>
                      <a:headEnd/>
                      <a:tailEnd/>
                    </a:ln>
                  </pic:spPr>
                </pic:pic>
              </a:graphicData>
            </a:graphic>
          </wp:inline>
        </w:drawing>
      </w:r>
      <w:r>
        <w:fldChar w:fldCharType="begin"/>
      </w:r>
      <w:r>
        <w:instrText> TC "2.1 Pseudo-code (left) and kopenogram (right) of sequential search algorithm with complexity . The red blocks are commands, i.e. setting the index or returning results. The green block represents the loop with entry condition. The index is incremented and in programming languages this can be done e.g. by for cycle statement. The blue block is condition (if statement), when fulfilled then the inner blocks are executed, in our case the found index is returned. If no record is found, the loop will end with the last index within Records and not found sign is returned. " \l 2 </w:instrText>
      </w:r>
      <w:r>
        <w:fldChar w:fldCharType="separate"/>
      </w:r>
      <w:r>
        <w:rPr/>
      </w:r>
      <w:r>
        <w:fldChar w:fldCharType="end"/>
      </w:r>
    </w:p>
    <w:p>
      <w:pPr>
        <w:pStyle w:val="Normal"/>
        <w:spacing w:lineRule="auto" w:line="360" w:before="240" w:after="0"/>
        <w:ind w:left="0" w:right="0" w:firstLine="360"/>
        <w:rPr/>
      </w:pPr>
      <w:r>
        <w:rPr/>
        <w:t>Polynomial time algorithms are defined as the one</w:t>
      </w:r>
      <w:ins w:id="495" w:author="S J" w:date="2015-03-29T11:25:00Z">
        <w:r>
          <w:rPr/>
          <w:t xml:space="preserve">s that </w:t>
        </w:r>
      </w:ins>
      <w:del w:id="496" w:author="S J" w:date="2015-03-29T11:25:00Z">
        <w:r>
          <w:rPr/>
          <w:delText xml:space="preserve"> </w:delText>
        </w:r>
      </w:del>
      <w:ins w:id="497" w:author="S J" w:date="2015-03-29T11:25:00Z">
        <w:r>
          <w:rPr/>
          <w:t xml:space="preserve">take </w:t>
        </w:r>
      </w:ins>
      <w:del w:id="498" w:author="S J" w:date="2015-03-29T11:25:00Z">
        <w:r>
          <w:rPr/>
          <w:delText xml:space="preserve">which </w:delText>
        </w:r>
      </w:del>
      <w:r>
        <w:rPr/>
        <w:t xml:space="preserve">time complexity can be bounded by </w:t>
      </w:r>
      <w:r>
        <w:rPr/>
        <w:drawing>
          <wp:inline distT="0" distB="0" distL="0" distR="0">
            <wp:extent cx="380365" cy="16319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380365" cy="163195"/>
                    </a:xfrm>
                    <a:prstGeom prst="rect">
                      <a:avLst/>
                    </a:prstGeom>
                    <a:noFill/>
                    <a:ln w="9525">
                      <a:noFill/>
                      <a:miter lim="800000"/>
                      <a:headEnd/>
                      <a:tailEnd/>
                    </a:ln>
                  </pic:spPr>
                </pic:pic>
              </a:graphicData>
            </a:graphic>
          </wp:inline>
        </w:drawing>
      </w:r>
      <w:r>
        <w:rPr/>
        <w:t xml:space="preserve"> for some constant </w:t>
      </w:r>
      <w:r>
        <w:rPr/>
        <w:drawing>
          <wp:inline distT="0" distB="0" distL="0" distR="0">
            <wp:extent cx="81280" cy="108585"/>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81280" cy="108585"/>
                    </a:xfrm>
                    <a:prstGeom prst="rect">
                      <a:avLst/>
                    </a:prstGeom>
                    <a:noFill/>
                    <a:ln w="9525">
                      <a:noFill/>
                      <a:miter lim="800000"/>
                      <a:headEnd/>
                      <a:tailEnd/>
                    </a:ln>
                  </pic:spPr>
                </pic:pic>
              </a:graphicData>
            </a:graphic>
          </wp:inline>
        </w:drawing>
      </w:r>
      <w:r>
        <w:rPr/>
        <w:t xml:space="preserve">. </w:t>
      </w:r>
      <w:del w:id="499" w:author="S J" w:date="2015-03-29T11:25:00Z">
        <w:r>
          <w:rPr/>
          <w:delText xml:space="preserve">Class </w:delText>
        </w:r>
      </w:del>
      <w:ins w:id="500" w:author="S J" w:date="2015-03-29T11:25:00Z">
        <w:r>
          <w:rPr/>
          <w:t xml:space="preserve">The class </w:t>
        </w:r>
      </w:ins>
      <w:r>
        <w:rPr/>
        <w:t>of problems</w:t>
      </w:r>
      <w:ins w:id="501" w:author="S J" w:date="2015-03-29T11:25:00Z">
        <w:r>
          <w:rPr/>
          <w:t>,</w:t>
        </w:r>
      </w:ins>
      <w:r>
        <w:rPr/>
        <w:t xml:space="preserve"> </w:t>
      </w:r>
      <w:del w:id="502" w:author="Owner" w:date="2015-03-29T20:20:00Z">
        <w:r>
          <w:rPr/>
          <w:delText xml:space="preserve">which are </w:delText>
        </w:r>
      </w:del>
      <w:r>
        <w:rPr/>
        <w:t>solvable by polynomial algorithm</w:t>
      </w:r>
      <w:ins w:id="503" w:author="S J" w:date="2015-03-29T11:25:00Z">
        <w:r>
          <w:rPr/>
          <w:t>,</w:t>
        </w:r>
      </w:ins>
      <w:r>
        <w:rPr/>
        <w:t xml:space="preserve"> </w:t>
      </w:r>
      <w:del w:id="504" w:author="Owner" w:date="2015-03-29T20:20:00Z">
        <w:r>
          <w:rPr/>
          <w:delText xml:space="preserve">are </w:delText>
        </w:r>
      </w:del>
      <w:ins w:id="505" w:author="Owner" w:date="2015-03-29T20:20:00Z">
        <w:r>
          <w:rPr/>
          <w:t xml:space="preserve">is </w:t>
        </w:r>
      </w:ins>
      <w:r>
        <w:rPr/>
        <w:t xml:space="preserve">denoted as </w:t>
      </w:r>
      <w:r>
        <w:rPr>
          <w:i/>
        </w:rPr>
        <w:t>class P</w:t>
      </w:r>
      <w:r>
        <w:rPr/>
        <w:t xml:space="preserve"> and </w:t>
      </w:r>
      <w:del w:id="506" w:author="Owner" w:date="2015-03-29T20:20:00Z">
        <w:r>
          <w:rPr/>
          <w:delText xml:space="preserve">are </w:delText>
        </w:r>
      </w:del>
      <w:ins w:id="507" w:author="Owner" w:date="2015-03-29T20:20:00Z">
        <w:r>
          <w:rPr/>
          <w:t xml:space="preserve">is </w:t>
        </w:r>
      </w:ins>
      <w:r>
        <w:rPr/>
        <w:t>recognized as tractable</w:t>
      </w:r>
      <w:ins w:id="508" w:author="S J" w:date="2015-03-29T11:25:00Z">
        <w:r>
          <w:rPr/>
          <w:t xml:space="preserve"> -</w:t>
        </w:r>
      </w:ins>
      <w:r>
        <w:rPr/>
        <w:t xml:space="preserve"> first noted by Cobham </w:t>
      </w:r>
      <w:del w:id="509" w:author="S J" w:date="2015-03-29T11:26:00Z">
        <w:r>
          <w:rPr/>
          <w:delText xml:space="preserve">or </w:delText>
        </w:r>
      </w:del>
      <w:ins w:id="510" w:author="S J" w:date="2015-03-29T11:26:00Z">
        <w:r>
          <w:rPr/>
          <w:t xml:space="preserve">and </w:t>
        </w:r>
      </w:ins>
      <w:r>
        <w:rPr/>
        <w:t>Cook [</w:t>
      </w:r>
      <w:r>
        <w:rPr/>
        <w:fldChar w:fldCharType="begin"/>
      </w:r>
      <w:r>
        <w:instrText> REF BIB_Cobham1964 \h </w:instrText>
      </w:r>
      <w:r>
        <w:fldChar w:fldCharType="separate"/>
      </w:r>
      <w:r>
        <w:t>28</w:t>
      </w:r>
      <w:r>
        <w:fldChar w:fldCharType="end"/>
      </w:r>
      <w:r>
        <w:rPr/>
        <w:t xml:space="preserve">, </w:t>
      </w:r>
      <w:r>
        <w:rPr/>
        <w:fldChar w:fldCharType="begin"/>
      </w:r>
      <w:r>
        <w:instrText> REF BIB_Cook1983 \h </w:instrText>
      </w:r>
      <w:r>
        <w:fldChar w:fldCharType="separate"/>
      </w:r>
      <w:r>
        <w:t>29</w:t>
      </w:r>
      <w:r>
        <w:fldChar w:fldCharType="end"/>
      </w:r>
      <w:r>
        <w:rPr/>
        <w:t>]. Other algorithms</w:t>
      </w:r>
      <w:ins w:id="511" w:author="S J" w:date="2015-03-29T11:25:00Z">
        <w:r>
          <w:rPr/>
          <w:t xml:space="preserve">, </w:t>
        </w:r>
      </w:ins>
      <w:del w:id="512" w:author="S J" w:date="2015-03-29T11:26:00Z">
        <w:r>
          <w:rPr/>
          <w:delText xml:space="preserve"> </w:delText>
        </w:r>
      </w:del>
      <w:r>
        <w:rPr/>
        <w:t>whose time cannot be bound</w:t>
      </w:r>
      <w:del w:id="513" w:author="S J" w:date="2015-03-29T18:22:00Z">
        <w:r>
          <w:rPr/>
          <w:delText>ed</w:delText>
        </w:r>
      </w:del>
      <w:r>
        <w:rPr/>
        <w:t xml:space="preserve"> by any polynomial function</w:t>
      </w:r>
      <w:ins w:id="514" w:author="S J" w:date="2015-03-29T11:26:00Z">
        <w:r>
          <w:rPr/>
          <w:t>s,</w:t>
        </w:r>
      </w:ins>
      <w:r>
        <w:rPr/>
        <w:t xml:space="preserve"> are called exponential</w:t>
      </w:r>
      <w:ins w:id="515" w:author="S J" w:date="2015-03-29T11:26:00Z">
        <w:r>
          <w:rPr/>
          <w:t xml:space="preserve">. These </w:t>
        </w:r>
      </w:ins>
      <w:del w:id="516" w:author="S J" w:date="2015-03-29T11:26:00Z">
        <w:r>
          <w:rPr/>
          <w:delText xml:space="preserve"> and </w:delText>
        </w:r>
      </w:del>
      <w:r>
        <w:rPr/>
        <w:t>are recognized as intractable</w:t>
      </w:r>
      <w:ins w:id="517" w:author="S J" w:date="2015-03-29T11:26:00Z">
        <w:r>
          <w:rPr/>
          <w:t>,</w:t>
        </w:r>
      </w:ins>
      <w:r>
        <w:rPr/>
        <w:t xml:space="preserve"> as published by Garey and Cook [</w:t>
      </w:r>
      <w:r>
        <w:rPr/>
        <w:fldChar w:fldCharType="begin"/>
      </w:r>
      <w:r>
        <w:instrText> REF BIB_Garey1979 \h </w:instrText>
      </w:r>
      <w:r>
        <w:fldChar w:fldCharType="separate"/>
      </w:r>
      <w:r>
        <w:t>30</w:t>
      </w:r>
      <w:r>
        <w:fldChar w:fldCharType="end"/>
      </w:r>
      <w:r>
        <w:rPr/>
        <w:t xml:space="preserve">, </w:t>
      </w:r>
      <w:r>
        <w:rPr/>
        <w:fldChar w:fldCharType="begin"/>
      </w:r>
      <w:r>
        <w:instrText> REF BIB_Cook1983 \h </w:instrText>
      </w:r>
      <w:r>
        <w:fldChar w:fldCharType="separate"/>
      </w:r>
      <w:r>
        <w:t>29</w:t>
      </w:r>
      <w:r>
        <w:fldChar w:fldCharType="end"/>
      </w:r>
      <w:r>
        <w:rPr/>
        <w:t xml:space="preserve">]. </w:t>
      </w:r>
      <w:del w:id="518" w:author="S J" w:date="2015-03-29T11:26:00Z">
        <w:r>
          <w:rPr/>
          <w:delText>Because for</w:delText>
        </w:r>
      </w:del>
      <w:ins w:id="519" w:author="S J" w:date="2015-03-29T11:26:00Z">
        <w:r>
          <w:rPr/>
          <w:t>For</w:t>
        </w:r>
      </w:ins>
      <w:r>
        <w:rPr/>
        <w:t xml:space="preserve"> a relatively small input data</w:t>
      </w:r>
      <w:ins w:id="520" w:author="S J" w:date="2015-03-29T11:26:00Z">
        <w:r>
          <w:rPr/>
          <w:t>,</w:t>
        </w:r>
      </w:ins>
      <w:r>
        <w:rPr/>
        <w:t xml:space="preserve"> the exact solution can be found using the known exponential algorithm with </w:t>
      </w:r>
      <w:ins w:id="521" w:author="S J" w:date="2015-03-29T11:26:00Z">
        <w:r>
          <w:rPr/>
          <w:t xml:space="preserve">a </w:t>
        </w:r>
      </w:ins>
      <w:r>
        <w:rPr/>
        <w:t>current computation power</w:t>
      </w:r>
      <w:ins w:id="522" w:author="S J" w:date="2015-03-29T11:26:00Z">
        <w:r>
          <w:rPr/>
          <w:t xml:space="preserve">. </w:t>
        </w:r>
      </w:ins>
      <w:del w:id="523" w:author="S J" w:date="2015-03-29T11:26:00Z">
        <w:r>
          <w:rPr/>
          <w:delText>, h</w:delText>
        </w:r>
      </w:del>
      <w:ins w:id="524" w:author="S J" w:date="2015-03-29T11:26:00Z">
        <w:r>
          <w:rPr/>
          <w:t>H</w:t>
        </w:r>
      </w:ins>
      <w:r>
        <w:rPr/>
        <w:t>owever, for bigger input data</w:t>
      </w:r>
      <w:ins w:id="525" w:author="S J" w:date="2015-03-29T11:26:00Z">
        <w:r>
          <w:rPr/>
          <w:t>,</w:t>
        </w:r>
      </w:ins>
      <w:r>
        <w:rPr/>
        <w:t xml:space="preserve"> the time needed to solve the problem is far </w:t>
      </w:r>
      <w:ins w:id="526" w:author="S J" w:date="2015-03-29T11:26:00Z">
        <w:r>
          <w:rPr/>
          <w:t xml:space="preserve">a </w:t>
        </w:r>
      </w:ins>
      <w:r>
        <w:rPr/>
        <w:t>beyond reasonable amount</w:t>
      </w:r>
      <w:ins w:id="527" w:author="S J" w:date="2015-03-29T11:26:00Z">
        <w:r>
          <w:rPr/>
          <w:t>,</w:t>
        </w:r>
      </w:ins>
      <w:r>
        <w:rPr/>
        <w:t xml:space="preserve"> as seen from Table </w:t>
      </w:r>
      <w:r>
        <w:rPr/>
        <w:fldChar w:fldCharType="begin"/>
      </w:r>
      <w:r>
        <w:instrText> REF BMtable_timecomplexity \h </w:instrText>
      </w:r>
      <w:r>
        <w:fldChar w:fldCharType="separate"/>
      </w:r>
      <w:r>
        <w:t>2.1</w:t>
      </w:r>
      <w:r>
        <w:fldChar w:fldCharType="end"/>
      </w:r>
      <w:r>
        <w:rPr/>
        <w:t>.</w:t>
      </w:r>
    </w:p>
    <w:p>
      <w:pPr>
        <w:pStyle w:val="Normal"/>
        <w:spacing w:lineRule="auto" w:line="360"/>
        <w:ind w:left="0" w:right="0" w:firstLine="360"/>
        <w:rPr/>
      </w:pPr>
      <w:del w:id="528" w:author="S J" w:date="2015-03-29T11:27:00Z">
        <w:r>
          <w:rPr/>
          <w:delText>There were</w:delText>
        </w:r>
      </w:del>
      <w:ins w:id="529" w:author="S J" w:date="2015-03-29T11:27:00Z">
        <w:r>
          <w:rPr/>
          <w:t>A class of problem was</w:t>
        </w:r>
      </w:ins>
      <w:r>
        <w:rPr/>
        <w:t xml:space="preserve"> identified </w:t>
      </w:r>
      <w:del w:id="530" w:author="S J" w:date="2015-03-29T11:27:00Z">
        <w:r>
          <w:rPr/>
          <w:delText xml:space="preserve">a class of problem </w:delText>
        </w:r>
      </w:del>
      <w:r>
        <w:rPr/>
        <w:t>where it is not known whether a polynomial time algorithm exists</w:t>
      </w:r>
      <w:ins w:id="531" w:author="S J" w:date="2015-03-29T11:27:00Z">
        <w:r>
          <w:rPr/>
          <w:t>.</w:t>
        </w:r>
      </w:ins>
      <w:del w:id="532" w:author="S J" w:date="2015-03-29T11:27:00Z">
        <w:r>
          <w:rPr/>
          <w:delText>, h</w:delText>
        </w:r>
      </w:del>
      <w:ins w:id="533" w:author="S J" w:date="2015-03-29T11:27:00Z">
        <w:r>
          <w:rPr/>
          <w:t xml:space="preserve"> H</w:t>
        </w:r>
      </w:ins>
      <w:r>
        <w:rPr/>
        <w:t xml:space="preserve">owever, if such </w:t>
      </w:r>
      <w:ins w:id="534" w:author="S J" w:date="2015-03-29T11:27:00Z">
        <w:r>
          <w:rPr/>
          <w:t xml:space="preserve">a </w:t>
        </w:r>
      </w:ins>
      <w:r>
        <w:rPr/>
        <w:t xml:space="preserve">solution exists, it can be verified in polynomial time – class </w:t>
      </w:r>
      <w:r>
        <w:rPr>
          <w:i/>
        </w:rPr>
        <w:t>NP-complete</w:t>
      </w:r>
      <w:r>
        <w:rPr/>
        <w:t>. If some polynomial algorithm</w:t>
      </w:r>
      <w:ins w:id="535" w:author="S J" w:date="2015-03-29T11:27:00Z">
        <w:r>
          <w:rPr/>
          <w:t>s are found</w:t>
        </w:r>
      </w:ins>
      <w:ins w:id="536" w:author="S J" w:date="2015-03-29T11:29:00Z">
        <w:r>
          <w:rPr/>
          <w:t>,</w:t>
        </w:r>
      </w:ins>
      <w:ins w:id="537" w:author="S J" w:date="2015-03-29T11:27:00Z">
        <w:r>
          <w:rPr/>
          <w:t xml:space="preserve"> then </w:t>
        </w:r>
      </w:ins>
      <w:del w:id="538" w:author="S J" w:date="2015-03-29T11:27:00Z">
        <w:r>
          <w:rPr/>
          <w:delText xml:space="preserve"> will be found </w:delText>
        </w:r>
      </w:del>
      <w:del w:id="539" w:author="S J" w:date="2015-03-29T11:28:00Z">
        <w:r>
          <w:rPr/>
          <w:delText xml:space="preserve">in future solving </w:delText>
        </w:r>
      </w:del>
      <w:del w:id="540" w:author="S J" w:date="2015-03-29T11:27:00Z">
        <w:r>
          <w:rPr/>
          <w:delText xml:space="preserve">some </w:delText>
        </w:r>
      </w:del>
      <w:del w:id="541" w:author="S J" w:date="2015-03-29T11:28:00Z">
        <w:r>
          <w:rPr/>
          <w:delText xml:space="preserve">NP-complete problem, then </w:delText>
        </w:r>
      </w:del>
      <w:r>
        <w:rPr/>
        <w:t>a derived algorithm</w:t>
      </w:r>
      <w:ins w:id="542" w:author="S J" w:date="2015-03-29T11:28:00Z">
        <w:r>
          <w:rPr/>
          <w:t xml:space="preserve"> for the future solving of some</w:t>
        </w:r>
      </w:ins>
      <w:del w:id="543" w:author="S J" w:date="2015-03-29T11:28:00Z">
        <w:r>
          <w:rPr/>
          <w:delText xml:space="preserve"> will solve other problems within the class of</w:delText>
        </w:r>
      </w:del>
      <w:r>
        <w:rPr/>
        <w:t xml:space="preserve"> </w:t>
      </w:r>
      <w:r>
        <w:rPr>
          <w:rPrChange w:id="0" w:author="" w:date="0-00-00T00:00:00Z"/>
        </w:rPr>
        <w:t>NP-complete</w:t>
      </w:r>
      <w:r>
        <w:rPr/>
        <w:t xml:space="preserve"> problems </w:t>
      </w:r>
      <w:del w:id="545" w:author="S J" w:date="2015-03-29T11:29:00Z">
        <w:r>
          <w:rPr/>
          <w:delText xml:space="preserve">in </w:delText>
        </w:r>
      </w:del>
      <w:ins w:id="546" w:author="S J" w:date="2015-03-29T11:29:00Z">
        <w:r>
          <w:rPr/>
          <w:t xml:space="preserve">will solve other problems, as well as in </w:t>
        </w:r>
      </w:ins>
      <w:r>
        <w:rPr/>
        <w:t>polynomial time</w:t>
      </w:r>
      <w:ins w:id="547" w:author="S J" w:date="2015-03-29T11:29:00Z">
        <w:r>
          <w:rPr/>
          <w:t xml:space="preserve">. This was </w:t>
        </w:r>
      </w:ins>
      <w:del w:id="548" w:author="S J" w:date="2015-03-29T11:29:00Z">
        <w:r>
          <w:rPr/>
          <w:delText xml:space="preserve"> too as </w:delText>
        </w:r>
      </w:del>
      <w:r>
        <w:rPr/>
        <w:t>denoted by Cook and Karp</w:t>
      </w:r>
      <w:ins w:id="549" w:author="S J" w:date="2015-03-29T11:29:00Z">
        <w:r>
          <w:rPr/>
          <w:t xml:space="preserve"> </w:t>
        </w:r>
      </w:ins>
      <w:r>
        <w:rPr/>
        <w:t>[</w:t>
      </w:r>
      <w:r>
        <w:rPr/>
        <w:fldChar w:fldCharType="begin"/>
      </w:r>
      <w:r>
        <w:instrText> REF BIB_Cook1971 \h </w:instrText>
      </w:r>
      <w:r>
        <w:fldChar w:fldCharType="separate"/>
      </w:r>
      <w:r>
        <w:t>31</w:t>
      </w:r>
      <w:r>
        <w:fldChar w:fldCharType="end"/>
      </w:r>
      <w:r>
        <w:rPr/>
        <w:t xml:space="preserve">, </w:t>
      </w:r>
      <w:r>
        <w:rPr/>
        <w:fldChar w:fldCharType="begin"/>
      </w:r>
      <w:r>
        <w:instrText> REF BIB_Karp1972 \h </w:instrText>
      </w:r>
      <w:r>
        <w:fldChar w:fldCharType="separate"/>
      </w:r>
      <w:r>
        <w:t>32</w:t>
      </w:r>
      <w:r>
        <w:fldChar w:fldCharType="end"/>
      </w:r>
      <w:r>
        <w:rPr/>
        <w:t xml:space="preserve">]. </w:t>
      </w:r>
      <w:ins w:id="550" w:author="S J" w:date="2015-03-29T11:29:00Z">
        <w:r>
          <w:rPr/>
          <w:t xml:space="preserve">To solve such problems, the current </w:t>
        </w:r>
      </w:ins>
      <w:del w:id="551" w:author="S J" w:date="2015-03-29T11:29:00Z">
        <w:r>
          <w:rPr/>
          <w:delText xml:space="preserve">Current </w:delText>
        </w:r>
      </w:del>
      <w:r>
        <w:rPr/>
        <w:t>best</w:t>
      </w:r>
      <w:ins w:id="552" w:author="S J" w:date="2015-03-29T11:30:00Z">
        <w:r>
          <w:rPr/>
          <w:t>-</w:t>
        </w:r>
      </w:ins>
      <w:del w:id="553" w:author="S J" w:date="2015-03-29T11:30:00Z">
        <w:r>
          <w:rPr/>
          <w:delText xml:space="preserve"> </w:delText>
        </w:r>
      </w:del>
      <w:r>
        <w:rPr/>
        <w:t>known class of algorithm</w:t>
      </w:r>
      <w:ins w:id="554" w:author="S J" w:date="2015-03-29T11:30:00Z">
        <w:r>
          <w:rPr/>
          <w:t xml:space="preserve"> is </w:t>
        </w:r>
      </w:ins>
      <w:del w:id="555" w:author="S J" w:date="2015-03-29T11:30:00Z">
        <w:r>
          <w:rPr/>
          <w:delText xml:space="preserve"> to solve such problems are </w:delText>
        </w:r>
      </w:del>
      <w:r>
        <w:rPr/>
        <w:t xml:space="preserve">based on </w:t>
      </w:r>
      <w:ins w:id="556" w:author="S J" w:date="2015-03-29T11:30:00Z">
        <w:r>
          <w:rPr/>
          <w:t xml:space="preserve">a </w:t>
        </w:r>
      </w:ins>
      <w:r>
        <w:rPr/>
        <w:t xml:space="preserve">brute-force search of all </w:t>
      </w:r>
      <w:ins w:id="557" w:author="S J" w:date="2015-03-29T11:30:00Z">
        <w:r>
          <w:rPr/>
          <w:t xml:space="preserve">of the </w:t>
        </w:r>
      </w:ins>
      <w:r>
        <w:rPr/>
        <w:t>possible values</w:t>
      </w:r>
      <w:ins w:id="558" w:author="S J" w:date="2015-03-29T11:30:00Z">
        <w:r>
          <w:rPr/>
          <w:t>. I</w:t>
        </w:r>
      </w:ins>
      <w:del w:id="559" w:author="S J" w:date="2015-03-29T11:30:00Z">
        <w:r>
          <w:rPr/>
          <w:delText xml:space="preserve"> and i</w:delText>
        </w:r>
      </w:del>
      <w:r>
        <w:rPr/>
        <w:t xml:space="preserve">t is </w:t>
      </w:r>
      <w:ins w:id="560" w:author="S J" w:date="2015-03-29T11:30:00Z">
        <w:r>
          <w:rPr/>
          <w:t xml:space="preserve">an </w:t>
        </w:r>
      </w:ins>
      <w:r>
        <w:rPr/>
        <w:t xml:space="preserve">open question </w:t>
      </w:r>
      <w:ins w:id="561" w:author="S J" w:date="2015-03-29T11:30:00Z">
        <w:r>
          <w:rPr/>
          <w:t xml:space="preserve">as to </w:t>
        </w:r>
      </w:ins>
      <w:r>
        <w:rPr/>
        <w:t xml:space="preserve">whether </w:t>
      </w:r>
      <w:ins w:id="562" w:author="S J" w:date="2015-03-29T11:30:00Z">
        <w:r>
          <w:rPr/>
          <w:t xml:space="preserve">a </w:t>
        </w:r>
      </w:ins>
      <w:r>
        <w:rPr/>
        <w:t xml:space="preserve">better </w:t>
      </w:r>
      <w:ins w:id="563" w:author="S J" w:date="2015-03-29T11:30:00Z">
        <w:r>
          <w:rPr/>
          <w:t xml:space="preserve">one </w:t>
        </w:r>
      </w:ins>
      <w:r>
        <w:rPr/>
        <w:t xml:space="preserve">exists. </w:t>
      </w:r>
    </w:p>
    <w:p>
      <w:pPr>
        <w:pStyle w:val="Normal"/>
        <w:spacing w:lineRule="auto" w:line="360"/>
        <w:ind w:left="0" w:right="0" w:firstLine="360"/>
        <w:rPr/>
      </w:pPr>
      <w:ins w:id="564" w:author="S J" w:date="2015-03-29T11:30:00Z">
        <w:r>
          <w:rPr/>
          <w:t>A b</w:t>
        </w:r>
      </w:ins>
      <w:del w:id="565" w:author="S J" w:date="2015-03-29T11:30:00Z">
        <w:r>
          <w:rPr/>
          <w:delText>B</w:delText>
        </w:r>
      </w:del>
      <w:r>
        <w:rPr/>
        <w:t>rute-force search is</w:t>
      </w:r>
      <w:ins w:id="566" w:author="S J" w:date="2015-03-29T11:30:00Z">
        <w:r>
          <w:rPr/>
          <w:t xml:space="preserve"> a</w:t>
        </w:r>
      </w:ins>
      <w:r>
        <w:rPr/>
        <w:t xml:space="preserve"> general solving technique that generates all </w:t>
      </w:r>
      <w:ins w:id="567" w:author="S J" w:date="2015-03-29T11:30:00Z">
        <w:r>
          <w:rPr/>
          <w:t xml:space="preserve">of the </w:t>
        </w:r>
      </w:ins>
      <w:r>
        <w:rPr/>
        <w:t xml:space="preserve">possible candidates of solution and checks if the problem satisfies the problem statement. All </w:t>
      </w:r>
      <w:ins w:id="568" w:author="S J" w:date="2015-03-29T11:30:00Z">
        <w:r>
          <w:rPr/>
          <w:t xml:space="preserve">of </w:t>
        </w:r>
      </w:ins>
      <w:r>
        <w:rPr/>
        <w:t xml:space="preserve">the algorithms </w:t>
      </w:r>
      <w:del w:id="569" w:author="S J" w:date="2015-03-29T11:30:00Z">
        <w:r>
          <w:rPr/>
          <w:delText>to solve</w:delText>
        </w:r>
      </w:del>
      <w:ins w:id="570" w:author="S J" w:date="2015-03-29T11:30:00Z">
        <w:r>
          <w:rPr/>
          <w:t>for solving a</w:t>
        </w:r>
      </w:ins>
      <w:r>
        <w:rPr/>
        <w:t xml:space="preserve"> brute-force search suffer</w:t>
      </w:r>
      <w:del w:id="571" w:author="S J" w:date="2015-03-29T11:30:00Z">
        <w:r>
          <w:rPr/>
          <w:delText>s</w:delText>
        </w:r>
      </w:del>
      <w:r>
        <w:rPr/>
        <w:t xml:space="preserve"> with exponential time complexity</w:t>
      </w:r>
      <w:r>
        <w:rPr/>
        <w:drawing>
          <wp:inline distT="0" distB="0" distL="0" distR="0">
            <wp:extent cx="371475" cy="14478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371475" cy="144780"/>
                    </a:xfrm>
                    <a:prstGeom prst="rect">
                      <a:avLst/>
                    </a:prstGeom>
                    <a:noFill/>
                    <a:ln w="9525">
                      <a:noFill/>
                      <a:miter lim="800000"/>
                      <a:headEnd/>
                      <a:tailEnd/>
                    </a:ln>
                  </pic:spPr>
                </pic:pic>
              </a:graphicData>
            </a:graphic>
          </wp:inline>
        </w:drawing>
      </w:r>
      <w:r>
        <w:rPr>
          <w:rStyle w:val="FootnoteAnchor"/>
        </w:rPr>
        <w:footnoteReference w:id="5"/>
      </w:r>
      <w:r>
        <w:rPr/>
        <w:t>.</w:t>
      </w:r>
    </w:p>
    <w:p>
      <w:pPr>
        <w:pStyle w:val="Table"/>
        <w:spacing w:lineRule="auto" w:line="360" w:before="240" w:after="0"/>
        <w:rPr>
          <w:rFonts w:eastAsia="Times New Roman"/>
          <w:sz w:val="19"/>
        </w:rPr>
      </w:pPr>
      <w:r>
        <w:rPr>
          <w:rFonts w:eastAsia="Times New Roman"/>
          <w:sz w:val="24"/>
        </w:rPr>
        <w:t xml:space="preserve"> </w:t>
      </w:r>
      <w:r>
        <w:rPr>
          <w:rFonts w:eastAsia="Times New Roman"/>
          <w:sz w:val="19"/>
        </w:rPr>
        <w:t xml:space="preserve"> </w:t>
      </w:r>
    </w:p>
    <w:tbl>
      <w:tblPr>
        <w:jc w:val="left"/>
        <w:tblInd w:w="8" w:type="dxa"/>
        <w:tblBorders>
          <w:top w:val="single" w:sz="6" w:space="0" w:color="000001"/>
          <w:left w:val="single" w:sz="6" w:space="0" w:color="000001"/>
          <w:bottom w:val="single" w:sz="6" w:space="0" w:color="000001"/>
          <w:insideH w:val="single" w:sz="6" w:space="0" w:color="000001"/>
          <w:right w:val="nil"/>
          <w:insideV w:val="nil"/>
        </w:tblBorders>
        <w:tblCellMar>
          <w:top w:w="0" w:type="dxa"/>
          <w:left w:w="-7" w:type="dxa"/>
          <w:bottom w:w="0" w:type="dxa"/>
          <w:right w:w="0" w:type="dxa"/>
        </w:tblCellMar>
      </w:tblPr>
      <w:tblGrid>
        <w:gridCol w:w="4432"/>
        <w:gridCol w:w="846"/>
        <w:gridCol w:w="746"/>
        <w:gridCol w:w="1395"/>
        <w:gridCol w:w="1415"/>
      </w:tblGrid>
      <w:tr>
        <w:trPr>
          <w:cantSplit w:val="false"/>
        </w:trPr>
        <w:tc>
          <w:tcPr>
            <w:tcW w:w="4432"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left"/>
              <w:rPr>
                <w:sz w:val="19"/>
              </w:rPr>
            </w:pPr>
            <w:r>
              <w:rPr>
                <w:rFonts w:eastAsia="Times New Roman" w:cs="Times New Roman"/>
                <w:sz w:val="19"/>
              </w:rPr>
              <w:t xml:space="preserve"> </w:t>
            </w:r>
            <w:r>
              <w:rPr>
                <w:sz w:val="19"/>
              </w:rPr>
              <w:t xml:space="preserve">[height=43pt,width=125pt]timecomplexityfunctioninput size </w:t>
            </w:r>
            <w:r>
              <w:rPr>
                <w:sz w:val="19"/>
              </w:rPr>
              <w:drawing>
                <wp:inline distT="0" distB="0" distL="0" distR="0">
                  <wp:extent cx="99060" cy="7239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99060" cy="72390"/>
                          </a:xfrm>
                          <a:prstGeom prst="rect">
                            <a:avLst/>
                          </a:prstGeom>
                          <a:noFill/>
                          <a:ln w="9525">
                            <a:noFill/>
                            <a:miter lim="800000"/>
                            <a:headEnd/>
                            <a:tailEnd/>
                          </a:ln>
                        </pic:spPr>
                      </pic:pic>
                    </a:graphicData>
                  </a:graphic>
                </wp:inline>
              </w:drawing>
            </w:r>
          </w:p>
        </w:tc>
        <w:tc>
          <w:tcPr>
            <w:tcW w:w="846"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10</w:t>
            </w:r>
          </w:p>
        </w:tc>
        <w:tc>
          <w:tcPr>
            <w:tcW w:w="746"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20</w:t>
            </w:r>
          </w:p>
        </w:tc>
        <w:tc>
          <w:tcPr>
            <w:tcW w:w="1395"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50</w:t>
            </w:r>
          </w:p>
        </w:tc>
        <w:tc>
          <w:tcPr>
            <w:tcW w:w="1415"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right"/>
              <w:rPr>
                <w:sz w:val="19"/>
              </w:rPr>
            </w:pPr>
            <w:r>
              <w:rPr>
                <w:sz w:val="19"/>
              </w:rPr>
              <w:t>100</w:t>
            </w:r>
          </w:p>
        </w:tc>
      </w:tr>
      <w:tr>
        <w:trPr>
          <w:cantSplit w:val="false"/>
        </w:trPr>
        <w:tc>
          <w:tcPr>
            <w:tcW w:w="4432"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left"/>
              <w:rPr>
                <w:rFonts w:eastAsia="Times New Roman" w:cs="Times New Roman"/>
                <w:sz w:val="19"/>
              </w:rPr>
            </w:pPr>
            <w:r>
              <w:rPr>
                <w:rFonts w:eastAsia="Times New Roman" w:cs="Times New Roman"/>
                <w:sz w:val="19"/>
              </w:rPr>
              <w:t xml:space="preserve"> </w:t>
            </w:r>
            <w:r>
              <w:rPr>
                <w:rFonts w:eastAsia="Times New Roman" w:cs="Times New Roman"/>
                <w:sz w:val="19"/>
              </w:rPr>
              <w:drawing>
                <wp:inline distT="0" distB="0" distL="0" distR="0">
                  <wp:extent cx="99060" cy="7239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99060" cy="72390"/>
                          </a:xfrm>
                          <a:prstGeom prst="rect">
                            <a:avLst/>
                          </a:prstGeom>
                          <a:noFill/>
                          <a:ln w="9525">
                            <a:noFill/>
                            <a:miter lim="800000"/>
                            <a:headEnd/>
                            <a:tailEnd/>
                          </a:ln>
                        </pic:spPr>
                      </pic:pic>
                    </a:graphicData>
                  </a:graphic>
                </wp:inline>
              </w:drawing>
            </w:r>
          </w:p>
        </w:tc>
        <w:tc>
          <w:tcPr>
            <w:tcW w:w="846"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drawing>
                <wp:inline distT="0" distB="0" distL="0" distR="0">
                  <wp:extent cx="325755" cy="108585"/>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25755" cy="108585"/>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s</w:t>
            </w:r>
          </w:p>
        </w:tc>
        <w:tc>
          <w:tcPr>
            <w:tcW w:w="746"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drawing>
                <wp:inline distT="0" distB="0" distL="0" distR="0">
                  <wp:extent cx="335280" cy="108585"/>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335280" cy="108585"/>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s</w:t>
            </w:r>
          </w:p>
        </w:tc>
        <w:tc>
          <w:tcPr>
            <w:tcW w:w="1395"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drawing>
                <wp:inline distT="0" distB="0" distL="0" distR="0">
                  <wp:extent cx="335280" cy="108585"/>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335280" cy="108585"/>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s</w:t>
            </w:r>
          </w:p>
        </w:tc>
        <w:tc>
          <w:tcPr>
            <w:tcW w:w="1415"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right"/>
              <w:rPr>
                <w:sz w:val="19"/>
              </w:rPr>
            </w:pPr>
            <w:r>
              <w:rPr/>
              <w:drawing>
                <wp:inline distT="0" distB="0" distL="0" distR="0">
                  <wp:extent cx="335280" cy="108585"/>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35280" cy="108585"/>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s</w:t>
            </w:r>
          </w:p>
        </w:tc>
      </w:tr>
      <w:tr>
        <w:trPr>
          <w:cantSplit w:val="false"/>
        </w:trPr>
        <w:tc>
          <w:tcPr>
            <w:tcW w:w="4432"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left"/>
              <w:rPr>
                <w:rFonts w:eastAsia="Times New Roman" w:cs="Times New Roman"/>
                <w:sz w:val="19"/>
              </w:rPr>
            </w:pPr>
            <w:r>
              <w:rPr>
                <w:rFonts w:eastAsia="Times New Roman" w:cs="Times New Roman"/>
                <w:sz w:val="19"/>
              </w:rPr>
              <w:t xml:space="preserve"> </w:t>
            </w:r>
            <w:r>
              <w:rPr>
                <w:rFonts w:eastAsia="Times New Roman" w:cs="Times New Roman"/>
                <w:sz w:val="19"/>
              </w:rPr>
              <w:drawing>
                <wp:inline distT="0" distB="0" distL="0" distR="0">
                  <wp:extent cx="153670" cy="135890"/>
                  <wp:effectExtent l="0" t="0" r="0" b="0"/>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153670" cy="135890"/>
                          </a:xfrm>
                          <a:prstGeom prst="rect">
                            <a:avLst/>
                          </a:prstGeom>
                          <a:noFill/>
                          <a:ln w="9525">
                            <a:noFill/>
                            <a:miter lim="800000"/>
                            <a:headEnd/>
                            <a:tailEnd/>
                          </a:ln>
                        </pic:spPr>
                      </pic:pic>
                    </a:graphicData>
                  </a:graphic>
                </wp:inline>
              </w:drawing>
            </w:r>
          </w:p>
        </w:tc>
        <w:tc>
          <w:tcPr>
            <w:tcW w:w="846"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drawing>
                <wp:inline distT="0" distB="0" distL="0" distR="0">
                  <wp:extent cx="335280" cy="108585"/>
                  <wp:effectExtent l="0" t="0" r="0" b="0"/>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335280" cy="108585"/>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s</w:t>
            </w:r>
          </w:p>
        </w:tc>
        <w:tc>
          <w:tcPr>
            <w:tcW w:w="746"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drawing>
                <wp:inline distT="0" distB="0" distL="0" distR="0">
                  <wp:extent cx="335280" cy="108585"/>
                  <wp:effectExtent l="0" t="0" r="0" b="0"/>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335280" cy="108585"/>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s</w:t>
            </w:r>
          </w:p>
        </w:tc>
        <w:tc>
          <w:tcPr>
            <w:tcW w:w="1395"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drawing>
                <wp:inline distT="0" distB="0" distL="0" distR="0">
                  <wp:extent cx="335280" cy="108585"/>
                  <wp:effectExtent l="0" t="0" r="0" b="0"/>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335280" cy="108585"/>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s</w:t>
            </w:r>
          </w:p>
        </w:tc>
        <w:tc>
          <w:tcPr>
            <w:tcW w:w="1415"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right"/>
              <w:rPr>
                <w:sz w:val="19"/>
              </w:rPr>
            </w:pPr>
            <w:r>
              <w:rPr/>
              <w:drawing>
                <wp:inline distT="0" distB="0" distL="0" distR="0">
                  <wp:extent cx="316865" cy="108585"/>
                  <wp:effectExtent l="0" t="0" r="0" b="0"/>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316865" cy="108585"/>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s</w:t>
            </w:r>
          </w:p>
        </w:tc>
      </w:tr>
      <w:tr>
        <w:trPr>
          <w:cantSplit w:val="false"/>
        </w:trPr>
        <w:tc>
          <w:tcPr>
            <w:tcW w:w="4432"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left"/>
              <w:rPr>
                <w:rFonts w:eastAsia="Times New Roman" w:cs="Times New Roman"/>
                <w:sz w:val="19"/>
              </w:rPr>
            </w:pPr>
            <w:r>
              <w:rPr>
                <w:rFonts w:eastAsia="Times New Roman" w:cs="Times New Roman"/>
                <w:sz w:val="19"/>
              </w:rPr>
              <w:t xml:space="preserve"> </w:t>
            </w:r>
            <w:r>
              <w:rPr>
                <w:rFonts w:eastAsia="Times New Roman" w:cs="Times New Roman"/>
                <w:sz w:val="19"/>
              </w:rPr>
              <w:drawing>
                <wp:inline distT="0" distB="0" distL="0" distR="0">
                  <wp:extent cx="153670" cy="135890"/>
                  <wp:effectExtent l="0" t="0" r="0" b="0"/>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153670" cy="135890"/>
                          </a:xfrm>
                          <a:prstGeom prst="rect">
                            <a:avLst/>
                          </a:prstGeom>
                          <a:noFill/>
                          <a:ln w="9525">
                            <a:noFill/>
                            <a:miter lim="800000"/>
                            <a:headEnd/>
                            <a:tailEnd/>
                          </a:ln>
                        </pic:spPr>
                      </pic:pic>
                    </a:graphicData>
                  </a:graphic>
                </wp:inline>
              </w:drawing>
            </w:r>
          </w:p>
        </w:tc>
        <w:tc>
          <w:tcPr>
            <w:tcW w:w="846"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drawing>
                <wp:inline distT="0" distB="0" distL="0" distR="0">
                  <wp:extent cx="135890" cy="108585"/>
                  <wp:effectExtent l="0" t="0" r="0" b="0"/>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135890" cy="108585"/>
                          </a:xfrm>
                          <a:prstGeom prst="rect">
                            <a:avLst/>
                          </a:prstGeom>
                          <a:noFill/>
                          <a:ln w="9525">
                            <a:noFill/>
                            <a:miter lim="800000"/>
                            <a:headEnd/>
                            <a:tailEnd/>
                          </a:ln>
                        </pic:spPr>
                      </pic:pic>
                    </a:graphicData>
                  </a:graphic>
                </wp:inline>
              </w:drawing>
            </w:r>
            <w:r>
              <w:rPr>
                <w:sz w:val="19"/>
              </w:rPr>
              <w:t xml:space="preserve">m </w:t>
            </w:r>
            <w:r>
              <w:rPr>
                <w:sz w:val="19"/>
              </w:rPr>
              <w:drawing>
                <wp:inline distT="0" distB="0" distL="0" distR="0">
                  <wp:extent cx="335280" cy="108585"/>
                  <wp:effectExtent l="0" t="0" r="0" b="0"/>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35280" cy="108585"/>
                          </a:xfrm>
                          <a:prstGeom prst="rect">
                            <a:avLst/>
                          </a:prstGeom>
                          <a:noFill/>
                          <a:ln w="9525">
                            <a:noFill/>
                            <a:miter lim="800000"/>
                            <a:headEnd/>
                            <a:tailEnd/>
                          </a:ln>
                        </pic:spPr>
                      </pic:pic>
                    </a:graphicData>
                  </a:graphic>
                </wp:inline>
              </w:drawing>
            </w:r>
            <w:r>
              <w:rPr>
                <w:sz w:val="19"/>
              </w:rPr>
              <w:t xml:space="preserve"> s</w:t>
            </w:r>
          </w:p>
        </w:tc>
        <w:tc>
          <w:tcPr>
            <w:tcW w:w="746"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drawing>
                <wp:inline distT="0" distB="0" distL="0" distR="0">
                  <wp:extent cx="144780" cy="108585"/>
                  <wp:effectExtent l="0" t="0" r="0" b="0"/>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144780" cy="108585"/>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 xml:space="preserve">m </w:t>
            </w:r>
            <w:r>
              <w:rPr>
                <w:sz w:val="19"/>
              </w:rPr>
              <w:drawing>
                <wp:inline distT="0" distB="0" distL="0" distR="0">
                  <wp:extent cx="144780" cy="108585"/>
                  <wp:effectExtent l="0" t="0" r="0" b="0"/>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144780" cy="108585"/>
                          </a:xfrm>
                          <a:prstGeom prst="rect">
                            <a:avLst/>
                          </a:prstGeom>
                          <a:noFill/>
                          <a:ln w="9525">
                            <a:noFill/>
                            <a:miter lim="800000"/>
                            <a:headEnd/>
                            <a:tailEnd/>
                          </a:ln>
                        </pic:spPr>
                      </pic:pic>
                    </a:graphicData>
                  </a:graphic>
                </wp:inline>
              </w:drawing>
            </w:r>
            <w:r>
              <w:rPr>
                <w:sz w:val="19"/>
              </w:rPr>
              <w:t xml:space="preserve"> s</w:t>
            </w:r>
          </w:p>
        </w:tc>
        <w:tc>
          <w:tcPr>
            <w:tcW w:w="1395"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drawing>
                <wp:inline distT="0" distB="0" distL="0" distR="0">
                  <wp:extent cx="135890" cy="99060"/>
                  <wp:effectExtent l="0" t="0" r="0" b="0"/>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135890" cy="99060"/>
                          </a:xfrm>
                          <a:prstGeom prst="rect">
                            <a:avLst/>
                          </a:prstGeom>
                          <a:noFill/>
                          <a:ln w="9525">
                            <a:noFill/>
                            <a:miter lim="800000"/>
                            <a:headEnd/>
                            <a:tailEnd/>
                          </a:ln>
                        </pic:spPr>
                      </pic:pic>
                    </a:graphicData>
                  </a:graphic>
                </wp:inline>
              </w:drawing>
            </w:r>
            <w:r>
              <w:rPr>
                <w:sz w:val="19"/>
              </w:rPr>
              <w:t xml:space="preserve">h </w:t>
            </w:r>
            <w:r>
              <w:rPr>
                <w:sz w:val="19"/>
              </w:rPr>
              <w:drawing>
                <wp:inline distT="0" distB="0" distL="0" distR="0">
                  <wp:extent cx="144780" cy="108585"/>
                  <wp:effectExtent l="0" t="0" r="0" b="0"/>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144780" cy="108585"/>
                          </a:xfrm>
                          <a:prstGeom prst="rect">
                            <a:avLst/>
                          </a:prstGeom>
                          <a:noFill/>
                          <a:ln w="9525">
                            <a:noFill/>
                            <a:miter lim="800000"/>
                            <a:headEnd/>
                            <a:tailEnd/>
                          </a:ln>
                        </pic:spPr>
                      </pic:pic>
                    </a:graphicData>
                  </a:graphic>
                </wp:inline>
              </w:drawing>
            </w:r>
            <w:r>
              <w:rPr>
                <w:sz w:val="19"/>
              </w:rPr>
              <w:t xml:space="preserve">m </w:t>
            </w:r>
            <w:r>
              <w:rPr>
                <w:sz w:val="19"/>
              </w:rPr>
              <w:drawing>
                <wp:inline distT="0" distB="0" distL="0" distR="0">
                  <wp:extent cx="144780" cy="108585"/>
                  <wp:effectExtent l="0" t="0" r="0" b="0"/>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144780" cy="108585"/>
                          </a:xfrm>
                          <a:prstGeom prst="rect">
                            <a:avLst/>
                          </a:prstGeom>
                          <a:noFill/>
                          <a:ln w="9525">
                            <a:noFill/>
                            <a:miter lim="800000"/>
                            <a:headEnd/>
                            <a:tailEnd/>
                          </a:ln>
                        </pic:spPr>
                      </pic:pic>
                    </a:graphicData>
                  </a:graphic>
                </wp:inline>
              </w:drawing>
            </w:r>
            <w:r>
              <w:rPr>
                <w:sz w:val="19"/>
              </w:rPr>
              <w:t>s</w:t>
            </w:r>
          </w:p>
        </w:tc>
        <w:tc>
          <w:tcPr>
            <w:tcW w:w="1415"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right"/>
              <w:rPr>
                <w:sz w:val="19"/>
              </w:rPr>
            </w:pPr>
            <w:r>
              <w:rPr/>
              <w:drawing>
                <wp:inline distT="0" distB="0" distL="0" distR="0">
                  <wp:extent cx="208280" cy="108585"/>
                  <wp:effectExtent l="0" t="0" r="0" b="0"/>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08280" cy="108585"/>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days</w:t>
            </w:r>
          </w:p>
        </w:tc>
      </w:tr>
      <w:tr>
        <w:trPr>
          <w:cantSplit w:val="false"/>
        </w:trPr>
        <w:tc>
          <w:tcPr>
            <w:tcW w:w="4432"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left"/>
              <w:rPr>
                <w:rFonts w:eastAsia="Times New Roman" w:cs="Times New Roman"/>
                <w:sz w:val="19"/>
              </w:rPr>
            </w:pPr>
            <w:r>
              <w:rPr>
                <w:rFonts w:eastAsia="Times New Roman" w:cs="Times New Roman"/>
                <w:sz w:val="19"/>
              </w:rPr>
              <w:t xml:space="preserve"> </w:t>
            </w:r>
            <w:r>
              <w:rPr>
                <w:rFonts w:eastAsia="Times New Roman" w:cs="Times New Roman"/>
                <w:sz w:val="19"/>
              </w:rPr>
              <w:drawing>
                <wp:inline distT="0" distB="0" distL="0" distR="0">
                  <wp:extent cx="153670" cy="108585"/>
                  <wp:effectExtent l="0" t="0" r="0" b="0"/>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153670" cy="108585"/>
                          </a:xfrm>
                          <a:prstGeom prst="rect">
                            <a:avLst/>
                          </a:prstGeom>
                          <a:noFill/>
                          <a:ln w="9525">
                            <a:noFill/>
                            <a:miter lim="800000"/>
                            <a:headEnd/>
                            <a:tailEnd/>
                          </a:ln>
                        </pic:spPr>
                      </pic:pic>
                    </a:graphicData>
                  </a:graphic>
                </wp:inline>
              </w:drawing>
            </w:r>
          </w:p>
        </w:tc>
        <w:tc>
          <w:tcPr>
            <w:tcW w:w="846"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drawing>
                <wp:inline distT="0" distB="0" distL="0" distR="0">
                  <wp:extent cx="335280" cy="108585"/>
                  <wp:effectExtent l="0" t="0" r="0" b="0"/>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4"/>
                          <a:stretch>
                            <a:fillRect/>
                          </a:stretch>
                        </pic:blipFill>
                        <pic:spPr bwMode="auto">
                          <a:xfrm>
                            <a:off x="0" y="0"/>
                            <a:ext cx="335280" cy="108585"/>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s</w:t>
            </w:r>
          </w:p>
        </w:tc>
        <w:tc>
          <w:tcPr>
            <w:tcW w:w="746"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drawing>
                <wp:inline distT="0" distB="0" distL="0" distR="0">
                  <wp:extent cx="144780" cy="99060"/>
                  <wp:effectExtent l="0" t="0" r="0" b="0"/>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5"/>
                          <a:stretch>
                            <a:fillRect/>
                          </a:stretch>
                        </pic:blipFill>
                        <pic:spPr bwMode="auto">
                          <a:xfrm>
                            <a:off x="0" y="0"/>
                            <a:ext cx="144780" cy="99060"/>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 xml:space="preserve">m </w:t>
            </w:r>
            <w:r>
              <w:rPr>
                <w:sz w:val="19"/>
              </w:rPr>
              <w:drawing>
                <wp:inline distT="0" distB="0" distL="0" distR="0">
                  <wp:extent cx="144780" cy="108585"/>
                  <wp:effectExtent l="0" t="0" r="0" b="0"/>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6"/>
                          <a:stretch>
                            <a:fillRect/>
                          </a:stretch>
                        </pic:blipFill>
                        <pic:spPr bwMode="auto">
                          <a:xfrm>
                            <a:off x="0" y="0"/>
                            <a:ext cx="144780" cy="108585"/>
                          </a:xfrm>
                          <a:prstGeom prst="rect">
                            <a:avLst/>
                          </a:prstGeom>
                          <a:noFill/>
                          <a:ln w="9525">
                            <a:noFill/>
                            <a:miter lim="800000"/>
                            <a:headEnd/>
                            <a:tailEnd/>
                          </a:ln>
                        </pic:spPr>
                      </pic:pic>
                    </a:graphicData>
                  </a:graphic>
                </wp:inline>
              </w:drawing>
            </w:r>
            <w:r>
              <w:rPr>
                <w:sz w:val="19"/>
              </w:rPr>
              <w:t xml:space="preserve"> s</w:t>
            </w:r>
          </w:p>
        </w:tc>
        <w:tc>
          <w:tcPr>
            <w:tcW w:w="1395"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drawing>
                <wp:inline distT="0" distB="0" distL="0" distR="0">
                  <wp:extent cx="371475" cy="108585"/>
                  <wp:effectExtent l="0" t="0" r="0" b="0"/>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7"/>
                          <a:stretch>
                            <a:fillRect/>
                          </a:stretch>
                        </pic:blipFill>
                        <pic:spPr bwMode="auto">
                          <a:xfrm>
                            <a:off x="0" y="0"/>
                            <a:ext cx="371475" cy="108585"/>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years</w:t>
            </w:r>
          </w:p>
        </w:tc>
        <w:tc>
          <w:tcPr>
            <w:tcW w:w="1415"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right"/>
              <w:rPr>
                <w:sz w:val="19"/>
              </w:rPr>
            </w:pPr>
            <w:r>
              <w:rPr/>
              <w:drawing>
                <wp:inline distT="0" distB="0" distL="0" distR="0">
                  <wp:extent cx="706120" cy="135890"/>
                  <wp:effectExtent l="0" t="0" r="0" b="0"/>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48"/>
                          <a:stretch>
                            <a:fillRect/>
                          </a:stretch>
                        </pic:blipFill>
                        <pic:spPr bwMode="auto">
                          <a:xfrm>
                            <a:off x="0" y="0"/>
                            <a:ext cx="706120" cy="135890"/>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years</w:t>
            </w:r>
          </w:p>
        </w:tc>
      </w:tr>
      <w:tr>
        <w:trPr>
          <w:cantSplit w:val="false"/>
        </w:trPr>
        <w:tc>
          <w:tcPr>
            <w:tcW w:w="4432"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left"/>
              <w:rPr>
                <w:rFonts w:eastAsia="Times New Roman" w:cs="Times New Roman"/>
                <w:sz w:val="19"/>
              </w:rPr>
            </w:pPr>
            <w:r>
              <w:rPr>
                <w:rFonts w:eastAsia="Times New Roman" w:cs="Times New Roman"/>
                <w:sz w:val="19"/>
              </w:rPr>
              <w:t xml:space="preserve"> </w:t>
            </w:r>
            <w:r>
              <w:rPr>
                <w:rFonts w:eastAsia="Times New Roman" w:cs="Times New Roman"/>
                <w:sz w:val="19"/>
              </w:rPr>
              <w:drawing>
                <wp:inline distT="0" distB="0" distL="0" distR="0">
                  <wp:extent cx="153670" cy="108585"/>
                  <wp:effectExtent l="0" t="0" r="0" b="0"/>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49"/>
                          <a:stretch>
                            <a:fillRect/>
                          </a:stretch>
                        </pic:blipFill>
                        <pic:spPr bwMode="auto">
                          <a:xfrm>
                            <a:off x="0" y="0"/>
                            <a:ext cx="153670" cy="108585"/>
                          </a:xfrm>
                          <a:prstGeom prst="rect">
                            <a:avLst/>
                          </a:prstGeom>
                          <a:noFill/>
                          <a:ln w="9525">
                            <a:noFill/>
                            <a:miter lim="800000"/>
                            <a:headEnd/>
                            <a:tailEnd/>
                          </a:ln>
                        </pic:spPr>
                      </pic:pic>
                    </a:graphicData>
                  </a:graphic>
                </wp:inline>
              </w:drawing>
            </w:r>
          </w:p>
        </w:tc>
        <w:tc>
          <w:tcPr>
            <w:tcW w:w="846"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drawing>
                <wp:inline distT="0" distB="0" distL="0" distR="0">
                  <wp:extent cx="335280" cy="108585"/>
                  <wp:effectExtent l="0" t="0" r="0" b="0"/>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0"/>
                          <a:stretch>
                            <a:fillRect/>
                          </a:stretch>
                        </pic:blipFill>
                        <pic:spPr bwMode="auto">
                          <a:xfrm>
                            <a:off x="0" y="0"/>
                            <a:ext cx="335280" cy="108585"/>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s</w:t>
            </w:r>
          </w:p>
        </w:tc>
        <w:tc>
          <w:tcPr>
            <w:tcW w:w="746"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drawing>
                <wp:inline distT="0" distB="0" distL="0" distR="0">
                  <wp:extent cx="144780" cy="108585"/>
                  <wp:effectExtent l="0" t="0" r="0" b="0"/>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1"/>
                          <a:stretch>
                            <a:fillRect/>
                          </a:stretch>
                        </pic:blipFill>
                        <pic:spPr bwMode="auto">
                          <a:xfrm>
                            <a:off x="0" y="0"/>
                            <a:ext cx="144780" cy="108585"/>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days</w:t>
            </w:r>
          </w:p>
        </w:tc>
        <w:tc>
          <w:tcPr>
            <w:tcW w:w="1395"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drawing>
                <wp:inline distT="0" distB="0" distL="0" distR="0">
                  <wp:extent cx="706120" cy="135890"/>
                  <wp:effectExtent l="0" t="0" r="0" b="0"/>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2"/>
                          <a:stretch>
                            <a:fillRect/>
                          </a:stretch>
                        </pic:blipFill>
                        <pic:spPr bwMode="auto">
                          <a:xfrm>
                            <a:off x="0" y="0"/>
                            <a:ext cx="706120" cy="135890"/>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years</w:t>
            </w:r>
          </w:p>
        </w:tc>
        <w:tc>
          <w:tcPr>
            <w:tcW w:w="1415"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right"/>
              <w:rPr>
                <w:sz w:val="19"/>
              </w:rPr>
            </w:pPr>
            <w:r>
              <w:rPr/>
              <w:drawing>
                <wp:inline distT="0" distB="0" distL="0" distR="0">
                  <wp:extent cx="697230" cy="135890"/>
                  <wp:effectExtent l="0" t="0" r="0" b="0"/>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3"/>
                          <a:stretch>
                            <a:fillRect/>
                          </a:stretch>
                        </pic:blipFill>
                        <pic:spPr bwMode="auto">
                          <a:xfrm>
                            <a:off x="0" y="0"/>
                            <a:ext cx="697230" cy="135890"/>
                          </a:xfrm>
                          <a:prstGeom prst="rect">
                            <a:avLst/>
                          </a:prstGeom>
                          <a:noFill/>
                          <a:ln w="9525">
                            <a:noFill/>
                            <a:miter lim="800000"/>
                            <a:headEnd/>
                            <a:tailEnd/>
                          </a:ln>
                        </pic:spPr>
                      </pic:pic>
                    </a:graphicData>
                  </a:graphic>
                </wp:inline>
              </w:drawing>
            </w:r>
            <w:r>
              <w:rPr>
                <w:rFonts w:eastAsia="Times New Roman" w:cs="Times New Roman"/>
                <w:sz w:val="19"/>
              </w:rPr>
              <w:t xml:space="preserve"> </w:t>
            </w:r>
            <w:r>
              <w:rPr>
                <w:sz w:val="19"/>
              </w:rPr>
              <w:t>years</w:t>
            </w:r>
          </w:p>
        </w:tc>
      </w:tr>
    </w:tbl>
    <w:p>
      <w:pPr>
        <w:pStyle w:val="Table"/>
        <w:spacing w:lineRule="auto" w:line="360" w:before="240" w:after="0"/>
        <w:rPr>
          <w:rFonts w:eastAsia="Times New Roman"/>
          <w:sz w:val="19"/>
        </w:rPr>
      </w:pPr>
      <w:r>
        <w:rPr>
          <w:rFonts w:eastAsia="Times New Roman"/>
          <w:sz w:val="19"/>
        </w:rPr>
        <w:t xml:space="preserve"> </w:t>
      </w:r>
    </w:p>
    <w:p>
      <w:pPr>
        <w:pStyle w:val="Caption11"/>
        <w:spacing w:lineRule="auto" w:line="360"/>
        <w:rPr>
          <w:sz w:val="19"/>
        </w:rPr>
      </w:pPr>
      <w:r>
        <w:rPr>
          <w:sz w:val="19"/>
        </w:rPr>
        <w:t xml:space="preserve">Table </w:t>
      </w:r>
      <w:bookmarkStart w:id="5" w:name="BMtable_timecomplexity"/>
      <w:r>
        <w:rPr>
          <w:sz w:val="19"/>
        </w:rPr>
        <w:t>2.1</w:t>
      </w:r>
      <w:bookmarkEnd w:id="5"/>
      <w:r>
        <w:rPr>
          <w:sz w:val="19"/>
        </w:rPr>
        <w:t xml:space="preserve">: </w:t>
      </w:r>
      <w:ins w:id="572" w:author="S J" w:date="2015-03-29T11:31:00Z">
        <w:r>
          <w:rPr>
            <w:sz w:val="19"/>
          </w:rPr>
          <w:t>The c</w:t>
        </w:r>
      </w:ins>
      <w:del w:id="573" w:author="S J" w:date="2015-03-29T11:31:00Z">
        <w:r>
          <w:rPr>
            <w:sz w:val="19"/>
          </w:rPr>
          <w:delText>C</w:delText>
        </w:r>
      </w:del>
      <w:r>
        <w:rPr>
          <w:sz w:val="19"/>
        </w:rPr>
        <w:t xml:space="preserve">omputation time of algorithms with different time complexity functions, where one step of algorithm takes 1 millisecond. Examples of algorithm with polynomial time complexity </w:t>
      </w:r>
      <w:r>
        <w:rPr>
          <w:sz w:val="19"/>
        </w:rPr>
        <w:drawing>
          <wp:inline distT="0" distB="0" distL="0" distR="0">
            <wp:extent cx="380365" cy="163195"/>
            <wp:effectExtent l="0" t="0" r="0" b="0"/>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4"/>
                    <a:stretch>
                      <a:fillRect/>
                    </a:stretch>
                  </pic:blipFill>
                  <pic:spPr bwMode="auto">
                    <a:xfrm>
                      <a:off x="0" y="0"/>
                      <a:ext cx="380365" cy="163195"/>
                    </a:xfrm>
                    <a:prstGeom prst="rect">
                      <a:avLst/>
                    </a:prstGeom>
                    <a:noFill/>
                    <a:ln w="9525">
                      <a:noFill/>
                      <a:miter lim="800000"/>
                      <a:headEnd/>
                      <a:tailEnd/>
                    </a:ln>
                  </pic:spPr>
                </pic:pic>
              </a:graphicData>
            </a:graphic>
          </wp:inline>
        </w:drawing>
      </w:r>
      <w:r>
        <w:rPr>
          <w:sz w:val="19"/>
        </w:rPr>
        <w:t xml:space="preserve"> are compared </w:t>
      </w:r>
      <w:del w:id="574" w:author="S J" w:date="2015-03-29T11:31:00Z">
        <w:r>
          <w:rPr>
            <w:sz w:val="19"/>
          </w:rPr>
          <w:delText xml:space="preserve">with </w:delText>
        </w:r>
      </w:del>
      <w:ins w:id="575" w:author="S J" w:date="2015-03-29T11:31:00Z">
        <w:r>
          <w:rPr>
            <w:sz w:val="19"/>
          </w:rPr>
          <w:t xml:space="preserve">to </w:t>
        </w:r>
      </w:ins>
      <w:r>
        <w:rPr>
          <w:sz w:val="19"/>
        </w:rPr>
        <w:t>algorithm</w:t>
      </w:r>
      <w:ins w:id="576" w:author="S J" w:date="2015-03-29T11:31:00Z">
        <w:r>
          <w:rPr>
            <w:sz w:val="19"/>
          </w:rPr>
          <w:t>s</w:t>
        </w:r>
      </w:ins>
      <w:r>
        <w:rPr>
          <w:sz w:val="19"/>
        </w:rPr>
        <w:t xml:space="preserve"> with exponential time complexity </w:t>
      </w:r>
      <w:r>
        <w:rPr>
          <w:sz w:val="19"/>
        </w:rPr>
        <w:drawing>
          <wp:inline distT="0" distB="0" distL="0" distR="0">
            <wp:extent cx="371475" cy="144780"/>
            <wp:effectExtent l="0" t="0" r="0" b="0"/>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5"/>
                    <a:stretch>
                      <a:fillRect/>
                    </a:stretch>
                  </pic:blipFill>
                  <pic:spPr bwMode="auto">
                    <a:xfrm>
                      <a:off x="0" y="0"/>
                      <a:ext cx="371475" cy="144780"/>
                    </a:xfrm>
                    <a:prstGeom prst="rect">
                      <a:avLst/>
                    </a:prstGeom>
                    <a:noFill/>
                    <a:ln w="9525">
                      <a:noFill/>
                      <a:miter lim="800000"/>
                      <a:headEnd/>
                      <a:tailEnd/>
                    </a:ln>
                  </pic:spPr>
                </pic:pic>
              </a:graphicData>
            </a:graphic>
          </wp:inline>
        </w:drawing>
      </w:r>
      <w:r>
        <w:rPr>
          <w:sz w:val="19"/>
        </w:rPr>
        <w:t xml:space="preserve">. </w:t>
      </w:r>
      <w:ins w:id="577" w:author="S J" w:date="2015-03-29T11:31:00Z">
        <w:r>
          <w:rPr>
            <w:sz w:val="19"/>
          </w:rPr>
          <w:t>It is important to n</w:t>
        </w:r>
      </w:ins>
      <w:del w:id="578" w:author="S J" w:date="2015-03-29T11:31:00Z">
        <w:r>
          <w:rPr>
            <w:sz w:val="19"/>
          </w:rPr>
          <w:delText>N</w:delText>
        </w:r>
      </w:del>
      <w:r>
        <w:rPr>
          <w:sz w:val="19"/>
        </w:rPr>
        <w:t>ote that</w:t>
      </w:r>
      <w:ins w:id="579" w:author="S J" w:date="2015-03-29T11:31:00Z">
        <w:r>
          <w:rPr>
            <w:sz w:val="19"/>
          </w:rPr>
          <w:t>,</w:t>
        </w:r>
      </w:ins>
      <w:r>
        <w:rPr>
          <w:sz w:val="19"/>
        </w:rPr>
        <w:t xml:space="preserve"> for the problems with </w:t>
      </w:r>
      <w:ins w:id="580" w:author="S J" w:date="2015-03-29T11:31:00Z">
        <w:r>
          <w:rPr>
            <w:sz w:val="19"/>
          </w:rPr>
          <w:t xml:space="preserve">an </w:t>
        </w:r>
      </w:ins>
      <w:r>
        <w:rPr>
          <w:sz w:val="19"/>
        </w:rPr>
        <w:t>input size of 50 and greater</w:t>
      </w:r>
      <w:ins w:id="581" w:author="S J" w:date="2015-03-29T11:31:00Z">
        <w:r>
          <w:rPr>
            <w:sz w:val="19"/>
          </w:rPr>
          <w:t>,</w:t>
        </w:r>
      </w:ins>
      <w:r>
        <w:rPr>
          <w:sz w:val="19"/>
        </w:rPr>
        <w:t xml:space="preserve"> the exponential algorithm runs far beyond the reasonable time</w:t>
      </w:r>
      <w:ins w:id="582" w:author="S J" w:date="2015-03-29T11:32:00Z">
        <w:r>
          <w:rPr>
            <w:sz w:val="19"/>
          </w:rPr>
          <w:t>,</w:t>
        </w:r>
      </w:ins>
      <w:r>
        <w:rPr>
          <w:sz w:val="19"/>
        </w:rPr>
        <w:t xml:space="preserve"> compared to the age of </w:t>
      </w:r>
      <w:ins w:id="583" w:author="S J" w:date="2015-03-29T11:32:00Z">
        <w:r>
          <w:rPr>
            <w:sz w:val="19"/>
          </w:rPr>
          <w:t xml:space="preserve">the </w:t>
        </w:r>
      </w:ins>
      <w:r>
        <w:rPr>
          <w:sz w:val="19"/>
        </w:rPr>
        <w:t>universe</w:t>
      </w:r>
      <w:ins w:id="584" w:author="S J" w:date="2015-03-29T11:32:00Z">
        <w:r>
          <w:rPr>
            <w:sz w:val="19"/>
          </w:rPr>
          <w:t>,</w:t>
        </w:r>
      </w:ins>
      <w:r>
        <w:rPr>
          <w:sz w:val="19"/>
        </w:rPr>
        <w:t xml:space="preserve"> which is currently estimated to </w:t>
      </w:r>
      <w:ins w:id="585" w:author="S J" w:date="2015-03-29T11:32:00Z">
        <w:r>
          <w:rPr>
            <w:sz w:val="19"/>
          </w:rPr>
          <w:t xml:space="preserve">be </w:t>
        </w:r>
      </w:ins>
      <w:r>
        <w:rPr>
          <w:sz w:val="19"/>
        </w:rPr>
        <w:drawing>
          <wp:inline distT="0" distB="0" distL="0" distR="0">
            <wp:extent cx="633730" cy="135890"/>
            <wp:effectExtent l="0" t="0" r="0" b="0"/>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6"/>
                    <a:stretch>
                      <a:fillRect/>
                    </a:stretch>
                  </pic:blipFill>
                  <pic:spPr bwMode="auto">
                    <a:xfrm>
                      <a:off x="0" y="0"/>
                      <a:ext cx="633730" cy="135890"/>
                    </a:xfrm>
                    <a:prstGeom prst="rect">
                      <a:avLst/>
                    </a:prstGeom>
                    <a:noFill/>
                    <a:ln w="9525">
                      <a:noFill/>
                      <a:miter lim="800000"/>
                      <a:headEnd/>
                      <a:tailEnd/>
                    </a:ln>
                  </pic:spPr>
                </pic:pic>
              </a:graphicData>
            </a:graphic>
          </wp:inline>
        </w:drawing>
      </w:r>
      <w:r>
        <w:rPr>
          <w:sz w:val="19"/>
        </w:rPr>
        <w:t xml:space="preserve"> years [</w:t>
      </w:r>
      <w:r>
        <w:rPr>
          <w:sz w:val="19"/>
        </w:rPr>
        <w:fldChar w:fldCharType="begin"/>
      </w:r>
      <w:r>
        <w:instrText> REF BIB_PlanckCollaboration2013 \h </w:instrText>
      </w:r>
      <w:r>
        <w:fldChar w:fldCharType="separate"/>
      </w:r>
      <w:r>
        <w:t>35</w:t>
      </w:r>
      <w:r>
        <w:fldChar w:fldCharType="end"/>
      </w:r>
      <w:r>
        <w:rPr>
          <w:sz w:val="19"/>
        </w:rPr>
        <w:t>].</w:t>
      </w:r>
      <w:r>
        <w:rPr>
          <w:sz w:val="19"/>
        </w:rPr>
        <w:drawing>
          <wp:inline distT="0" distB="0" distL="0" distR="0">
            <wp:extent cx="380365" cy="163195"/>
            <wp:effectExtent l="0" t="0" r="0" b="0"/>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7"/>
                    <a:stretch>
                      <a:fillRect/>
                    </a:stretch>
                  </pic:blipFill>
                  <pic:spPr bwMode="auto">
                    <a:xfrm>
                      <a:off x="0" y="0"/>
                      <a:ext cx="380365" cy="163195"/>
                    </a:xfrm>
                    <a:prstGeom prst="rect">
                      <a:avLst/>
                    </a:prstGeom>
                    <a:noFill/>
                    <a:ln w="9525">
                      <a:noFill/>
                      <a:miter lim="800000"/>
                      <a:headEnd/>
                      <a:tailEnd/>
                    </a:ln>
                  </pic:spPr>
                </pic:pic>
              </a:graphicData>
            </a:graphic>
          </wp:inline>
        </w:drawing>
      </w:r>
      <w:r>
        <w:rPr>
          <w:sz w:val="19"/>
        </w:rPr>
        <w:drawing>
          <wp:inline distT="0" distB="0" distL="0" distR="0">
            <wp:extent cx="371475" cy="144780"/>
            <wp:effectExtent l="0" t="0" r="0" b="0"/>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58"/>
                    <a:stretch>
                      <a:fillRect/>
                    </a:stretch>
                  </pic:blipFill>
                  <pic:spPr bwMode="auto">
                    <a:xfrm>
                      <a:off x="0" y="0"/>
                      <a:ext cx="371475" cy="144780"/>
                    </a:xfrm>
                    <a:prstGeom prst="rect">
                      <a:avLst/>
                    </a:prstGeom>
                    <a:noFill/>
                    <a:ln w="9525">
                      <a:noFill/>
                      <a:miter lim="800000"/>
                      <a:headEnd/>
                      <a:tailEnd/>
                    </a:ln>
                  </pic:spPr>
                </pic:pic>
              </a:graphicData>
            </a:graphic>
          </wp:inline>
        </w:drawing>
      </w:r>
      <w:r>
        <w:rPr>
          <w:sz w:val="19"/>
        </w:rPr>
        <w:drawing>
          <wp:inline distT="0" distB="0" distL="0" distR="0">
            <wp:extent cx="633730" cy="135890"/>
            <wp:effectExtent l="0" t="0" r="0" b="0"/>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59"/>
                    <a:stretch>
                      <a:fillRect/>
                    </a:stretch>
                  </pic:blipFill>
                  <pic:spPr bwMode="auto">
                    <a:xfrm>
                      <a:off x="0" y="0"/>
                      <a:ext cx="633730" cy="135890"/>
                    </a:xfrm>
                    <a:prstGeom prst="rect">
                      <a:avLst/>
                    </a:prstGeom>
                    <a:noFill/>
                    <a:ln w="9525">
                      <a:noFill/>
                      <a:miter lim="800000"/>
                      <a:headEnd/>
                      <a:tailEnd/>
                    </a:ln>
                  </pic:spPr>
                </pic:pic>
              </a:graphicData>
            </a:graphic>
          </wp:inline>
        </w:drawing>
      </w:r>
      <w:r>
        <w:rPr>
          <w:sz w:val="19"/>
        </w:rPr>
        <w:fldChar w:fldCharType="begin"/>
      </w:r>
      <w:r>
        <w:instrText> REF BIB_PlanckCollaboration2013 \h </w:instrText>
      </w:r>
      <w:r>
        <w:fldChar w:fldCharType="separate"/>
      </w:r>
      <w:r>
        <w:t>35</w:t>
      </w:r>
      <w:r>
        <w:fldChar w:fldCharType="end"/>
      </w:r>
      <w:r>
        <w:fldChar w:fldCharType="begin"/>
      </w:r>
      <w:r>
        <w:instrText> TC "2.1 Computation time of algorithms with different time complexity functions, where one step of algorithm takes 1 millisecond. Examples of algorithm with polynomial time complexity  are compared with algorithm with exponential time complexity . Note that for the problems with input size of 50 and greater the exponential algorithm runs far beyond the reasonable time compared to the age of universe which is currently estimated to  years []." \l 2 </w:instrText>
      </w:r>
      <w:r>
        <w:fldChar w:fldCharType="separate"/>
      </w:r>
      <w:r>
        <w:rPr>
          <w:sz w:val="19"/>
        </w:rPr>
      </w:r>
      <w:r>
        <w:fldChar w:fldCharType="end"/>
      </w:r>
    </w:p>
    <w:p>
      <w:pPr>
        <w:pStyle w:val="Normal"/>
        <w:spacing w:lineRule="auto" w:line="360" w:before="240" w:after="0"/>
        <w:ind w:left="0" w:right="0" w:firstLine="360"/>
        <w:rPr/>
      </w:pPr>
      <w:r>
        <w:rPr/>
        <w:t xml:space="preserve">If we presume </w:t>
      </w:r>
      <w:ins w:id="586" w:author="S J" w:date="2015-03-29T11:32:00Z">
        <w:r>
          <w:rPr/>
          <w:t xml:space="preserve">that the </w:t>
        </w:r>
      </w:ins>
      <w:r>
        <w:rPr/>
        <w:t>technological update and</w:t>
      </w:r>
      <w:del w:id="587" w:author="S J" w:date="2015-03-29T11:32:00Z">
        <w:r>
          <w:rPr/>
          <w:delText xml:space="preserve"> the</w:delText>
        </w:r>
      </w:del>
      <w:r>
        <w:rPr/>
        <w:t xml:space="preserve"> computation speed will increase, the effect of </w:t>
      </w:r>
      <w:ins w:id="588" w:author="S J" w:date="2015-03-29T11:32:00Z">
        <w:r>
          <w:rPr/>
          <w:t xml:space="preserve">the </w:t>
        </w:r>
      </w:ins>
      <w:r>
        <w:rPr/>
        <w:t xml:space="preserve">technological speedup is visible in </w:t>
      </w:r>
      <w:ins w:id="589" w:author="S J" w:date="2015-03-29T11:32:00Z">
        <w:r>
          <w:rPr/>
          <w:t>T</w:t>
        </w:r>
      </w:ins>
      <w:del w:id="590" w:author="S J" w:date="2015-03-29T11:32:00Z">
        <w:r>
          <w:rPr/>
          <w:delText>t</w:delText>
        </w:r>
      </w:del>
      <w:r>
        <w:rPr/>
        <w:t xml:space="preserve">able </w:t>
      </w:r>
      <w:r>
        <w:rPr/>
        <w:fldChar w:fldCharType="begin"/>
      </w:r>
      <w:r>
        <w:instrText> REF BMtable_speedupeffect \h </w:instrText>
      </w:r>
      <w:r>
        <w:fldChar w:fldCharType="separate"/>
      </w:r>
      <w:r>
        <w:t>2.2</w:t>
      </w:r>
      <w:r>
        <w:fldChar w:fldCharType="end"/>
      </w:r>
      <w:r>
        <w:rPr/>
        <w:t>. The effect on</w:t>
      </w:r>
      <w:ins w:id="591" w:author="S J" w:date="2015-03-29T11:32:00Z">
        <w:r>
          <w:rPr/>
          <w:t xml:space="preserve"> the</w:t>
        </w:r>
      </w:ins>
      <w:r>
        <w:rPr/>
        <w:t xml:space="preserve"> polynomial algorithm is multiplicative</w:t>
      </w:r>
      <w:ins w:id="592" w:author="S J" w:date="2015-03-29T11:32:00Z">
        <w:r>
          <w:rPr/>
          <w:t>. H</w:t>
        </w:r>
      </w:ins>
      <w:del w:id="593" w:author="S J" w:date="2015-03-29T11:32:00Z">
        <w:r>
          <w:rPr/>
          <w:delText>, h</w:delText>
        </w:r>
      </w:del>
      <w:r>
        <w:rPr/>
        <w:t>owever</w:t>
      </w:r>
      <w:ins w:id="594" w:author="S J" w:date="2015-03-29T11:32:00Z">
        <w:r>
          <w:rPr/>
          <w:t>,</w:t>
        </w:r>
      </w:ins>
      <w:r>
        <w:rPr/>
        <w:t xml:space="preserve"> for </w:t>
      </w:r>
      <w:ins w:id="595" w:author="S J" w:date="2015-03-29T11:32:00Z">
        <w:r>
          <w:rPr/>
          <w:t xml:space="preserve">the </w:t>
        </w:r>
      </w:ins>
      <w:r>
        <w:rPr/>
        <w:t>exponential algorithm, the technological speedup will</w:t>
      </w:r>
      <w:ins w:id="596" w:author="S J" w:date="2015-03-29T11:32:00Z">
        <w:r>
          <w:rPr/>
          <w:t xml:space="preserve"> only slightly</w:t>
        </w:r>
      </w:ins>
      <w:r>
        <w:rPr/>
        <w:t xml:space="preserve"> increase the size of </w:t>
      </w:r>
      <w:ins w:id="597" w:author="S J" w:date="2015-03-29T11:33:00Z">
        <w:r>
          <w:rPr/>
          <w:t xml:space="preserve">the </w:t>
        </w:r>
      </w:ins>
      <w:r>
        <w:rPr/>
        <w:t>computable problem</w:t>
      </w:r>
      <w:ins w:id="598" w:author="S J" w:date="2015-03-29T11:33:00Z">
        <w:r>
          <w:rPr/>
          <w:t>. T</w:t>
        </w:r>
      </w:ins>
      <w:del w:id="599" w:author="S J" w:date="2015-03-29T11:33:00Z">
        <w:r>
          <w:rPr/>
          <w:delText xml:space="preserve"> only slightly, t</w:delText>
        </w:r>
      </w:del>
      <w:r>
        <w:rPr/>
        <w:t xml:space="preserve">his is </w:t>
      </w:r>
      <w:ins w:id="600" w:author="S J" w:date="2015-03-29T11:33:00Z">
        <w:r>
          <w:rPr/>
          <w:t xml:space="preserve">the </w:t>
        </w:r>
      </w:ins>
      <w:r>
        <w:rPr/>
        <w:t xml:space="preserve">reason why the problems with only exponential algorithm are denoted as intractable. </w:t>
      </w:r>
    </w:p>
    <w:p>
      <w:pPr>
        <w:pStyle w:val="Table"/>
        <w:spacing w:lineRule="auto" w:line="360" w:before="240" w:after="0"/>
        <w:rPr>
          <w:rFonts w:eastAsia="Times New Roman"/>
          <w:sz w:val="19"/>
        </w:rPr>
      </w:pPr>
      <w:r>
        <w:rPr>
          <w:rFonts w:eastAsia="Times New Roman"/>
          <w:sz w:val="19"/>
        </w:rPr>
        <w:t xml:space="preserve">  </w:t>
      </w:r>
    </w:p>
    <w:tbl>
      <w:tblPr>
        <w:jc w:val="left"/>
        <w:tblInd w:w="0" w:type="dxa"/>
        <w:tblBorders>
          <w:top w:val="nil"/>
          <w:left w:val="nil"/>
          <w:bottom w:val="single" w:sz="6" w:space="0" w:color="000001"/>
          <w:insideH w:val="single" w:sz="6" w:space="0" w:color="000001"/>
          <w:right w:val="nil"/>
          <w:insideV w:val="nil"/>
        </w:tblBorders>
        <w:tblCellMar>
          <w:top w:w="0" w:type="dxa"/>
          <w:left w:w="0" w:type="dxa"/>
          <w:bottom w:w="0" w:type="dxa"/>
          <w:right w:w="0" w:type="dxa"/>
        </w:tblCellMar>
      </w:tblPr>
      <w:tblGrid>
        <w:gridCol w:w="2691"/>
        <w:gridCol w:w="1531"/>
        <w:gridCol w:w="1440"/>
        <w:gridCol w:w="1530"/>
        <w:gridCol w:w="1640"/>
      </w:tblGrid>
      <w:tr>
        <w:trPr>
          <w:cantSplit w:val="false"/>
        </w:trPr>
        <w:tc>
          <w:tcPr>
            <w:tcW w:w="2691" w:type="dxa"/>
            <w:tcBorders>
              <w:top w:val="nil"/>
              <w:left w:val="nil"/>
              <w:bottom w:val="single" w:sz="6" w:space="0" w:color="000001"/>
              <w:insideH w:val="single" w:sz="6" w:space="0" w:color="000001"/>
              <w:right w:val="nil"/>
              <w:insideV w:val="nil"/>
            </w:tcBorders>
            <w:shd w:fill="FFFFFF" w:val="clear"/>
          </w:tcPr>
          <w:p>
            <w:pPr>
              <w:pStyle w:val="Normal"/>
              <w:jc w:val="right"/>
              <w:rPr/>
            </w:pPr>
            <w:r>
              <w:rPr/>
            </w:r>
          </w:p>
        </w:tc>
        <w:tc>
          <w:tcPr>
            <w:tcW w:w="1531"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sz w:val="19"/>
              </w:rPr>
            </w:pPr>
            <w:del w:id="601" w:author="S J" w:date="2015-03-29T11:33:00Z">
              <w:r>
                <w:rPr>
                  <w:sz w:val="19"/>
                </w:rPr>
                <w:delText xml:space="preserve">present </w:delText>
              </w:r>
            </w:del>
            <w:ins w:id="602" w:author="S J" w:date="2015-03-29T11:33:00Z">
              <w:r>
                <w:rPr>
                  <w:sz w:val="19"/>
                </w:rPr>
                <w:t xml:space="preserve">Present </w:t>
              </w:r>
            </w:ins>
            <w:r>
              <w:rPr>
                <w:sz w:val="19"/>
              </w:rPr>
              <w:t>computer</w:t>
            </w:r>
          </w:p>
        </w:tc>
        <w:tc>
          <w:tcPr>
            <w:tcW w:w="1440"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sz w:val="19"/>
              </w:rPr>
            </w:pPr>
            <w:r>
              <w:rPr>
                <w:sz w:val="19"/>
              </w:rPr>
              <w:t>10 times faster</w:t>
            </w:r>
          </w:p>
        </w:tc>
        <w:tc>
          <w:tcPr>
            <w:tcW w:w="1530"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sz w:val="19"/>
              </w:rPr>
            </w:pPr>
            <w:r>
              <w:rPr>
                <w:sz w:val="19"/>
              </w:rPr>
              <w:t>100 times faster</w:t>
            </w:r>
          </w:p>
        </w:tc>
        <w:tc>
          <w:tcPr>
            <w:tcW w:w="164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center"/>
              <w:rPr>
                <w:sz w:val="19"/>
              </w:rPr>
            </w:pPr>
            <w:r>
              <w:rPr>
                <w:sz w:val="19"/>
              </w:rPr>
              <w:t>1000 times faster</w:t>
            </w:r>
          </w:p>
        </w:tc>
      </w:tr>
      <w:tr>
        <w:trPr>
          <w:cantSplit w:val="false"/>
        </w:trPr>
        <w:tc>
          <w:tcPr>
            <w:tcW w:w="2691" w:type="dxa"/>
            <w:tcBorders>
              <w:top w:val="nil"/>
              <w:left w:val="nil"/>
              <w:bottom w:val="nil"/>
              <w:insideH w:val="nil"/>
              <w:right w:val="nil"/>
              <w:insideV w:val="nil"/>
            </w:tcBorders>
            <w:shd w:fill="FFFFFF" w:val="clear"/>
          </w:tcPr>
          <w:p>
            <w:pPr>
              <w:pStyle w:val="Normal"/>
              <w:jc w:val="right"/>
              <w:rPr>
                <w:sz w:val="19"/>
              </w:rPr>
            </w:pPr>
            <w:r>
              <w:rPr>
                <w:rFonts w:eastAsia="Times New Roman" w:cs="Times New Roman"/>
                <w:sz w:val="19"/>
              </w:rPr>
              <w:t xml:space="preserve"> </w:t>
            </w:r>
            <w:r>
              <w:rPr>
                <w:sz w:val="19"/>
              </w:rPr>
              <w:t>2*</w:t>
            </w:r>
            <w:r>
              <w:rPr>
                <w:sz w:val="19"/>
              </w:rPr>
              <w:drawing>
                <wp:inline distT="0" distB="0" distL="0" distR="0">
                  <wp:extent cx="99060" cy="72390"/>
                  <wp:effectExtent l="0" t="0" r="0" b="0"/>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60"/>
                          <a:stretch>
                            <a:fillRect/>
                          </a:stretch>
                        </pic:blipFill>
                        <pic:spPr bwMode="auto">
                          <a:xfrm>
                            <a:off x="0" y="0"/>
                            <a:ext cx="99060" cy="72390"/>
                          </a:xfrm>
                          <a:prstGeom prst="rect">
                            <a:avLst/>
                          </a:prstGeom>
                          <a:noFill/>
                          <a:ln w="9525">
                            <a:noFill/>
                            <a:miter lim="800000"/>
                            <a:headEnd/>
                            <a:tailEnd/>
                          </a:ln>
                        </pic:spPr>
                      </pic:pic>
                    </a:graphicData>
                  </a:graphic>
                </wp:inline>
              </w:drawing>
            </w:r>
          </w:p>
        </w:tc>
        <w:tc>
          <w:tcPr>
            <w:tcW w:w="1531" w:type="dxa"/>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3600000</w:t>
            </w:r>
          </w:p>
        </w:tc>
        <w:tc>
          <w:tcPr>
            <w:tcW w:w="1440" w:type="dxa"/>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36000000</w:t>
            </w:r>
          </w:p>
        </w:tc>
        <w:tc>
          <w:tcPr>
            <w:tcW w:w="1530" w:type="dxa"/>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360000000</w:t>
            </w:r>
          </w:p>
        </w:tc>
        <w:tc>
          <w:tcPr>
            <w:tcW w:w="1640" w:type="dxa"/>
            <w:tcBorders>
              <w:top w:val="nil"/>
              <w:left w:val="single" w:sz="6" w:space="0" w:color="000001"/>
              <w:bottom w:val="nil"/>
              <w:insideH w:val="nil"/>
              <w:right w:val="single" w:sz="6" w:space="0" w:color="000001"/>
              <w:insideV w:val="single" w:sz="6" w:space="0" w:color="000001"/>
            </w:tcBorders>
            <w:shd w:fill="FFFFFF" w:val="clear"/>
            <w:tcMar>
              <w:left w:w="-7" w:type="dxa"/>
            </w:tcMar>
          </w:tcPr>
          <w:p>
            <w:pPr>
              <w:pStyle w:val="Normal"/>
              <w:jc w:val="center"/>
              <w:rPr>
                <w:sz w:val="19"/>
              </w:rPr>
            </w:pPr>
            <w:r>
              <w:rPr>
                <w:sz w:val="19"/>
              </w:rPr>
              <w:t>3600000000</w:t>
            </w:r>
          </w:p>
        </w:tc>
      </w:tr>
      <w:tr>
        <w:trPr>
          <w:cantSplit w:val="false"/>
        </w:trPr>
        <w:tc>
          <w:tcPr>
            <w:tcW w:w="2691" w:type="dxa"/>
            <w:tcBorders>
              <w:top w:val="nil"/>
              <w:left w:val="nil"/>
              <w:bottom w:val="single" w:sz="6" w:space="0" w:color="000001"/>
              <w:insideH w:val="single" w:sz="6" w:space="0" w:color="000001"/>
              <w:right w:val="nil"/>
              <w:insideV w:val="nil"/>
            </w:tcBorders>
            <w:shd w:fill="FFFFFF" w:val="clear"/>
          </w:tcPr>
          <w:p>
            <w:pPr>
              <w:pStyle w:val="Normal"/>
              <w:jc w:val="right"/>
              <w:rPr>
                <w:sz w:val="19"/>
              </w:rPr>
            </w:pPr>
            <w:r>
              <w:rPr>
                <w:sz w:val="19"/>
              </w:rPr>
            </w:r>
          </w:p>
        </w:tc>
        <w:tc>
          <w:tcPr>
            <w:tcW w:w="1531"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pPr>
            <w:r>
              <w:rPr/>
              <w:drawing>
                <wp:inline distT="0" distB="0" distL="0" distR="0">
                  <wp:extent cx="153670" cy="99060"/>
                  <wp:effectExtent l="0" t="0" r="0" b="0"/>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61"/>
                          <a:stretch>
                            <a:fillRect/>
                          </a:stretch>
                        </pic:blipFill>
                        <pic:spPr bwMode="auto">
                          <a:xfrm>
                            <a:off x="0" y="0"/>
                            <a:ext cx="153670" cy="99060"/>
                          </a:xfrm>
                          <a:prstGeom prst="rect">
                            <a:avLst/>
                          </a:prstGeom>
                          <a:noFill/>
                          <a:ln w="9525">
                            <a:noFill/>
                            <a:miter lim="800000"/>
                            <a:headEnd/>
                            <a:tailEnd/>
                          </a:ln>
                        </pic:spPr>
                      </pic:pic>
                    </a:graphicData>
                  </a:graphic>
                </wp:inline>
              </w:drawing>
            </w:r>
          </w:p>
        </w:tc>
        <w:tc>
          <w:tcPr>
            <w:tcW w:w="1440"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pPr>
            <w:r>
              <w:rPr/>
              <w:drawing>
                <wp:inline distT="0" distB="0" distL="0" distR="0">
                  <wp:extent cx="235585" cy="108585"/>
                  <wp:effectExtent l="0" t="0" r="0" b="0"/>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62"/>
                          <a:stretch>
                            <a:fillRect/>
                          </a:stretch>
                        </pic:blipFill>
                        <pic:spPr bwMode="auto">
                          <a:xfrm>
                            <a:off x="0" y="0"/>
                            <a:ext cx="235585" cy="108585"/>
                          </a:xfrm>
                          <a:prstGeom prst="rect">
                            <a:avLst/>
                          </a:prstGeom>
                          <a:noFill/>
                          <a:ln w="9525">
                            <a:noFill/>
                            <a:miter lim="800000"/>
                            <a:headEnd/>
                            <a:tailEnd/>
                          </a:ln>
                        </pic:spPr>
                      </pic:pic>
                    </a:graphicData>
                  </a:graphic>
                </wp:inline>
              </w:drawing>
            </w:r>
          </w:p>
        </w:tc>
        <w:tc>
          <w:tcPr>
            <w:tcW w:w="1530"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pPr>
            <w:r>
              <w:rPr/>
              <w:drawing>
                <wp:inline distT="0" distB="0" distL="0" distR="0">
                  <wp:extent cx="316865" cy="108585"/>
                  <wp:effectExtent l="0" t="0" r="0" b="0"/>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63"/>
                          <a:stretch>
                            <a:fillRect/>
                          </a:stretch>
                        </pic:blipFill>
                        <pic:spPr bwMode="auto">
                          <a:xfrm>
                            <a:off x="0" y="0"/>
                            <a:ext cx="316865" cy="108585"/>
                          </a:xfrm>
                          <a:prstGeom prst="rect">
                            <a:avLst/>
                          </a:prstGeom>
                          <a:noFill/>
                          <a:ln w="9525">
                            <a:noFill/>
                            <a:miter lim="800000"/>
                            <a:headEnd/>
                            <a:tailEnd/>
                          </a:ln>
                        </pic:spPr>
                      </pic:pic>
                    </a:graphicData>
                  </a:graphic>
                </wp:inline>
              </w:drawing>
            </w:r>
          </w:p>
        </w:tc>
        <w:tc>
          <w:tcPr>
            <w:tcW w:w="164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center"/>
              <w:rPr/>
            </w:pPr>
            <w:r>
              <w:rPr/>
              <w:drawing>
                <wp:inline distT="0" distB="0" distL="0" distR="0">
                  <wp:extent cx="389255" cy="108585"/>
                  <wp:effectExtent l="0" t="0" r="0" b="0"/>
                  <wp:docPr id="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
                          <pic:cNvPicPr>
                            <a:picLocks noChangeAspect="1" noChangeArrowheads="1"/>
                          </pic:cNvPicPr>
                        </pic:nvPicPr>
                        <pic:blipFill>
                          <a:blip r:embed="rId64"/>
                          <a:stretch>
                            <a:fillRect/>
                          </a:stretch>
                        </pic:blipFill>
                        <pic:spPr bwMode="auto">
                          <a:xfrm>
                            <a:off x="0" y="0"/>
                            <a:ext cx="389255" cy="108585"/>
                          </a:xfrm>
                          <a:prstGeom prst="rect">
                            <a:avLst/>
                          </a:prstGeom>
                          <a:noFill/>
                          <a:ln w="9525">
                            <a:noFill/>
                            <a:miter lim="800000"/>
                            <a:headEnd/>
                            <a:tailEnd/>
                          </a:ln>
                        </pic:spPr>
                      </pic:pic>
                    </a:graphicData>
                  </a:graphic>
                </wp:inline>
              </w:drawing>
            </w:r>
          </w:p>
        </w:tc>
      </w:tr>
      <w:tr>
        <w:trPr>
          <w:cantSplit w:val="false"/>
        </w:trPr>
        <w:tc>
          <w:tcPr>
            <w:tcW w:w="2691" w:type="dxa"/>
            <w:tcBorders>
              <w:top w:val="nil"/>
              <w:left w:val="nil"/>
              <w:bottom w:val="nil"/>
              <w:insideH w:val="nil"/>
              <w:right w:val="nil"/>
              <w:insideV w:val="nil"/>
            </w:tcBorders>
            <w:shd w:fill="FFFFFF" w:val="clear"/>
          </w:tcPr>
          <w:p>
            <w:pPr>
              <w:pStyle w:val="Normal"/>
              <w:jc w:val="right"/>
              <w:rPr>
                <w:sz w:val="19"/>
              </w:rPr>
            </w:pPr>
            <w:r>
              <w:rPr>
                <w:rFonts w:eastAsia="Times New Roman" w:cs="Times New Roman"/>
                <w:sz w:val="19"/>
              </w:rPr>
              <w:t xml:space="preserve"> </w:t>
            </w:r>
            <w:r>
              <w:rPr>
                <w:sz w:val="19"/>
              </w:rPr>
              <w:t>2*</w:t>
            </w:r>
            <w:r>
              <w:rPr>
                <w:sz w:val="19"/>
              </w:rPr>
              <w:drawing>
                <wp:inline distT="0" distB="0" distL="0" distR="0">
                  <wp:extent cx="153670" cy="135890"/>
                  <wp:effectExtent l="0" t="0" r="0" b="0"/>
                  <wp:docPr id="6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
                          <pic:cNvPicPr>
                            <a:picLocks noChangeAspect="1" noChangeArrowheads="1"/>
                          </pic:cNvPicPr>
                        </pic:nvPicPr>
                        <pic:blipFill>
                          <a:blip r:embed="rId65"/>
                          <a:stretch>
                            <a:fillRect/>
                          </a:stretch>
                        </pic:blipFill>
                        <pic:spPr bwMode="auto">
                          <a:xfrm>
                            <a:off x="0" y="0"/>
                            <a:ext cx="153670" cy="135890"/>
                          </a:xfrm>
                          <a:prstGeom prst="rect">
                            <a:avLst/>
                          </a:prstGeom>
                          <a:noFill/>
                          <a:ln w="9525">
                            <a:noFill/>
                            <a:miter lim="800000"/>
                            <a:headEnd/>
                            <a:tailEnd/>
                          </a:ln>
                        </pic:spPr>
                      </pic:pic>
                    </a:graphicData>
                  </a:graphic>
                </wp:inline>
              </w:drawing>
            </w:r>
          </w:p>
        </w:tc>
        <w:tc>
          <w:tcPr>
            <w:tcW w:w="1531" w:type="dxa"/>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1897</w:t>
            </w:r>
          </w:p>
        </w:tc>
        <w:tc>
          <w:tcPr>
            <w:tcW w:w="1440" w:type="dxa"/>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6000</w:t>
            </w:r>
          </w:p>
        </w:tc>
        <w:tc>
          <w:tcPr>
            <w:tcW w:w="1530" w:type="dxa"/>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18973</w:t>
            </w:r>
          </w:p>
        </w:tc>
        <w:tc>
          <w:tcPr>
            <w:tcW w:w="1640" w:type="dxa"/>
            <w:tcBorders>
              <w:top w:val="nil"/>
              <w:left w:val="single" w:sz="6" w:space="0" w:color="000001"/>
              <w:bottom w:val="nil"/>
              <w:insideH w:val="nil"/>
              <w:right w:val="single" w:sz="6" w:space="0" w:color="000001"/>
              <w:insideV w:val="single" w:sz="6" w:space="0" w:color="000001"/>
            </w:tcBorders>
            <w:shd w:fill="FFFFFF" w:val="clear"/>
            <w:tcMar>
              <w:left w:w="-7" w:type="dxa"/>
            </w:tcMar>
          </w:tcPr>
          <w:p>
            <w:pPr>
              <w:pStyle w:val="Normal"/>
              <w:jc w:val="center"/>
              <w:rPr>
                <w:sz w:val="19"/>
              </w:rPr>
            </w:pPr>
            <w:r>
              <w:rPr>
                <w:sz w:val="19"/>
              </w:rPr>
              <w:t>60000</w:t>
            </w:r>
          </w:p>
        </w:tc>
      </w:tr>
      <w:tr>
        <w:trPr>
          <w:cantSplit w:val="false"/>
        </w:trPr>
        <w:tc>
          <w:tcPr>
            <w:tcW w:w="2691" w:type="dxa"/>
            <w:tcBorders>
              <w:top w:val="nil"/>
              <w:left w:val="nil"/>
              <w:bottom w:val="single" w:sz="6" w:space="0" w:color="000001"/>
              <w:insideH w:val="single" w:sz="6" w:space="0" w:color="000001"/>
              <w:right w:val="nil"/>
              <w:insideV w:val="nil"/>
            </w:tcBorders>
            <w:shd w:fill="FFFFFF" w:val="clear"/>
          </w:tcPr>
          <w:p>
            <w:pPr>
              <w:pStyle w:val="Normal"/>
              <w:jc w:val="right"/>
              <w:rPr>
                <w:sz w:val="19"/>
              </w:rPr>
            </w:pPr>
            <w:r>
              <w:rPr>
                <w:sz w:val="19"/>
              </w:rPr>
            </w:r>
          </w:p>
        </w:tc>
        <w:tc>
          <w:tcPr>
            <w:tcW w:w="1531"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pPr>
            <w:r>
              <w:rPr/>
              <w:drawing>
                <wp:inline distT="0" distB="0" distL="0" distR="0">
                  <wp:extent cx="153670" cy="99060"/>
                  <wp:effectExtent l="0" t="0" r="0" b="0"/>
                  <wp:docPr id="6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
                          <pic:cNvPicPr>
                            <a:picLocks noChangeAspect="1" noChangeArrowheads="1"/>
                          </pic:cNvPicPr>
                        </pic:nvPicPr>
                        <pic:blipFill>
                          <a:blip r:embed="rId66"/>
                          <a:stretch>
                            <a:fillRect/>
                          </a:stretch>
                        </pic:blipFill>
                        <pic:spPr bwMode="auto">
                          <a:xfrm>
                            <a:off x="0" y="0"/>
                            <a:ext cx="153670" cy="99060"/>
                          </a:xfrm>
                          <a:prstGeom prst="rect">
                            <a:avLst/>
                          </a:prstGeom>
                          <a:noFill/>
                          <a:ln w="9525">
                            <a:noFill/>
                            <a:miter lim="800000"/>
                            <a:headEnd/>
                            <a:tailEnd/>
                          </a:ln>
                        </pic:spPr>
                      </pic:pic>
                    </a:graphicData>
                  </a:graphic>
                </wp:inline>
              </w:drawing>
            </w:r>
          </w:p>
        </w:tc>
        <w:tc>
          <w:tcPr>
            <w:tcW w:w="1440"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pPr>
            <w:r>
              <w:rPr/>
              <w:drawing>
                <wp:inline distT="0" distB="0" distL="0" distR="0">
                  <wp:extent cx="361950" cy="108585"/>
                  <wp:effectExtent l="0" t="0" r="0" b="0"/>
                  <wp:docPr id="6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descr=""/>
                          <pic:cNvPicPr>
                            <a:picLocks noChangeAspect="1" noChangeArrowheads="1"/>
                          </pic:cNvPicPr>
                        </pic:nvPicPr>
                        <pic:blipFill>
                          <a:blip r:embed="rId67"/>
                          <a:stretch>
                            <a:fillRect/>
                          </a:stretch>
                        </pic:blipFill>
                        <pic:spPr bwMode="auto">
                          <a:xfrm>
                            <a:off x="0" y="0"/>
                            <a:ext cx="361950" cy="108585"/>
                          </a:xfrm>
                          <a:prstGeom prst="rect">
                            <a:avLst/>
                          </a:prstGeom>
                          <a:noFill/>
                          <a:ln w="9525">
                            <a:noFill/>
                            <a:miter lim="800000"/>
                            <a:headEnd/>
                            <a:tailEnd/>
                          </a:ln>
                        </pic:spPr>
                      </pic:pic>
                    </a:graphicData>
                  </a:graphic>
                </wp:inline>
              </w:drawing>
            </w:r>
          </w:p>
        </w:tc>
        <w:tc>
          <w:tcPr>
            <w:tcW w:w="1530"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pPr>
            <w:r>
              <w:rPr/>
              <w:drawing>
                <wp:inline distT="0" distB="0" distL="0" distR="0">
                  <wp:extent cx="235585" cy="108585"/>
                  <wp:effectExtent l="0" t="0" r="0" b="0"/>
                  <wp:docPr id="6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descr=""/>
                          <pic:cNvPicPr>
                            <a:picLocks noChangeAspect="1" noChangeArrowheads="1"/>
                          </pic:cNvPicPr>
                        </pic:nvPicPr>
                        <pic:blipFill>
                          <a:blip r:embed="rId68"/>
                          <a:stretch>
                            <a:fillRect/>
                          </a:stretch>
                        </pic:blipFill>
                        <pic:spPr bwMode="auto">
                          <a:xfrm>
                            <a:off x="0" y="0"/>
                            <a:ext cx="235585" cy="108585"/>
                          </a:xfrm>
                          <a:prstGeom prst="rect">
                            <a:avLst/>
                          </a:prstGeom>
                          <a:noFill/>
                          <a:ln w="9525">
                            <a:noFill/>
                            <a:miter lim="800000"/>
                            <a:headEnd/>
                            <a:tailEnd/>
                          </a:ln>
                        </pic:spPr>
                      </pic:pic>
                    </a:graphicData>
                  </a:graphic>
                </wp:inline>
              </w:drawing>
            </w:r>
          </w:p>
        </w:tc>
        <w:tc>
          <w:tcPr>
            <w:tcW w:w="164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center"/>
              <w:rPr/>
            </w:pPr>
            <w:r>
              <w:rPr/>
              <w:drawing>
                <wp:inline distT="0" distB="0" distL="0" distR="0">
                  <wp:extent cx="361950" cy="108585"/>
                  <wp:effectExtent l="0" t="0" r="0" b="0"/>
                  <wp:docPr id="6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
                          <pic:cNvPicPr>
                            <a:picLocks noChangeAspect="1" noChangeArrowheads="1"/>
                          </pic:cNvPicPr>
                        </pic:nvPicPr>
                        <pic:blipFill>
                          <a:blip r:embed="rId69"/>
                          <a:stretch>
                            <a:fillRect/>
                          </a:stretch>
                        </pic:blipFill>
                        <pic:spPr bwMode="auto">
                          <a:xfrm>
                            <a:off x="0" y="0"/>
                            <a:ext cx="361950" cy="108585"/>
                          </a:xfrm>
                          <a:prstGeom prst="rect">
                            <a:avLst/>
                          </a:prstGeom>
                          <a:noFill/>
                          <a:ln w="9525">
                            <a:noFill/>
                            <a:miter lim="800000"/>
                            <a:headEnd/>
                            <a:tailEnd/>
                          </a:ln>
                        </pic:spPr>
                      </pic:pic>
                    </a:graphicData>
                  </a:graphic>
                </wp:inline>
              </w:drawing>
            </w:r>
          </w:p>
        </w:tc>
      </w:tr>
      <w:tr>
        <w:trPr>
          <w:cantSplit w:val="false"/>
        </w:trPr>
        <w:tc>
          <w:tcPr>
            <w:tcW w:w="2691" w:type="dxa"/>
            <w:tcBorders>
              <w:top w:val="nil"/>
              <w:left w:val="nil"/>
              <w:bottom w:val="nil"/>
              <w:insideH w:val="nil"/>
              <w:right w:val="nil"/>
              <w:insideV w:val="nil"/>
            </w:tcBorders>
            <w:shd w:fill="FFFFFF" w:val="clear"/>
          </w:tcPr>
          <w:p>
            <w:pPr>
              <w:pStyle w:val="Normal"/>
              <w:jc w:val="right"/>
              <w:rPr>
                <w:sz w:val="19"/>
              </w:rPr>
            </w:pPr>
            <w:r>
              <w:rPr>
                <w:rFonts w:eastAsia="Times New Roman" w:cs="Times New Roman"/>
                <w:sz w:val="19"/>
              </w:rPr>
              <w:t xml:space="preserve"> </w:t>
            </w:r>
            <w:r>
              <w:rPr>
                <w:sz w:val="19"/>
              </w:rPr>
              <w:t>2*</w:t>
            </w:r>
            <w:r>
              <w:rPr>
                <w:sz w:val="19"/>
              </w:rPr>
              <w:drawing>
                <wp:inline distT="0" distB="0" distL="0" distR="0">
                  <wp:extent cx="153670" cy="135890"/>
                  <wp:effectExtent l="0" t="0" r="0" b="0"/>
                  <wp:docPr id="6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descr=""/>
                          <pic:cNvPicPr>
                            <a:picLocks noChangeAspect="1" noChangeArrowheads="1"/>
                          </pic:cNvPicPr>
                        </pic:nvPicPr>
                        <pic:blipFill>
                          <a:blip r:embed="rId70"/>
                          <a:stretch>
                            <a:fillRect/>
                          </a:stretch>
                        </pic:blipFill>
                        <pic:spPr bwMode="auto">
                          <a:xfrm>
                            <a:off x="0" y="0"/>
                            <a:ext cx="153670" cy="135890"/>
                          </a:xfrm>
                          <a:prstGeom prst="rect">
                            <a:avLst/>
                          </a:prstGeom>
                          <a:noFill/>
                          <a:ln w="9525">
                            <a:noFill/>
                            <a:miter lim="800000"/>
                            <a:headEnd/>
                            <a:tailEnd/>
                          </a:ln>
                        </pic:spPr>
                      </pic:pic>
                    </a:graphicData>
                  </a:graphic>
                </wp:inline>
              </w:drawing>
            </w:r>
          </w:p>
        </w:tc>
        <w:tc>
          <w:tcPr>
            <w:tcW w:w="1531" w:type="dxa"/>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20</w:t>
            </w:r>
          </w:p>
        </w:tc>
        <w:tc>
          <w:tcPr>
            <w:tcW w:w="1440" w:type="dxa"/>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32</w:t>
            </w:r>
          </w:p>
        </w:tc>
        <w:tc>
          <w:tcPr>
            <w:tcW w:w="1530" w:type="dxa"/>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51</w:t>
            </w:r>
          </w:p>
        </w:tc>
        <w:tc>
          <w:tcPr>
            <w:tcW w:w="1640" w:type="dxa"/>
            <w:tcBorders>
              <w:top w:val="nil"/>
              <w:left w:val="single" w:sz="6" w:space="0" w:color="000001"/>
              <w:bottom w:val="nil"/>
              <w:insideH w:val="nil"/>
              <w:right w:val="single" w:sz="6" w:space="0" w:color="000001"/>
              <w:insideV w:val="single" w:sz="6" w:space="0" w:color="000001"/>
            </w:tcBorders>
            <w:shd w:fill="FFFFFF" w:val="clear"/>
            <w:tcMar>
              <w:left w:w="-7" w:type="dxa"/>
            </w:tcMar>
          </w:tcPr>
          <w:p>
            <w:pPr>
              <w:pStyle w:val="Normal"/>
              <w:jc w:val="center"/>
              <w:rPr>
                <w:sz w:val="19"/>
              </w:rPr>
            </w:pPr>
            <w:r>
              <w:rPr>
                <w:sz w:val="19"/>
              </w:rPr>
              <w:t>81</w:t>
            </w:r>
          </w:p>
        </w:tc>
      </w:tr>
      <w:tr>
        <w:trPr>
          <w:cantSplit w:val="false"/>
        </w:trPr>
        <w:tc>
          <w:tcPr>
            <w:tcW w:w="2691" w:type="dxa"/>
            <w:tcBorders>
              <w:top w:val="nil"/>
              <w:left w:val="nil"/>
              <w:bottom w:val="single" w:sz="6" w:space="0" w:color="000001"/>
              <w:insideH w:val="single" w:sz="6" w:space="0" w:color="000001"/>
              <w:right w:val="nil"/>
              <w:insideV w:val="nil"/>
            </w:tcBorders>
            <w:shd w:fill="FFFFFF" w:val="clear"/>
          </w:tcPr>
          <w:p>
            <w:pPr>
              <w:pStyle w:val="Normal"/>
              <w:jc w:val="right"/>
              <w:rPr>
                <w:sz w:val="19"/>
              </w:rPr>
            </w:pPr>
            <w:r>
              <w:rPr>
                <w:sz w:val="19"/>
              </w:rPr>
            </w:r>
          </w:p>
        </w:tc>
        <w:tc>
          <w:tcPr>
            <w:tcW w:w="1531"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pPr>
            <w:r>
              <w:rPr/>
              <w:drawing>
                <wp:inline distT="0" distB="0" distL="0" distR="0">
                  <wp:extent cx="153670" cy="99060"/>
                  <wp:effectExtent l="0" t="0" r="0" b="0"/>
                  <wp:docPr id="6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descr=""/>
                          <pic:cNvPicPr>
                            <a:picLocks noChangeAspect="1" noChangeArrowheads="1"/>
                          </pic:cNvPicPr>
                        </pic:nvPicPr>
                        <pic:blipFill>
                          <a:blip r:embed="rId71"/>
                          <a:stretch>
                            <a:fillRect/>
                          </a:stretch>
                        </pic:blipFill>
                        <pic:spPr bwMode="auto">
                          <a:xfrm>
                            <a:off x="0" y="0"/>
                            <a:ext cx="153670" cy="99060"/>
                          </a:xfrm>
                          <a:prstGeom prst="rect">
                            <a:avLst/>
                          </a:prstGeom>
                          <a:noFill/>
                          <a:ln w="9525">
                            <a:noFill/>
                            <a:miter lim="800000"/>
                            <a:headEnd/>
                            <a:tailEnd/>
                          </a:ln>
                        </pic:spPr>
                      </pic:pic>
                    </a:graphicData>
                  </a:graphic>
                </wp:inline>
              </w:drawing>
            </w:r>
          </w:p>
        </w:tc>
        <w:tc>
          <w:tcPr>
            <w:tcW w:w="1440"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pPr>
            <w:r>
              <w:rPr/>
              <w:drawing>
                <wp:inline distT="0" distB="0" distL="0" distR="0">
                  <wp:extent cx="344170" cy="108585"/>
                  <wp:effectExtent l="0" t="0" r="0" b="0"/>
                  <wp:docPr id="7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
                          <pic:cNvPicPr>
                            <a:picLocks noChangeAspect="1" noChangeArrowheads="1"/>
                          </pic:cNvPicPr>
                        </pic:nvPicPr>
                        <pic:blipFill>
                          <a:blip r:embed="rId72"/>
                          <a:stretch>
                            <a:fillRect/>
                          </a:stretch>
                        </pic:blipFill>
                        <pic:spPr bwMode="auto">
                          <a:xfrm>
                            <a:off x="0" y="0"/>
                            <a:ext cx="344170" cy="108585"/>
                          </a:xfrm>
                          <a:prstGeom prst="rect">
                            <a:avLst/>
                          </a:prstGeom>
                          <a:noFill/>
                          <a:ln w="9525">
                            <a:noFill/>
                            <a:miter lim="800000"/>
                            <a:headEnd/>
                            <a:tailEnd/>
                          </a:ln>
                        </pic:spPr>
                      </pic:pic>
                    </a:graphicData>
                  </a:graphic>
                </wp:inline>
              </w:drawing>
            </w:r>
          </w:p>
        </w:tc>
        <w:tc>
          <w:tcPr>
            <w:tcW w:w="1530"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pPr>
            <w:r>
              <w:rPr/>
              <w:drawing>
                <wp:inline distT="0" distB="0" distL="0" distR="0">
                  <wp:extent cx="361950" cy="108585"/>
                  <wp:effectExtent l="0" t="0" r="0" b="0"/>
                  <wp:docPr id="7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descr=""/>
                          <pic:cNvPicPr>
                            <a:picLocks noChangeAspect="1" noChangeArrowheads="1"/>
                          </pic:cNvPicPr>
                        </pic:nvPicPr>
                        <pic:blipFill>
                          <a:blip r:embed="rId73"/>
                          <a:stretch>
                            <a:fillRect/>
                          </a:stretch>
                        </pic:blipFill>
                        <pic:spPr bwMode="auto">
                          <a:xfrm>
                            <a:off x="0" y="0"/>
                            <a:ext cx="361950" cy="108585"/>
                          </a:xfrm>
                          <a:prstGeom prst="rect">
                            <a:avLst/>
                          </a:prstGeom>
                          <a:noFill/>
                          <a:ln w="9525">
                            <a:noFill/>
                            <a:miter lim="800000"/>
                            <a:headEnd/>
                            <a:tailEnd/>
                          </a:ln>
                        </pic:spPr>
                      </pic:pic>
                    </a:graphicData>
                  </a:graphic>
                </wp:inline>
              </w:drawing>
            </w:r>
          </w:p>
        </w:tc>
        <w:tc>
          <w:tcPr>
            <w:tcW w:w="164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center"/>
              <w:rPr/>
            </w:pPr>
            <w:r>
              <w:rPr/>
              <w:drawing>
                <wp:inline distT="0" distB="0" distL="0" distR="0">
                  <wp:extent cx="361950" cy="108585"/>
                  <wp:effectExtent l="0" t="0" r="0" b="0"/>
                  <wp:docPr id="7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descr=""/>
                          <pic:cNvPicPr>
                            <a:picLocks noChangeAspect="1" noChangeArrowheads="1"/>
                          </pic:cNvPicPr>
                        </pic:nvPicPr>
                        <pic:blipFill>
                          <a:blip r:embed="rId74"/>
                          <a:stretch>
                            <a:fillRect/>
                          </a:stretch>
                        </pic:blipFill>
                        <pic:spPr bwMode="auto">
                          <a:xfrm>
                            <a:off x="0" y="0"/>
                            <a:ext cx="361950" cy="108585"/>
                          </a:xfrm>
                          <a:prstGeom prst="rect">
                            <a:avLst/>
                          </a:prstGeom>
                          <a:noFill/>
                          <a:ln w="9525">
                            <a:noFill/>
                            <a:miter lim="800000"/>
                            <a:headEnd/>
                            <a:tailEnd/>
                          </a:ln>
                        </pic:spPr>
                      </pic:pic>
                    </a:graphicData>
                  </a:graphic>
                </wp:inline>
              </w:drawing>
            </w:r>
          </w:p>
        </w:tc>
      </w:tr>
      <w:tr>
        <w:trPr>
          <w:cantSplit w:val="false"/>
        </w:trPr>
        <w:tc>
          <w:tcPr>
            <w:tcW w:w="2691" w:type="dxa"/>
            <w:tcBorders>
              <w:top w:val="nil"/>
              <w:left w:val="nil"/>
              <w:bottom w:val="nil"/>
              <w:insideH w:val="nil"/>
              <w:right w:val="nil"/>
              <w:insideV w:val="nil"/>
            </w:tcBorders>
            <w:shd w:fill="FFFFFF" w:val="clear"/>
          </w:tcPr>
          <w:p>
            <w:pPr>
              <w:pStyle w:val="Normal"/>
              <w:jc w:val="right"/>
              <w:rPr>
                <w:sz w:val="19"/>
              </w:rPr>
            </w:pPr>
            <w:r>
              <w:rPr>
                <w:rFonts w:eastAsia="Times New Roman" w:cs="Times New Roman"/>
                <w:sz w:val="19"/>
              </w:rPr>
              <w:t xml:space="preserve"> </w:t>
            </w:r>
            <w:r>
              <w:rPr>
                <w:sz w:val="19"/>
              </w:rPr>
              <w:t>2*</w:t>
            </w:r>
            <w:r>
              <w:rPr>
                <w:sz w:val="19"/>
              </w:rPr>
              <w:drawing>
                <wp:inline distT="0" distB="0" distL="0" distR="0">
                  <wp:extent cx="153670" cy="108585"/>
                  <wp:effectExtent l="0" t="0" r="0" b="0"/>
                  <wp:docPr id="7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descr=""/>
                          <pic:cNvPicPr>
                            <a:picLocks noChangeAspect="1" noChangeArrowheads="1"/>
                          </pic:cNvPicPr>
                        </pic:nvPicPr>
                        <pic:blipFill>
                          <a:blip r:embed="rId75"/>
                          <a:stretch>
                            <a:fillRect/>
                          </a:stretch>
                        </pic:blipFill>
                        <pic:spPr bwMode="auto">
                          <a:xfrm>
                            <a:off x="0" y="0"/>
                            <a:ext cx="153670" cy="108585"/>
                          </a:xfrm>
                          <a:prstGeom prst="rect">
                            <a:avLst/>
                          </a:prstGeom>
                          <a:noFill/>
                          <a:ln w="9525">
                            <a:noFill/>
                            <a:miter lim="800000"/>
                            <a:headEnd/>
                            <a:tailEnd/>
                          </a:ln>
                        </pic:spPr>
                      </pic:pic>
                    </a:graphicData>
                  </a:graphic>
                </wp:inline>
              </w:drawing>
            </w:r>
          </w:p>
        </w:tc>
        <w:tc>
          <w:tcPr>
            <w:tcW w:w="1531" w:type="dxa"/>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21</w:t>
            </w:r>
          </w:p>
        </w:tc>
        <w:tc>
          <w:tcPr>
            <w:tcW w:w="1440" w:type="dxa"/>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25</w:t>
            </w:r>
          </w:p>
        </w:tc>
        <w:tc>
          <w:tcPr>
            <w:tcW w:w="1530" w:type="dxa"/>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28</w:t>
            </w:r>
          </w:p>
        </w:tc>
        <w:tc>
          <w:tcPr>
            <w:tcW w:w="1640" w:type="dxa"/>
            <w:tcBorders>
              <w:top w:val="nil"/>
              <w:left w:val="single" w:sz="6" w:space="0" w:color="000001"/>
              <w:bottom w:val="nil"/>
              <w:insideH w:val="nil"/>
              <w:right w:val="single" w:sz="6" w:space="0" w:color="000001"/>
              <w:insideV w:val="single" w:sz="6" w:space="0" w:color="000001"/>
            </w:tcBorders>
            <w:shd w:fill="FFFFFF" w:val="clear"/>
            <w:tcMar>
              <w:left w:w="-7" w:type="dxa"/>
            </w:tcMar>
          </w:tcPr>
          <w:p>
            <w:pPr>
              <w:pStyle w:val="Normal"/>
              <w:jc w:val="center"/>
              <w:rPr>
                <w:sz w:val="19"/>
              </w:rPr>
            </w:pPr>
            <w:r>
              <w:rPr>
                <w:sz w:val="19"/>
              </w:rPr>
              <w:t>31</w:t>
            </w:r>
          </w:p>
        </w:tc>
      </w:tr>
      <w:tr>
        <w:trPr>
          <w:cantSplit w:val="false"/>
        </w:trPr>
        <w:tc>
          <w:tcPr>
            <w:tcW w:w="2691" w:type="dxa"/>
            <w:tcBorders>
              <w:top w:val="nil"/>
              <w:left w:val="nil"/>
              <w:bottom w:val="single" w:sz="6" w:space="0" w:color="000001"/>
              <w:insideH w:val="single" w:sz="6" w:space="0" w:color="000001"/>
              <w:right w:val="nil"/>
              <w:insideV w:val="nil"/>
            </w:tcBorders>
            <w:shd w:fill="FFFFFF" w:val="clear"/>
          </w:tcPr>
          <w:p>
            <w:pPr>
              <w:pStyle w:val="Normal"/>
              <w:jc w:val="right"/>
              <w:rPr>
                <w:sz w:val="19"/>
              </w:rPr>
            </w:pPr>
            <w:r>
              <w:rPr>
                <w:sz w:val="19"/>
              </w:rPr>
            </w:r>
          </w:p>
        </w:tc>
        <w:tc>
          <w:tcPr>
            <w:tcW w:w="1531"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pPr>
            <w:r>
              <w:rPr/>
              <w:drawing>
                <wp:inline distT="0" distB="0" distL="0" distR="0">
                  <wp:extent cx="244475" cy="127000"/>
                  <wp:effectExtent l="0" t="0" r="0" b="0"/>
                  <wp:docPr id="7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descr=""/>
                          <pic:cNvPicPr>
                            <a:picLocks noChangeAspect="1" noChangeArrowheads="1"/>
                          </pic:cNvPicPr>
                        </pic:nvPicPr>
                        <pic:blipFill>
                          <a:blip r:embed="rId76"/>
                          <a:stretch>
                            <a:fillRect/>
                          </a:stretch>
                        </pic:blipFill>
                        <pic:spPr bwMode="auto">
                          <a:xfrm>
                            <a:off x="0" y="0"/>
                            <a:ext cx="244475" cy="127000"/>
                          </a:xfrm>
                          <a:prstGeom prst="rect">
                            <a:avLst/>
                          </a:prstGeom>
                          <a:noFill/>
                          <a:ln w="9525">
                            <a:noFill/>
                            <a:miter lim="800000"/>
                            <a:headEnd/>
                            <a:tailEnd/>
                          </a:ln>
                        </pic:spPr>
                      </pic:pic>
                    </a:graphicData>
                  </a:graphic>
                </wp:inline>
              </w:drawing>
            </w:r>
          </w:p>
        </w:tc>
        <w:tc>
          <w:tcPr>
            <w:tcW w:w="1440"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pPr>
            <w:r>
              <w:rPr/>
              <w:drawing>
                <wp:inline distT="0" distB="0" distL="0" distR="0">
                  <wp:extent cx="697230" cy="127000"/>
                  <wp:effectExtent l="0" t="0" r="0" b="0"/>
                  <wp:docPr id="7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descr=""/>
                          <pic:cNvPicPr>
                            <a:picLocks noChangeAspect="1" noChangeArrowheads="1"/>
                          </pic:cNvPicPr>
                        </pic:nvPicPr>
                        <pic:blipFill>
                          <a:blip r:embed="rId77"/>
                          <a:stretch>
                            <a:fillRect/>
                          </a:stretch>
                        </pic:blipFill>
                        <pic:spPr bwMode="auto">
                          <a:xfrm>
                            <a:off x="0" y="0"/>
                            <a:ext cx="697230" cy="127000"/>
                          </a:xfrm>
                          <a:prstGeom prst="rect">
                            <a:avLst/>
                          </a:prstGeom>
                          <a:noFill/>
                          <a:ln w="9525">
                            <a:noFill/>
                            <a:miter lim="800000"/>
                            <a:headEnd/>
                            <a:tailEnd/>
                          </a:ln>
                        </pic:spPr>
                      </pic:pic>
                    </a:graphicData>
                  </a:graphic>
                </wp:inline>
              </w:drawing>
            </w:r>
          </w:p>
        </w:tc>
        <w:tc>
          <w:tcPr>
            <w:tcW w:w="1530"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pPr>
            <w:r>
              <w:rPr/>
              <w:drawing>
                <wp:inline distT="0" distB="0" distL="0" distR="0">
                  <wp:extent cx="697230" cy="127000"/>
                  <wp:effectExtent l="0" t="0" r="0" b="0"/>
                  <wp:docPr id="7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descr=""/>
                          <pic:cNvPicPr>
                            <a:picLocks noChangeAspect="1" noChangeArrowheads="1"/>
                          </pic:cNvPicPr>
                        </pic:nvPicPr>
                        <pic:blipFill>
                          <a:blip r:embed="rId78"/>
                          <a:stretch>
                            <a:fillRect/>
                          </a:stretch>
                        </pic:blipFill>
                        <pic:spPr bwMode="auto">
                          <a:xfrm>
                            <a:off x="0" y="0"/>
                            <a:ext cx="697230" cy="127000"/>
                          </a:xfrm>
                          <a:prstGeom prst="rect">
                            <a:avLst/>
                          </a:prstGeom>
                          <a:noFill/>
                          <a:ln w="9525">
                            <a:noFill/>
                            <a:miter lim="800000"/>
                            <a:headEnd/>
                            <a:tailEnd/>
                          </a:ln>
                        </pic:spPr>
                      </pic:pic>
                    </a:graphicData>
                  </a:graphic>
                </wp:inline>
              </w:drawing>
            </w:r>
          </w:p>
        </w:tc>
        <w:tc>
          <w:tcPr>
            <w:tcW w:w="164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center"/>
              <w:rPr/>
            </w:pPr>
            <w:r>
              <w:rPr/>
              <w:drawing>
                <wp:inline distT="0" distB="0" distL="0" distR="0">
                  <wp:extent cx="697230" cy="127000"/>
                  <wp:effectExtent l="0" t="0" r="0" b="0"/>
                  <wp:docPr id="7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descr=""/>
                          <pic:cNvPicPr>
                            <a:picLocks noChangeAspect="1" noChangeArrowheads="1"/>
                          </pic:cNvPicPr>
                        </pic:nvPicPr>
                        <pic:blipFill>
                          <a:blip r:embed="rId79"/>
                          <a:stretch>
                            <a:fillRect/>
                          </a:stretch>
                        </pic:blipFill>
                        <pic:spPr bwMode="auto">
                          <a:xfrm>
                            <a:off x="0" y="0"/>
                            <a:ext cx="697230" cy="127000"/>
                          </a:xfrm>
                          <a:prstGeom prst="rect">
                            <a:avLst/>
                          </a:prstGeom>
                          <a:noFill/>
                          <a:ln w="9525">
                            <a:noFill/>
                            <a:miter lim="800000"/>
                            <a:headEnd/>
                            <a:tailEnd/>
                          </a:ln>
                        </pic:spPr>
                      </pic:pic>
                    </a:graphicData>
                  </a:graphic>
                </wp:inline>
              </w:drawing>
            </w:r>
          </w:p>
        </w:tc>
      </w:tr>
      <w:tr>
        <w:trPr>
          <w:cantSplit w:val="false"/>
        </w:trPr>
        <w:tc>
          <w:tcPr>
            <w:tcW w:w="2691" w:type="dxa"/>
            <w:tcBorders>
              <w:top w:val="nil"/>
              <w:left w:val="nil"/>
              <w:bottom w:val="nil"/>
              <w:insideH w:val="nil"/>
              <w:right w:val="nil"/>
              <w:insideV w:val="nil"/>
            </w:tcBorders>
            <w:shd w:fill="FFFFFF" w:val="clear"/>
          </w:tcPr>
          <w:p>
            <w:pPr>
              <w:pStyle w:val="Normal"/>
              <w:jc w:val="right"/>
              <w:rPr>
                <w:sz w:val="19"/>
              </w:rPr>
            </w:pPr>
            <w:r>
              <w:rPr>
                <w:rFonts w:eastAsia="Times New Roman" w:cs="Times New Roman"/>
                <w:sz w:val="19"/>
              </w:rPr>
              <w:t xml:space="preserve"> </w:t>
            </w:r>
            <w:r>
              <w:rPr>
                <w:sz w:val="19"/>
              </w:rPr>
              <w:t>2*</w:t>
            </w:r>
            <w:r>
              <w:rPr>
                <w:sz w:val="19"/>
              </w:rPr>
              <w:drawing>
                <wp:inline distT="0" distB="0" distL="0" distR="0">
                  <wp:extent cx="153670" cy="108585"/>
                  <wp:effectExtent l="0" t="0" r="0" b="0"/>
                  <wp:docPr id="7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descr=""/>
                          <pic:cNvPicPr>
                            <a:picLocks noChangeAspect="1" noChangeArrowheads="1"/>
                          </pic:cNvPicPr>
                        </pic:nvPicPr>
                        <pic:blipFill>
                          <a:blip r:embed="rId80"/>
                          <a:stretch>
                            <a:fillRect/>
                          </a:stretch>
                        </pic:blipFill>
                        <pic:spPr bwMode="auto">
                          <a:xfrm>
                            <a:off x="0" y="0"/>
                            <a:ext cx="153670" cy="108585"/>
                          </a:xfrm>
                          <a:prstGeom prst="rect">
                            <a:avLst/>
                          </a:prstGeom>
                          <a:noFill/>
                          <a:ln w="9525">
                            <a:noFill/>
                            <a:miter lim="800000"/>
                            <a:headEnd/>
                            <a:tailEnd/>
                          </a:ln>
                        </pic:spPr>
                      </pic:pic>
                    </a:graphicData>
                  </a:graphic>
                </wp:inline>
              </w:drawing>
            </w:r>
          </w:p>
        </w:tc>
        <w:tc>
          <w:tcPr>
            <w:tcW w:w="1531" w:type="dxa"/>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13</w:t>
            </w:r>
          </w:p>
        </w:tc>
        <w:tc>
          <w:tcPr>
            <w:tcW w:w="1440" w:type="dxa"/>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15</w:t>
            </w:r>
          </w:p>
        </w:tc>
        <w:tc>
          <w:tcPr>
            <w:tcW w:w="1530" w:type="dxa"/>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17</w:t>
            </w:r>
          </w:p>
        </w:tc>
        <w:tc>
          <w:tcPr>
            <w:tcW w:w="1640" w:type="dxa"/>
            <w:tcBorders>
              <w:top w:val="nil"/>
              <w:left w:val="single" w:sz="6" w:space="0" w:color="000001"/>
              <w:bottom w:val="nil"/>
              <w:insideH w:val="nil"/>
              <w:right w:val="single" w:sz="6" w:space="0" w:color="000001"/>
              <w:insideV w:val="single" w:sz="6" w:space="0" w:color="000001"/>
            </w:tcBorders>
            <w:shd w:fill="FFFFFF" w:val="clear"/>
            <w:tcMar>
              <w:left w:w="-7" w:type="dxa"/>
            </w:tcMar>
          </w:tcPr>
          <w:p>
            <w:pPr>
              <w:pStyle w:val="Normal"/>
              <w:jc w:val="center"/>
              <w:rPr>
                <w:sz w:val="19"/>
              </w:rPr>
            </w:pPr>
            <w:r>
              <w:rPr>
                <w:sz w:val="19"/>
              </w:rPr>
              <w:t>20</w:t>
            </w:r>
          </w:p>
        </w:tc>
      </w:tr>
      <w:tr>
        <w:trPr>
          <w:cantSplit w:val="false"/>
        </w:trPr>
        <w:tc>
          <w:tcPr>
            <w:tcW w:w="2691" w:type="dxa"/>
            <w:tcBorders>
              <w:top w:val="nil"/>
              <w:left w:val="nil"/>
              <w:bottom w:val="single" w:sz="6" w:space="0" w:color="000001"/>
              <w:insideH w:val="single" w:sz="6" w:space="0" w:color="000001"/>
              <w:right w:val="nil"/>
              <w:insideV w:val="nil"/>
            </w:tcBorders>
            <w:shd w:fill="FFFFFF" w:val="clear"/>
          </w:tcPr>
          <w:p>
            <w:pPr>
              <w:pStyle w:val="Normal"/>
              <w:jc w:val="right"/>
              <w:rPr>
                <w:sz w:val="19"/>
              </w:rPr>
            </w:pPr>
            <w:r>
              <w:rPr>
                <w:sz w:val="19"/>
              </w:rPr>
            </w:r>
          </w:p>
        </w:tc>
        <w:tc>
          <w:tcPr>
            <w:tcW w:w="1531"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pPr>
            <w:r>
              <w:rPr/>
              <w:drawing>
                <wp:inline distT="0" distB="0" distL="0" distR="0">
                  <wp:extent cx="244475" cy="127000"/>
                  <wp:effectExtent l="0" t="0" r="0" b="0"/>
                  <wp:docPr id="7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descr=""/>
                          <pic:cNvPicPr>
                            <a:picLocks noChangeAspect="1" noChangeArrowheads="1"/>
                          </pic:cNvPicPr>
                        </pic:nvPicPr>
                        <pic:blipFill>
                          <a:blip r:embed="rId81"/>
                          <a:stretch>
                            <a:fillRect/>
                          </a:stretch>
                        </pic:blipFill>
                        <pic:spPr bwMode="auto">
                          <a:xfrm>
                            <a:off x="0" y="0"/>
                            <a:ext cx="244475" cy="127000"/>
                          </a:xfrm>
                          <a:prstGeom prst="rect">
                            <a:avLst/>
                          </a:prstGeom>
                          <a:noFill/>
                          <a:ln w="9525">
                            <a:noFill/>
                            <a:miter lim="800000"/>
                            <a:headEnd/>
                            <a:tailEnd/>
                          </a:ln>
                        </pic:spPr>
                      </pic:pic>
                    </a:graphicData>
                  </a:graphic>
                </wp:inline>
              </w:drawing>
            </w:r>
          </w:p>
        </w:tc>
        <w:tc>
          <w:tcPr>
            <w:tcW w:w="1440"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pPr>
            <w:r>
              <w:rPr/>
              <w:drawing>
                <wp:inline distT="0" distB="0" distL="0" distR="0">
                  <wp:extent cx="688340" cy="127000"/>
                  <wp:effectExtent l="0" t="0" r="0" b="0"/>
                  <wp:docPr id="8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descr=""/>
                          <pic:cNvPicPr>
                            <a:picLocks noChangeAspect="1" noChangeArrowheads="1"/>
                          </pic:cNvPicPr>
                        </pic:nvPicPr>
                        <pic:blipFill>
                          <a:blip r:embed="rId82"/>
                          <a:stretch>
                            <a:fillRect/>
                          </a:stretch>
                        </pic:blipFill>
                        <pic:spPr bwMode="auto">
                          <a:xfrm>
                            <a:off x="0" y="0"/>
                            <a:ext cx="688340" cy="127000"/>
                          </a:xfrm>
                          <a:prstGeom prst="rect">
                            <a:avLst/>
                          </a:prstGeom>
                          <a:noFill/>
                          <a:ln w="9525">
                            <a:noFill/>
                            <a:miter lim="800000"/>
                            <a:headEnd/>
                            <a:tailEnd/>
                          </a:ln>
                        </pic:spPr>
                      </pic:pic>
                    </a:graphicData>
                  </a:graphic>
                </wp:inline>
              </w:drawing>
            </w:r>
          </w:p>
        </w:tc>
        <w:tc>
          <w:tcPr>
            <w:tcW w:w="1530"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center"/>
              <w:rPr/>
            </w:pPr>
            <w:r>
              <w:rPr/>
              <w:drawing>
                <wp:inline distT="0" distB="0" distL="0" distR="0">
                  <wp:extent cx="688340" cy="135890"/>
                  <wp:effectExtent l="0" t="0" r="0" b="0"/>
                  <wp:docPr id="8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descr=""/>
                          <pic:cNvPicPr>
                            <a:picLocks noChangeAspect="1" noChangeArrowheads="1"/>
                          </pic:cNvPicPr>
                        </pic:nvPicPr>
                        <pic:blipFill>
                          <a:blip r:embed="rId83"/>
                          <a:stretch>
                            <a:fillRect/>
                          </a:stretch>
                        </pic:blipFill>
                        <pic:spPr bwMode="auto">
                          <a:xfrm>
                            <a:off x="0" y="0"/>
                            <a:ext cx="688340" cy="135890"/>
                          </a:xfrm>
                          <a:prstGeom prst="rect">
                            <a:avLst/>
                          </a:prstGeom>
                          <a:noFill/>
                          <a:ln w="9525">
                            <a:noFill/>
                            <a:miter lim="800000"/>
                            <a:headEnd/>
                            <a:tailEnd/>
                          </a:ln>
                        </pic:spPr>
                      </pic:pic>
                    </a:graphicData>
                  </a:graphic>
                </wp:inline>
              </w:drawing>
            </w:r>
          </w:p>
        </w:tc>
        <w:tc>
          <w:tcPr>
            <w:tcW w:w="164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center"/>
              <w:rPr/>
            </w:pPr>
            <w:r>
              <w:rPr/>
              <w:drawing>
                <wp:inline distT="0" distB="0" distL="0" distR="0">
                  <wp:extent cx="688340" cy="127000"/>
                  <wp:effectExtent l="0" t="0" r="0" b="0"/>
                  <wp:docPr id="8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descr=""/>
                          <pic:cNvPicPr>
                            <a:picLocks noChangeAspect="1" noChangeArrowheads="1"/>
                          </pic:cNvPicPr>
                        </pic:nvPicPr>
                        <pic:blipFill>
                          <a:blip r:embed="rId84"/>
                          <a:stretch>
                            <a:fillRect/>
                          </a:stretch>
                        </pic:blipFill>
                        <pic:spPr bwMode="auto">
                          <a:xfrm>
                            <a:off x="0" y="0"/>
                            <a:ext cx="688340" cy="127000"/>
                          </a:xfrm>
                          <a:prstGeom prst="rect">
                            <a:avLst/>
                          </a:prstGeom>
                          <a:noFill/>
                          <a:ln w="9525">
                            <a:noFill/>
                            <a:miter lim="800000"/>
                            <a:headEnd/>
                            <a:tailEnd/>
                          </a:ln>
                        </pic:spPr>
                      </pic:pic>
                    </a:graphicData>
                  </a:graphic>
                </wp:inline>
              </w:drawing>
            </w:r>
          </w:p>
        </w:tc>
      </w:tr>
    </w:tbl>
    <w:p>
      <w:pPr>
        <w:pStyle w:val="Table"/>
        <w:spacing w:lineRule="auto" w:line="360" w:before="240" w:after="0"/>
        <w:rPr>
          <w:rFonts w:eastAsia="Times New Roman"/>
          <w:sz w:val="19"/>
        </w:rPr>
      </w:pPr>
      <w:r>
        <w:rPr>
          <w:rFonts w:eastAsia="Times New Roman"/>
          <w:sz w:val="19"/>
        </w:rPr>
        <w:t xml:space="preserve"> </w:t>
      </w:r>
    </w:p>
    <w:p>
      <w:pPr>
        <w:pStyle w:val="Caption11"/>
        <w:spacing w:lineRule="auto" w:line="360"/>
        <w:rPr>
          <w:sz w:val="19"/>
        </w:rPr>
      </w:pPr>
      <w:r>
        <w:rPr>
          <w:sz w:val="19"/>
        </w:rPr>
        <w:t xml:space="preserve">Table </w:t>
      </w:r>
      <w:bookmarkStart w:id="6" w:name="BMtable_speedupeffect"/>
      <w:r>
        <w:rPr>
          <w:sz w:val="19"/>
        </w:rPr>
        <w:t>2.2</w:t>
      </w:r>
      <w:bookmarkEnd w:id="6"/>
      <w:r>
        <w:rPr>
          <w:sz w:val="19"/>
        </w:rPr>
        <w:t xml:space="preserve">:  Effect of computation speedup. </w:t>
      </w:r>
      <w:del w:id="603" w:author="S J" w:date="2015-03-29T11:33:00Z">
        <w:r>
          <w:rPr>
            <w:sz w:val="19"/>
          </w:rPr>
          <w:delText xml:space="preserve">First </w:delText>
        </w:r>
      </w:del>
      <w:ins w:id="604" w:author="S J" w:date="2015-03-29T11:33:00Z">
        <w:r>
          <w:rPr>
            <w:sz w:val="19"/>
          </w:rPr>
          <w:t xml:space="preserve">The first </w:t>
        </w:r>
      </w:ins>
      <w:r>
        <w:rPr>
          <w:sz w:val="19"/>
        </w:rPr>
        <w:t>value is</w:t>
      </w:r>
      <w:ins w:id="605" w:author="S J" w:date="2015-03-29T11:33:00Z">
        <w:r>
          <w:rPr>
            <w:sz w:val="19"/>
          </w:rPr>
          <w:t xml:space="preserve"> the</w:t>
        </w:r>
      </w:ins>
      <w:r>
        <w:rPr>
          <w:sz w:val="19"/>
        </w:rPr>
        <w:t xml:space="preserve"> input size of data </w:t>
      </w:r>
      <w:ins w:id="606" w:author="S J" w:date="2015-03-29T11:33:00Z">
        <w:r>
          <w:rPr>
            <w:sz w:val="19"/>
          </w:rPr>
          <w:t xml:space="preserve">that is </w:t>
        </w:r>
      </w:ins>
      <w:r>
        <w:rPr>
          <w:sz w:val="19"/>
        </w:rPr>
        <w:t>computable in one hour</w:t>
      </w:r>
      <w:ins w:id="607" w:author="S J" w:date="2015-03-29T11:33:00Z">
        <w:r>
          <w:rPr>
            <w:sz w:val="19"/>
          </w:rPr>
          <w:t xml:space="preserve"> and the </w:t>
        </w:r>
      </w:ins>
      <w:del w:id="608" w:author="S J" w:date="2015-03-29T11:33:00Z">
        <w:r>
          <w:rPr>
            <w:sz w:val="19"/>
          </w:rPr>
          <w:delText xml:space="preserve">, </w:delText>
        </w:r>
      </w:del>
      <w:r>
        <w:rPr>
          <w:sz w:val="19"/>
        </w:rPr>
        <w:t xml:space="preserve">second value is </w:t>
      </w:r>
      <w:ins w:id="609" w:author="S J" w:date="2015-03-29T11:33:00Z">
        <w:r>
          <w:rPr>
            <w:sz w:val="19"/>
          </w:rPr>
          <w:t xml:space="preserve">the </w:t>
        </w:r>
      </w:ins>
      <w:r>
        <w:rPr>
          <w:sz w:val="19"/>
        </w:rPr>
        <w:t>speedup</w:t>
      </w:r>
      <w:ins w:id="610" w:author="S J" w:date="2015-03-29T11:33:00Z">
        <w:r>
          <w:rPr>
            <w:sz w:val="19"/>
          </w:rPr>
          <w:t xml:space="preserve"> that is</w:t>
        </w:r>
      </w:ins>
      <w:r>
        <w:rPr>
          <w:sz w:val="19"/>
        </w:rPr>
        <w:t xml:space="preserve"> achieved</w:t>
      </w:r>
      <w:ins w:id="611" w:author="S J" w:date="2015-03-29T11:33:00Z">
        <w:r>
          <w:rPr>
            <w:sz w:val="19"/>
          </w:rPr>
          <w:t>,</w:t>
        </w:r>
      </w:ins>
      <w:r>
        <w:rPr>
          <w:sz w:val="19"/>
        </w:rPr>
        <w:t xml:space="preserve"> compared to the value in first column. </w:t>
      </w:r>
      <w:r>
        <w:fldChar w:fldCharType="begin"/>
      </w:r>
      <w:r>
        <w:instrText> TC "2.2  Effect of computation speedup. First value is input size of data computable in one hour, second value is speedup achieved compared to the value in first column. " \l 2 </w:instrText>
      </w:r>
      <w:r>
        <w:fldChar w:fldCharType="separate"/>
      </w:r>
      <w:r>
        <w:rPr>
          <w:sz w:val="19"/>
        </w:rPr>
      </w:r>
      <w:r>
        <w:fldChar w:fldCharType="end"/>
      </w:r>
    </w:p>
    <w:p>
      <w:pPr>
        <w:pStyle w:val="Normal"/>
        <w:spacing w:lineRule="auto" w:line="360" w:before="240" w:after="0"/>
        <w:ind w:left="0" w:right="0" w:firstLine="360"/>
        <w:rPr/>
      </w:pPr>
      <w:r>
        <w:rPr/>
        <w:t>NP-complete problems</w:t>
      </w:r>
      <w:ins w:id="612" w:author="S J" w:date="2015-03-29T11:33:00Z">
        <w:r>
          <w:rPr/>
          <w:t xml:space="preserve">, which are currently solved by </w:t>
        </w:r>
      </w:ins>
      <w:del w:id="613" w:author="S J" w:date="2015-03-29T11:33:00Z">
        <w:r>
          <w:rPr/>
          <w:delText xml:space="preserve"> (currently </w:delText>
        </w:r>
      </w:del>
      <w:r>
        <w:rPr/>
        <w:t>exponential algorithm</w:t>
      </w:r>
      <w:ins w:id="614" w:author="S J" w:date="2015-03-29T11:34:00Z">
        <w:r>
          <w:rPr/>
          <w:t>s (a better</w:t>
        </w:r>
      </w:ins>
      <w:del w:id="615" w:author="S J" w:date="2015-03-29T11:34:00Z">
        <w:r>
          <w:rPr/>
          <w:delText xml:space="preserve"> can solve them and it was not found better</w:delText>
        </w:r>
      </w:del>
      <w:r>
        <w:rPr/>
        <w:t xml:space="preserve"> algorithm</w:t>
      </w:r>
      <w:ins w:id="616" w:author="S J" w:date="2015-03-29T11:34:00Z">
        <w:r>
          <w:rPr/>
          <w:t xml:space="preserve"> has not been found</w:t>
        </w:r>
      </w:ins>
      <w:r>
        <w:rPr/>
        <w:t>)</w:t>
      </w:r>
      <w:ins w:id="617" w:author="S J" w:date="2015-03-29T11:34:00Z">
        <w:r>
          <w:rPr/>
          <w:t>,</w:t>
        </w:r>
      </w:ins>
      <w:r>
        <w:rPr/>
        <w:t xml:space="preserve"> are covered in </w:t>
      </w:r>
      <w:del w:id="618" w:author="S J" w:date="2015-03-29T11:34:00Z">
        <w:r>
          <w:rPr/>
          <w:delText>book of</w:delText>
        </w:r>
      </w:del>
      <w:ins w:id="619" w:author="S J" w:date="2015-03-29T11:34:00Z">
        <w:r>
          <w:rPr/>
          <w:t>the published works of</w:t>
        </w:r>
      </w:ins>
      <w:r>
        <w:rPr/>
        <w:t xml:space="preserve"> M. R. Garey and D. S. Johnson [</w:t>
      </w:r>
      <w:r>
        <w:rPr/>
        <w:fldChar w:fldCharType="begin"/>
      </w:r>
      <w:r>
        <w:instrText> REF BIB_Garey1979 \h </w:instrText>
      </w:r>
      <w:r>
        <w:fldChar w:fldCharType="separate"/>
      </w:r>
      <w:r>
        <w:t>30</w:t>
      </w:r>
      <w:r>
        <w:fldChar w:fldCharType="end"/>
      </w:r>
      <w:r>
        <w:rPr/>
        <w:t>]. The whole complexity theory is</w:t>
      </w:r>
      <w:ins w:id="620" w:author="S J" w:date="2015-03-29T11:34:00Z">
        <w:r>
          <w:rPr/>
          <w:t xml:space="preserve"> also</w:t>
        </w:r>
      </w:ins>
      <w:r>
        <w:rPr/>
        <w:t xml:space="preserve"> covered</w:t>
      </w:r>
      <w:ins w:id="621" w:author="S J" w:date="2015-03-29T11:34:00Z">
        <w:r>
          <w:rPr/>
          <w:t xml:space="preserve"> in published works,</w:t>
        </w:r>
      </w:ins>
      <w:r>
        <w:rPr/>
        <w:t xml:space="preserve"> e.g.</w:t>
      </w:r>
      <w:ins w:id="622" w:author="S J" w:date="2015-03-29T11:34:00Z">
        <w:r>
          <w:rPr/>
          <w:t>,</w:t>
        </w:r>
      </w:ins>
      <w:del w:id="623" w:author="S J" w:date="2015-03-29T11:34:00Z">
        <w:r>
          <w:rPr/>
          <w:delText xml:space="preserve"> in</w:delText>
        </w:r>
      </w:del>
      <w:r>
        <w:rPr/>
        <w:t xml:space="preserve"> </w:t>
      </w:r>
      <w:del w:id="624" w:author="S J" w:date="2015-03-29T11:34:00Z">
        <w:r>
          <w:rPr/>
          <w:delText xml:space="preserve">book by </w:delText>
        </w:r>
      </w:del>
      <w:r>
        <w:rPr/>
        <w:t>Ch.</w:t>
      </w:r>
      <w:ins w:id="625" w:author="S J" w:date="2015-03-29T18:23:00Z">
        <w:r>
          <w:rPr/>
          <w:t xml:space="preserve"> </w:t>
        </w:r>
      </w:ins>
      <w:r>
        <w:rPr/>
        <w:t>Papadimitriou [</w:t>
      </w:r>
      <w:r>
        <w:rPr/>
        <w:fldChar w:fldCharType="begin"/>
      </w:r>
      <w:r>
        <w:instrText> REF BIB_Papadimitriou1995 \h </w:instrText>
      </w:r>
      <w:r>
        <w:fldChar w:fldCharType="separate"/>
      </w:r>
      <w:r>
        <w:t>36</w:t>
      </w:r>
      <w:r>
        <w:fldChar w:fldCharType="end"/>
      </w:r>
      <w:r>
        <w:rPr/>
        <w:t xml:space="preserve">] or </w:t>
      </w:r>
      <w:del w:id="626" w:author="S J" w:date="2015-03-29T11:34:00Z">
        <w:r>
          <w:rPr/>
          <w:delText xml:space="preserve">in a book by </w:delText>
        </w:r>
      </w:del>
      <w:r>
        <w:rPr/>
        <w:t>M.</w:t>
      </w:r>
      <w:ins w:id="627" w:author="S J" w:date="2015-03-29T18:23:00Z">
        <w:r>
          <w:rPr/>
          <w:t xml:space="preserve"> </w:t>
        </w:r>
      </w:ins>
      <w:r>
        <w:rPr/>
        <w:t>Sipser [</w:t>
      </w:r>
      <w:r>
        <w:rPr/>
        <w:fldChar w:fldCharType="begin"/>
      </w:r>
      <w:r>
        <w:instrText> REF BIB_Sipser2012 \h </w:instrText>
      </w:r>
      <w:r>
        <w:fldChar w:fldCharType="separate"/>
      </w:r>
      <w:r>
        <w:t>37</w:t>
      </w:r>
      <w:r>
        <w:fldChar w:fldCharType="end"/>
      </w:r>
      <w:r>
        <w:rPr/>
        <w:t xml:space="preserve">]. </w:t>
      </w:r>
    </w:p>
    <w:p>
      <w:pPr>
        <w:pStyle w:val="Normal"/>
        <w:spacing w:lineRule="auto" w:line="360"/>
        <w:ind w:left="0" w:right="0" w:firstLine="360"/>
        <w:rPr/>
      </w:pPr>
      <w:ins w:id="628" w:author="S J" w:date="2015-03-29T11:34:00Z">
        <w:r>
          <w:rPr/>
          <w:t>The</w:t>
        </w:r>
      </w:ins>
      <w:del w:id="629" w:author="S J" w:date="2015-03-29T11:34:00Z">
        <w:r>
          <w:rPr/>
          <w:delText>As that</w:delText>
        </w:r>
      </w:del>
      <w:r>
        <w:rPr/>
        <w:t xml:space="preserve"> technological speedup will </w:t>
      </w:r>
      <w:ins w:id="630" w:author="S J" w:date="2015-03-29T11:34:00Z">
        <w:r>
          <w:rPr/>
          <w:t xml:space="preserve">mainly </w:t>
        </w:r>
      </w:ins>
      <w:r>
        <w:rPr/>
        <w:t xml:space="preserve">impact </w:t>
      </w:r>
      <w:del w:id="631" w:author="S J" w:date="2015-03-29T11:34:00Z">
        <w:r>
          <w:rPr/>
          <w:delText xml:space="preserve">mainly </w:delText>
        </w:r>
      </w:del>
      <w:r>
        <w:rPr/>
        <w:t>the class of problems</w:t>
      </w:r>
      <w:ins w:id="632" w:author="S J" w:date="2015-03-29T11:35:00Z">
        <w:r>
          <w:rPr/>
          <w:t>,</w:t>
        </w:r>
      </w:ins>
      <w:r>
        <w:rPr/>
        <w:t xml:space="preserve"> which are solvable by polynomial algorithm. Other non-exact methods are used to find at least some solution for the problems </w:t>
      </w:r>
      <w:ins w:id="633" w:author="S J" w:date="2015-03-29T11:35:00Z">
        <w:r>
          <w:rPr/>
          <w:t xml:space="preserve">that are only </w:t>
        </w:r>
      </w:ins>
      <w:r>
        <w:rPr/>
        <w:t>solvable</w:t>
      </w:r>
      <w:del w:id="634" w:author="S J" w:date="2015-03-29T11:35:00Z">
        <w:r>
          <w:rPr/>
          <w:delText xml:space="preserve"> only</w:delText>
        </w:r>
      </w:del>
      <w:r>
        <w:rPr/>
        <w:t xml:space="preserve"> by exponential algorithms. </w:t>
      </w:r>
      <w:del w:id="635" w:author="S J" w:date="2015-03-29T11:35:00Z">
        <w:r>
          <w:rPr/>
          <w:delText>These are e.g</w:delText>
        </w:r>
      </w:del>
      <w:ins w:id="636" w:author="S J" w:date="2015-03-29T11:35:00Z">
        <w:r>
          <w:rPr/>
          <w:t>Examples of these are</w:t>
        </w:r>
      </w:ins>
      <w:del w:id="637" w:author="S J" w:date="2015-03-29T11:35:00Z">
        <w:r>
          <w:rPr/>
          <w:delText>.</w:delText>
        </w:r>
      </w:del>
      <w:r>
        <w:rPr/>
        <w:t xml:space="preserve">: </w:t>
      </w:r>
    </w:p>
    <w:p>
      <w:pPr>
        <w:pStyle w:val="List"/>
        <w:spacing w:lineRule="auto" w:line="360" w:before="50" w:after="120"/>
        <w:ind w:left="600" w:right="0" w:hanging="300"/>
        <w:rPr>
          <w:sz w:val="24"/>
        </w:rPr>
      </w:pPr>
      <w:r>
        <w:rPr>
          <w:rFonts w:eastAsia="Times New Roman" w:cs="Times New Roman"/>
          <w:sz w:val="24"/>
        </w:rPr>
        <w:t>•</w:t>
      </w:r>
      <w:r>
        <w:rPr>
          <w:sz w:val="24"/>
        </w:rPr>
        <w:t xml:space="preserve">The </w:t>
      </w:r>
      <w:r>
        <w:rPr>
          <w:i/>
          <w:sz w:val="24"/>
        </w:rPr>
        <w:t>heuristic method</w:t>
      </w:r>
      <w:del w:id="638" w:author="S J" w:date="2015-03-29T11:35:00Z">
        <w:r>
          <w:rPr>
            <w:i/>
            <w:sz w:val="24"/>
          </w:rPr>
          <w:delText>s</w:delText>
        </w:r>
      </w:del>
      <w:r>
        <w:rPr>
          <w:sz w:val="24"/>
        </w:rPr>
        <w:t xml:space="preserve"> tries to eliminate the number of steps of computation by some implicit or explicit knowledge of the specific problem itself</w:t>
      </w:r>
      <w:ins w:id="639" w:author="S J" w:date="2015-03-29T11:35:00Z">
        <w:r>
          <w:rPr>
            <w:sz w:val="24"/>
          </w:rPr>
          <w:t>, e</w:t>
        </w:r>
      </w:ins>
      <w:del w:id="640" w:author="S J" w:date="2015-03-29T11:35:00Z">
        <w:r>
          <w:rPr>
            <w:sz w:val="24"/>
          </w:rPr>
          <w:delText xml:space="preserve"> E</w:delText>
        </w:r>
      </w:del>
      <w:r>
        <w:rPr>
          <w:sz w:val="24"/>
        </w:rPr>
        <w:t>.g.</w:t>
      </w:r>
      <w:ins w:id="641" w:author="S J" w:date="2015-03-29T11:35:00Z">
        <w:r>
          <w:rPr>
            <w:sz w:val="24"/>
          </w:rPr>
          <w:t>,</w:t>
        </w:r>
      </w:ins>
      <w:r>
        <w:rPr>
          <w:sz w:val="24"/>
        </w:rPr>
        <w:t xml:space="preserve"> eliminating solution classes that seem</w:t>
      </w:r>
      <w:ins w:id="642" w:author="S J" w:date="2015-03-29T11:35:00Z">
        <w:r>
          <w:rPr>
            <w:sz w:val="24"/>
          </w:rPr>
          <w:t xml:space="preserve"> to</w:t>
        </w:r>
      </w:ins>
      <w:del w:id="643" w:author="S J" w:date="2015-03-29T11:35:00Z">
        <w:r>
          <w:rPr>
            <w:sz w:val="24"/>
          </w:rPr>
          <w:delText>s</w:delText>
        </w:r>
      </w:del>
      <w:r>
        <w:rPr>
          <w:sz w:val="24"/>
        </w:rPr>
        <w:t xml:space="preserve"> not</w:t>
      </w:r>
      <w:del w:id="644" w:author="S J" w:date="2015-03-29T11:35:00Z">
        <w:r>
          <w:rPr>
            <w:sz w:val="24"/>
          </w:rPr>
          <w:delText xml:space="preserve"> to</w:delText>
        </w:r>
      </w:del>
      <w:r>
        <w:rPr>
          <w:sz w:val="24"/>
        </w:rPr>
        <w:t xml:space="preserve"> go to optimal solution. With </w:t>
      </w:r>
      <w:ins w:id="645" w:author="S J" w:date="2015-03-29T11:35:00Z">
        <w:r>
          <w:rPr>
            <w:sz w:val="24"/>
          </w:rPr>
          <w:t xml:space="preserve">a </w:t>
        </w:r>
      </w:ins>
      <w:r>
        <w:rPr>
          <w:sz w:val="24"/>
        </w:rPr>
        <w:t xml:space="preserve">combination of </w:t>
      </w:r>
      <w:ins w:id="646" w:author="S J" w:date="2015-03-29T11:35:00Z">
        <w:r>
          <w:rPr>
            <w:sz w:val="24"/>
          </w:rPr>
          <w:t xml:space="preserve">a </w:t>
        </w:r>
      </w:ins>
      <w:r>
        <w:rPr>
          <w:sz w:val="24"/>
        </w:rPr>
        <w:t>brute-search</w:t>
      </w:r>
      <w:ins w:id="647" w:author="S J" w:date="2015-03-29T11:35:00Z">
        <w:r>
          <w:rPr>
            <w:sz w:val="24"/>
          </w:rPr>
          <w:t>,</w:t>
        </w:r>
      </w:ins>
      <w:r>
        <w:rPr>
          <w:sz w:val="24"/>
        </w:rPr>
        <w:t xml:space="preserve"> the heuristic method</w:t>
      </w:r>
      <w:del w:id="648" w:author="S J" w:date="2015-03-29T11:35:00Z">
        <w:r>
          <w:rPr>
            <w:sz w:val="24"/>
          </w:rPr>
          <w:delText>s</w:delText>
        </w:r>
      </w:del>
      <w:r>
        <w:rPr>
          <w:sz w:val="24"/>
        </w:rPr>
        <w:t xml:space="preserve"> reduce</w:t>
      </w:r>
      <w:ins w:id="649" w:author="S J" w:date="2015-03-29T11:36:00Z">
        <w:r>
          <w:rPr>
            <w:sz w:val="24"/>
          </w:rPr>
          <w:t>s</w:t>
        </w:r>
      </w:ins>
      <w:r>
        <w:rPr>
          <w:sz w:val="24"/>
        </w:rPr>
        <w:t xml:space="preserve"> the size of all </w:t>
      </w:r>
      <w:ins w:id="650" w:author="S J" w:date="2015-03-29T11:36:00Z">
        <w:r>
          <w:rPr>
            <w:sz w:val="24"/>
          </w:rPr>
          <w:t xml:space="preserve">of the </w:t>
        </w:r>
      </w:ins>
      <w:r>
        <w:rPr>
          <w:sz w:val="24"/>
        </w:rPr>
        <w:t xml:space="preserve">possible solution candidates to check. </w:t>
      </w:r>
    </w:p>
    <w:p>
      <w:pPr>
        <w:pStyle w:val="List"/>
        <w:spacing w:lineRule="auto" w:line="360" w:before="50" w:after="120"/>
        <w:ind w:left="600" w:right="0" w:hanging="300"/>
        <w:rPr>
          <w:sz w:val="24"/>
        </w:rPr>
      </w:pPr>
      <w:r>
        <w:rPr>
          <w:rFonts w:eastAsia="Times New Roman" w:cs="Times New Roman"/>
          <w:sz w:val="24"/>
        </w:rPr>
        <w:t>•</w:t>
      </w:r>
      <w:r>
        <w:rPr>
          <w:sz w:val="24"/>
        </w:rPr>
        <w:tab/>
        <w:t xml:space="preserve">The </w:t>
      </w:r>
      <w:r>
        <w:rPr>
          <w:i/>
          <w:sz w:val="24"/>
        </w:rPr>
        <w:t>randomization method</w:t>
      </w:r>
      <w:del w:id="651" w:author="S J" w:date="2015-03-29T11:36:00Z">
        <w:r>
          <w:rPr>
            <w:i/>
            <w:sz w:val="24"/>
          </w:rPr>
          <w:delText>s</w:delText>
        </w:r>
      </w:del>
      <w:r>
        <w:rPr>
          <w:sz w:val="24"/>
        </w:rPr>
        <w:t xml:space="preserve"> use</w:t>
      </w:r>
      <w:ins w:id="652" w:author="S J" w:date="2015-03-29T11:36:00Z">
        <w:r>
          <w:rPr>
            <w:sz w:val="24"/>
          </w:rPr>
          <w:t>s a</w:t>
        </w:r>
      </w:ins>
      <w:r>
        <w:rPr>
          <w:sz w:val="24"/>
        </w:rPr>
        <w:t xml:space="preserve"> non-deterministic methods in some level of computation. </w:t>
      </w:r>
      <w:del w:id="653" w:author="S J" w:date="2015-03-29T11:36:00Z">
        <w:r>
          <w:rPr>
            <w:sz w:val="24"/>
          </w:rPr>
          <w:delText>E.g.</w:delText>
        </w:r>
      </w:del>
      <w:ins w:id="654" w:author="S J" w:date="2015-03-29T11:36:00Z">
        <w:r>
          <w:rPr>
            <w:sz w:val="24"/>
          </w:rPr>
          <w:t>For example, the</w:t>
        </w:r>
      </w:ins>
      <w:r>
        <w:rPr>
          <w:sz w:val="24"/>
        </w:rPr>
        <w:t xml:space="preserve"> Monte-Carlo method is used to compute problems using pseudo-random generated values and</w:t>
      </w:r>
      <w:ins w:id="655" w:author="S J" w:date="2015-03-29T11:36:00Z">
        <w:r>
          <w:rPr>
            <w:sz w:val="24"/>
          </w:rPr>
          <w:t>,</w:t>
        </w:r>
      </w:ins>
      <w:r>
        <w:rPr>
          <w:sz w:val="24"/>
        </w:rPr>
        <w:t xml:space="preserve"> after several iterations</w:t>
      </w:r>
      <w:ins w:id="656" w:author="S J" w:date="2015-03-29T11:36:00Z">
        <w:r>
          <w:rPr>
            <w:sz w:val="24"/>
          </w:rPr>
          <w:t>,</w:t>
        </w:r>
      </w:ins>
      <w:r>
        <w:rPr>
          <w:sz w:val="24"/>
        </w:rPr>
        <w:t xml:space="preserve"> statistical methods are used to compute </w:t>
      </w:r>
      <w:ins w:id="657" w:author="S J" w:date="2015-03-29T11:36:00Z">
        <w:r>
          <w:rPr>
            <w:sz w:val="24"/>
          </w:rPr>
          <w:t xml:space="preserve">the </w:t>
        </w:r>
      </w:ins>
      <w:r>
        <w:rPr>
          <w:sz w:val="24"/>
        </w:rPr>
        <w:t xml:space="preserve">expected value and standard deviation.  </w:t>
      </w:r>
    </w:p>
    <w:p>
      <w:pPr>
        <w:pStyle w:val="List"/>
        <w:spacing w:lineRule="auto" w:line="360" w:before="50" w:after="120"/>
        <w:ind w:left="600" w:right="0" w:hanging="300"/>
        <w:rPr>
          <w:sz w:val="24"/>
        </w:rPr>
      </w:pPr>
      <w:r>
        <w:rPr>
          <w:rFonts w:eastAsia="Times New Roman" w:cs="Times New Roman"/>
          <w:sz w:val="24"/>
        </w:rPr>
        <w:t>•</w:t>
      </w:r>
      <w:r>
        <w:rPr>
          <w:sz w:val="24"/>
        </w:rPr>
        <w:tab/>
      </w:r>
      <w:r>
        <w:rPr>
          <w:i/>
          <w:sz w:val="24"/>
        </w:rPr>
        <w:t>Restriction on input data</w:t>
      </w:r>
      <w:r>
        <w:rPr>
          <w:sz w:val="24"/>
        </w:rPr>
        <w:t xml:space="preserve"> </w:t>
      </w:r>
      <w:del w:id="658" w:author="S J" w:date="2015-03-29T11:36:00Z">
        <w:r>
          <w:rPr>
            <w:sz w:val="24"/>
          </w:rPr>
          <w:delText>-</w:delText>
        </w:r>
      </w:del>
      <w:ins w:id="659" w:author="S J" w:date="2015-03-29T11:36:00Z">
        <w:r>
          <w:rPr>
            <w:sz w:val="24"/>
          </w:rPr>
          <w:t>–</w:t>
        </w:r>
      </w:ins>
      <w:r>
        <w:rPr>
          <w:sz w:val="24"/>
        </w:rPr>
        <w:t xml:space="preserve"> </w:t>
      </w:r>
      <w:ins w:id="660" w:author="S J" w:date="2015-03-29T11:36:00Z">
        <w:r>
          <w:rPr>
            <w:sz w:val="24"/>
          </w:rPr>
          <w:t xml:space="preserve">this </w:t>
        </w:r>
      </w:ins>
      <w:r>
        <w:rPr>
          <w:sz w:val="24"/>
        </w:rPr>
        <w:t>is another form of using the explicit knowledge of the problem instance a</w:t>
      </w:r>
      <w:ins w:id="661" w:author="S J" w:date="2015-03-29T11:36:00Z">
        <w:r>
          <w:rPr>
            <w:sz w:val="24"/>
          </w:rPr>
          <w:t>n</w:t>
        </w:r>
      </w:ins>
      <w:r>
        <w:rPr>
          <w:sz w:val="24"/>
        </w:rPr>
        <w:t xml:space="preserve">d it may reduce all </w:t>
      </w:r>
      <w:ins w:id="662" w:author="S J" w:date="2015-03-29T11:36:00Z">
        <w:r>
          <w:rPr>
            <w:sz w:val="24"/>
          </w:rPr>
          <w:t xml:space="preserve">of the </w:t>
        </w:r>
      </w:ins>
      <w:r>
        <w:rPr>
          <w:sz w:val="24"/>
        </w:rPr>
        <w:t xml:space="preserve">possible values to be checked.  </w:t>
      </w:r>
    </w:p>
    <w:p>
      <w:pPr>
        <w:pStyle w:val="List"/>
        <w:spacing w:lineRule="auto" w:line="360" w:before="50" w:after="120"/>
        <w:ind w:left="600" w:right="0" w:hanging="300"/>
        <w:rPr>
          <w:sz w:val="24"/>
        </w:rPr>
      </w:pPr>
      <w:r>
        <w:rPr>
          <w:rFonts w:eastAsia="Times New Roman" w:cs="Times New Roman"/>
          <w:sz w:val="24"/>
        </w:rPr>
        <w:t>•</w:t>
      </w:r>
      <w:r>
        <w:rPr>
          <w:sz w:val="24"/>
        </w:rPr>
        <w:tab/>
      </w:r>
      <w:r>
        <w:rPr>
          <w:i/>
          <w:sz w:val="24"/>
        </w:rPr>
        <w:t>Approximation algorithm</w:t>
      </w:r>
      <w:r>
        <w:rPr>
          <w:sz w:val="24"/>
        </w:rPr>
        <w:t xml:space="preserve"> </w:t>
      </w:r>
      <w:del w:id="663" w:author="S J" w:date="2015-03-29T11:36:00Z">
        <w:r>
          <w:rPr>
            <w:sz w:val="24"/>
          </w:rPr>
          <w:delText>-</w:delText>
        </w:r>
      </w:del>
      <w:ins w:id="664" w:author="S J" w:date="2015-03-29T11:36:00Z">
        <w:r>
          <w:rPr>
            <w:sz w:val="24"/>
          </w:rPr>
          <w:t>–</w:t>
        </w:r>
      </w:ins>
      <w:r>
        <w:rPr>
          <w:sz w:val="24"/>
        </w:rPr>
        <w:t xml:space="preserve"> </w:t>
      </w:r>
      <w:ins w:id="665" w:author="S J" w:date="2015-03-29T11:36:00Z">
        <w:r>
          <w:rPr>
            <w:sz w:val="24"/>
          </w:rPr>
          <w:t xml:space="preserve">this not only finds </w:t>
        </w:r>
      </w:ins>
      <w:del w:id="666" w:author="S J" w:date="2015-03-29T11:37:00Z">
        <w:r>
          <w:rPr>
            <w:sz w:val="24"/>
          </w:rPr>
          <w:delText xml:space="preserve">may find not only </w:delText>
        </w:r>
      </w:del>
      <w:r>
        <w:rPr>
          <w:sz w:val="24"/>
        </w:rPr>
        <w:t>some good solution</w:t>
      </w:r>
      <w:ins w:id="667" w:author="S J" w:date="2015-03-29T11:37:00Z">
        <w:r>
          <w:rPr>
            <w:sz w:val="24"/>
          </w:rPr>
          <w:t>s</w:t>
        </w:r>
      </w:ins>
      <w:del w:id="668" w:author="S J" w:date="2015-03-29T11:37:00Z">
        <w:r>
          <w:rPr>
            <w:sz w:val="24"/>
          </w:rPr>
          <w:delText>,</w:delText>
        </w:r>
      </w:del>
      <w:r>
        <w:rPr>
          <w:sz w:val="24"/>
        </w:rPr>
        <w:t xml:space="preserve"> but </w:t>
      </w:r>
      <w:ins w:id="669" w:author="S J" w:date="2015-03-29T11:37:00Z">
        <w:r>
          <w:rPr>
            <w:sz w:val="24"/>
          </w:rPr>
          <w:t xml:space="preserve">also, it quantifies </w:t>
        </w:r>
      </w:ins>
      <w:del w:id="670" w:author="S J" w:date="2015-03-29T11:37:00Z">
        <w:r>
          <w:rPr>
            <w:sz w:val="24"/>
          </w:rPr>
          <w:delText xml:space="preserve">can quantify </w:delText>
        </w:r>
      </w:del>
      <w:r>
        <w:rPr>
          <w:sz w:val="24"/>
        </w:rPr>
        <w:t xml:space="preserve">how far from the optimal solution the </w:t>
      </w:r>
      <w:del w:id="671" w:author="S J" w:date="2015-03-29T11:37:00Z">
        <w:r>
          <w:rPr>
            <w:sz w:val="24"/>
          </w:rPr>
          <w:delText>found is good</w:delText>
        </w:r>
      </w:del>
      <w:ins w:id="672" w:author="S J" w:date="2015-03-29T11:37:00Z">
        <w:r>
          <w:rPr>
            <w:sz w:val="24"/>
          </w:rPr>
          <w:t>result is,</w:t>
        </w:r>
      </w:ins>
      <w:r>
        <w:rPr>
          <w:sz w:val="24"/>
        </w:rPr>
        <w:t xml:space="preserve"> with some degree of probability. </w:t>
      </w:r>
    </w:p>
    <w:p>
      <w:pPr>
        <w:pStyle w:val="Heading2"/>
        <w:numPr>
          <w:ilvl w:val="1"/>
          <w:numId w:val="1"/>
        </w:numPr>
        <w:spacing w:lineRule="auto" w:line="360" w:before="300" w:after="120"/>
        <w:rPr/>
      </w:pPr>
      <w:bookmarkStart w:id="7" w:name="BMsec_introparalel"/>
      <w:r>
        <w:rPr/>
        <w:t>2.2</w:t>
      </w:r>
      <w:bookmarkEnd w:id="7"/>
      <w:r>
        <w:rPr/>
        <w:t xml:space="preserve">  Parallelization</w:t>
      </w:r>
    </w:p>
    <w:p>
      <w:pPr>
        <w:pStyle w:val="Normal"/>
        <w:spacing w:lineRule="auto" w:line="360" w:before="60" w:after="0"/>
        <w:rPr/>
      </w:pPr>
      <w:r>
        <w:rPr/>
        <w:t>If a sequence of instructions can be divided into parts</w:t>
      </w:r>
      <w:ins w:id="673" w:author="S J" w:date="2015-03-29T11:37:00Z">
        <w:r>
          <w:rPr/>
          <w:t xml:space="preserve">, </w:t>
        </w:r>
      </w:ins>
      <w:del w:id="674" w:author="S J" w:date="2015-03-29T11:37:00Z">
        <w:r>
          <w:rPr/>
          <w:delText xml:space="preserve"> </w:delText>
        </w:r>
      </w:del>
      <w:r>
        <w:rPr/>
        <w:t xml:space="preserve">which can be computed independently in parallel by multiple processors, then it is possible to achieve some computation speedup using current computational technology. A speedup of a computation on P processors can be defined as: </w:t>
      </w:r>
    </w:p>
    <w:p>
      <w:pPr>
        <w:pStyle w:val="EquationNum"/>
        <w:tabs>
          <w:tab w:val="center" w:pos="4410" w:leader="none"/>
          <w:tab w:val="right" w:pos="8820" w:leader="none"/>
        </w:tabs>
        <w:spacing w:lineRule="auto" w:line="360"/>
        <w:rPr/>
      </w:pPr>
      <w:r>
        <w:rPr/>
        <w:tab/>
      </w:r>
      <w:r>
        <w:rPr/>
        <w:drawing>
          <wp:inline distT="0" distB="0" distL="0" distR="0">
            <wp:extent cx="3738880" cy="353060"/>
            <wp:effectExtent l="0" t="0" r="0" b="0"/>
            <wp:docPr id="8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
                    <pic:cNvPicPr>
                      <a:picLocks noChangeAspect="1" noChangeArrowheads="1"/>
                    </pic:cNvPicPr>
                  </pic:nvPicPr>
                  <pic:blipFill>
                    <a:blip r:embed="rId85"/>
                    <a:stretch>
                      <a:fillRect/>
                    </a:stretch>
                  </pic:blipFill>
                  <pic:spPr bwMode="auto">
                    <a:xfrm>
                      <a:off x="0" y="0"/>
                      <a:ext cx="3738880" cy="353060"/>
                    </a:xfrm>
                    <a:prstGeom prst="rect">
                      <a:avLst/>
                    </a:prstGeom>
                    <a:noFill/>
                    <a:ln w="9525">
                      <a:noFill/>
                      <a:miter lim="800000"/>
                      <a:headEnd/>
                      <a:tailEnd/>
                    </a:ln>
                  </pic:spPr>
                </pic:pic>
              </a:graphicData>
            </a:graphic>
          </wp:inline>
        </w:drawing>
      </w:r>
      <w:r>
        <w:rPr/>
        <w:tab/>
        <w:t>(</w:t>
      </w:r>
      <w:bookmarkStart w:id="8" w:name="BMeq_speedup"/>
      <w:r>
        <w:rPr/>
        <w:t>2.1</w:t>
      </w:r>
      <w:bookmarkEnd w:id="8"/>
      <w:r>
        <w:rPr/>
        <w:t>)</w:t>
      </w:r>
    </w:p>
    <w:p>
      <w:pPr>
        <w:pStyle w:val="Normal"/>
        <w:spacing w:lineRule="auto" w:line="360"/>
        <w:ind w:left="0" w:right="0" w:firstLine="360"/>
        <w:rPr/>
      </w:pPr>
      <w:del w:id="675" w:author="S J" w:date="2015-03-29T11:38:00Z">
        <w:r>
          <w:rPr/>
          <w:delText xml:space="preserve">In </w:delText>
        </w:r>
      </w:del>
      <w:del w:id="676" w:author="S J" w:date="2015-03-29T11:37:00Z">
        <w:r>
          <w:rPr/>
          <w:delText>fig</w:delText>
        </w:r>
      </w:del>
      <w:ins w:id="677" w:author="S J" w:date="2015-03-29T11:37:00Z">
        <w:r>
          <w:rPr/>
          <w:t>Figure</w:t>
        </w:r>
      </w:ins>
      <w:del w:id="678" w:author="S J" w:date="2015-03-29T11:37:00Z">
        <w:r>
          <w:rPr/>
          <w:delText>.</w:delText>
        </w:r>
      </w:del>
      <w:r>
        <w:rPr/>
        <w:t xml:space="preserve"> </w:t>
      </w:r>
      <w:r>
        <w:rPr/>
        <w:fldChar w:fldCharType="begin"/>
      </w:r>
      <w:r>
        <w:instrText> REF BMfig_serialvsparallel \h </w:instrText>
      </w:r>
      <w:r>
        <w:fldChar w:fldCharType="separate"/>
      </w:r>
      <w:r>
        <w:t>2.2</w:t>
      </w:r>
      <w:r>
        <w:fldChar w:fldCharType="end"/>
      </w:r>
      <w:r>
        <w:rPr/>
        <w:t xml:space="preserve"> </w:t>
      </w:r>
      <w:del w:id="679" w:author="S J" w:date="2015-03-29T11:38:00Z">
        <w:r>
          <w:rPr/>
          <w:delText>is example of</w:delText>
        </w:r>
      </w:del>
      <w:ins w:id="680" w:author="S J" w:date="2015-03-29T11:38:00Z">
        <w:r>
          <w:rPr/>
          <w:t>shows</w:t>
        </w:r>
      </w:ins>
      <w:r>
        <w:rPr/>
        <w:t xml:space="preserve"> serial and parallel execution computation</w:t>
      </w:r>
      <w:ins w:id="681" w:author="S J" w:date="2015-03-29T11:38:00Z">
        <w:r>
          <w:rPr/>
          <w:t>s</w:t>
        </w:r>
      </w:ins>
      <w:r>
        <w:rPr/>
        <w:t xml:space="preserve"> of the same algorithm.</w:t>
      </w:r>
    </w:p>
    <w:p>
      <w:pPr>
        <w:pStyle w:val="Figure"/>
        <w:spacing w:lineRule="auto" w:line="360" w:before="240" w:after="0"/>
        <w:ind w:left="0" w:right="0" w:firstLine="360"/>
        <w:rPr>
          <w:rFonts w:eastAsia="Times New Roman"/>
          <w:sz w:val="24"/>
        </w:rPr>
      </w:pPr>
      <w:r>
        <w:rPr>
          <w:rFonts w:eastAsia="Times New Roman"/>
          <w:sz w:val="24"/>
        </w:rPr>
        <w:t xml:space="preserve"> </w:t>
      </w:r>
    </w:p>
    <w:p>
      <w:pPr>
        <w:pStyle w:val="Centerpar"/>
        <w:spacing w:lineRule="auto" w:line="360"/>
        <w:rPr>
          <w:rFonts w:eastAsia="Times New Roman"/>
        </w:rPr>
      </w:pPr>
      <w:r>
        <w:rPr/>
        <w:drawing>
          <wp:inline distT="0" distB="0" distL="0" distR="0">
            <wp:extent cx="5585460" cy="3865880"/>
            <wp:effectExtent l="0" t="0" r="0" b="0"/>
            <wp:docPr id="8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descr=""/>
                    <pic:cNvPicPr>
                      <a:picLocks noChangeAspect="1" noChangeArrowheads="1"/>
                    </pic:cNvPicPr>
                  </pic:nvPicPr>
                  <pic:blipFill>
                    <a:blip r:embed="rId86"/>
                    <a:stretch>
                      <a:fillRect/>
                    </a:stretch>
                  </pic:blipFill>
                  <pic:spPr bwMode="auto">
                    <a:xfrm>
                      <a:off x="0" y="0"/>
                      <a:ext cx="5585460" cy="3865880"/>
                    </a:xfrm>
                    <a:prstGeom prst="rect">
                      <a:avLst/>
                    </a:prstGeom>
                    <a:noFill/>
                    <a:ln w="9525">
                      <a:noFill/>
                      <a:miter lim="800000"/>
                      <a:headEnd/>
                      <a:tailEnd/>
                    </a:ln>
                  </pic:spPr>
                </pic:pic>
              </a:graphicData>
            </a:graphic>
          </wp:inline>
        </w:drawing>
      </w:r>
      <w:r>
        <w:rPr>
          <w:rFonts w:eastAsia="Times New Roman"/>
        </w:rPr>
        <w:t xml:space="preserve"> </w:t>
      </w:r>
    </w:p>
    <w:p>
      <w:pPr>
        <w:pStyle w:val="Caption11"/>
        <w:spacing w:lineRule="auto" w:line="360"/>
        <w:rPr>
          <w:lang w:eastAsia="en-US" w:bidi="ar-SA"/>
        </w:rPr>
      </w:pPr>
      <w:r>
        <w:rPr/>
        <w:t xml:space="preserve">Figure </w:t>
      </w:r>
      <w:bookmarkStart w:id="9" w:name="BMfig_serialvsparallel"/>
      <w:r>
        <w:rPr/>
        <w:t>2.2</w:t>
      </w:r>
      <w:bookmarkEnd w:id="9"/>
      <w:r>
        <w:rPr/>
        <w:t>: Comparison of serial and parallel execution</w:t>
      </w:r>
      <w:ins w:id="682" w:author="S J" w:date="2015-03-29T11:39:00Z">
        <w:r>
          <w:rPr/>
          <w:t>s</w:t>
        </w:r>
      </w:ins>
      <w:r>
        <w:rPr/>
        <w:t xml:space="preserve"> of instructions. The instructions with numbers can be executed in parallel. In this case</w:t>
      </w:r>
      <w:ins w:id="683" w:author="S J" w:date="2015-03-29T11:39:00Z">
        <w:r>
          <w:rPr/>
          <w:t>,</w:t>
        </w:r>
      </w:ins>
      <w:r>
        <w:rPr/>
        <w:t xml:space="preserve"> the serial computation takes 12 cycles, </w:t>
      </w:r>
      <w:ins w:id="684" w:author="S J" w:date="2015-03-29T11:39:00Z">
        <w:r>
          <w:rPr/>
          <w:t xml:space="preserve">the </w:t>
        </w:r>
      </w:ins>
      <w:r>
        <w:rPr/>
        <w:t xml:space="preserve">parallel computation on </w:t>
      </w:r>
      <w:ins w:id="685" w:author="S J" w:date="2015-03-29T11:39:00Z">
        <w:r>
          <w:rPr/>
          <w:t>four</w:t>
        </w:r>
      </w:ins>
      <w:del w:id="686" w:author="S J" w:date="2015-03-29T11:39:00Z">
        <w:r>
          <w:rPr/>
          <w:delText>4</w:delText>
        </w:r>
      </w:del>
      <w:r>
        <w:rPr/>
        <w:t xml:space="preserve"> CPU</w:t>
      </w:r>
      <w:ins w:id="687" w:author="S J" w:date="2015-03-29T11:39:00Z">
        <w:r>
          <w:rPr/>
          <w:t>s</w:t>
        </w:r>
      </w:ins>
      <w:r>
        <w:rPr/>
        <w:t xml:space="preserve"> takes </w:t>
      </w:r>
      <w:ins w:id="688" w:author="S J" w:date="2015-03-29T11:39:00Z">
        <w:r>
          <w:rPr/>
          <w:t>six</w:t>
        </w:r>
      </w:ins>
      <w:del w:id="689" w:author="S J" w:date="2015-03-29T11:39:00Z">
        <w:r>
          <w:rPr/>
          <w:delText>6</w:delText>
        </w:r>
      </w:del>
      <w:r>
        <w:rPr/>
        <w:t xml:space="preserve"> cycles and the speedup is </w:t>
      </w:r>
      <w:r>
        <w:rPr/>
        <w:drawing>
          <wp:inline distT="0" distB="0" distL="0" distR="0">
            <wp:extent cx="72390" cy="99060"/>
            <wp:effectExtent l="0" t="0" r="0" b="0"/>
            <wp:docPr id="8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descr=""/>
                    <pic:cNvPicPr>
                      <a:picLocks noChangeAspect="1" noChangeArrowheads="1"/>
                    </pic:cNvPicPr>
                  </pic:nvPicPr>
                  <pic:blipFill>
                    <a:blip r:embed="rId87"/>
                    <a:stretch>
                      <a:fillRect/>
                    </a:stretch>
                  </pic:blipFill>
                  <pic:spPr bwMode="auto">
                    <a:xfrm>
                      <a:off x="0" y="0"/>
                      <a:ext cx="72390" cy="99060"/>
                    </a:xfrm>
                    <a:prstGeom prst="rect">
                      <a:avLst/>
                    </a:prstGeom>
                    <a:noFill/>
                    <a:ln w="9525">
                      <a:noFill/>
                      <a:miter lim="800000"/>
                      <a:headEnd/>
                      <a:tailEnd/>
                    </a:ln>
                  </pic:spPr>
                </pic:pic>
              </a:graphicData>
            </a:graphic>
          </wp:inline>
        </w:drawing>
      </w:r>
      <w:ins w:id="690" w:author="S J" w:date="2015-03-29T11:39:00Z">
        <w:r>
          <w:rPr/>
          <w:t>two</w:t>
        </w:r>
      </w:ins>
      <w:r>
        <w:rPr/>
        <w:t xml:space="preserve">. If we have </w:t>
      </w:r>
      <w:ins w:id="691" w:author="S J" w:date="2015-03-29T11:39:00Z">
        <w:r>
          <w:rPr/>
          <w:t>eight</w:t>
        </w:r>
      </w:ins>
      <w:del w:id="692" w:author="S J" w:date="2015-03-29T11:39:00Z">
        <w:r>
          <w:rPr/>
          <w:delText>8</w:delText>
        </w:r>
      </w:del>
      <w:r>
        <w:rPr/>
        <w:t xml:space="preserve"> CPUs, then </w:t>
      </w:r>
      <w:ins w:id="693" w:author="S J" w:date="2015-03-29T11:39:00Z">
        <w:r>
          <w:rPr/>
          <w:t xml:space="preserve">the </w:t>
        </w:r>
      </w:ins>
      <w:del w:id="694" w:author="S J" w:date="2015-03-29T11:39:00Z">
        <w:r>
          <w:rPr/>
          <w:delText xml:space="preserve">a </w:delText>
        </w:r>
      </w:del>
      <w:r>
        <w:rPr/>
        <w:t xml:space="preserve">computation will be finished in </w:t>
      </w:r>
      <w:ins w:id="695" w:author="S J" w:date="2015-03-29T11:39:00Z">
        <w:r>
          <w:rPr/>
          <w:t>five</w:t>
        </w:r>
      </w:ins>
      <w:del w:id="696" w:author="S J" w:date="2015-03-29T11:39:00Z">
        <w:r>
          <w:rPr/>
          <w:delText>5</w:delText>
        </w:r>
      </w:del>
      <w:r>
        <w:rPr/>
        <w:t xml:space="preserve"> cycles and the speedup will be </w:t>
      </w:r>
      <w:r>
        <w:rPr/>
        <w:drawing>
          <wp:inline distT="0" distB="0" distL="0" distR="0">
            <wp:extent cx="180975" cy="108585"/>
            <wp:effectExtent l="0" t="0" r="0" b="0"/>
            <wp:docPr id="8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descr=""/>
                    <pic:cNvPicPr>
                      <a:picLocks noChangeAspect="1" noChangeArrowheads="1"/>
                    </pic:cNvPicPr>
                  </pic:nvPicPr>
                  <pic:blipFill>
                    <a:blip r:embed="rId88"/>
                    <a:stretch>
                      <a:fillRect/>
                    </a:stretch>
                  </pic:blipFill>
                  <pic:spPr bwMode="auto">
                    <a:xfrm>
                      <a:off x="0" y="0"/>
                      <a:ext cx="180975" cy="108585"/>
                    </a:xfrm>
                    <a:prstGeom prst="rect">
                      <a:avLst/>
                    </a:prstGeom>
                    <a:noFill/>
                    <a:ln w="9525">
                      <a:noFill/>
                      <a:miter lim="800000"/>
                      <a:headEnd/>
                      <a:tailEnd/>
                    </a:ln>
                  </pic:spPr>
                </pic:pic>
              </a:graphicData>
            </a:graphic>
          </wp:inline>
        </w:drawing>
      </w:r>
      <w:r>
        <w:rPr/>
        <w:t xml:space="preserve"> times</w:t>
      </w:r>
      <w:ins w:id="697" w:author="S J" w:date="2015-03-29T11:39:00Z">
        <w:r>
          <w:rPr/>
          <w:t xml:space="preserve"> </w:t>
        </w:r>
      </w:ins>
      <w:del w:id="698" w:author="S J" w:date="2015-03-29T18:25:00Z">
        <w:r>
          <w:rPr/>
          <w:delText>.</w:delText>
        </w:r>
      </w:del>
      <w:r>
        <w:rPr/>
        <w:drawing>
          <wp:inline distT="0" distB="0" distL="0" distR="0">
            <wp:extent cx="72390" cy="99060"/>
            <wp:effectExtent l="0" t="0" r="0" b="0"/>
            <wp:docPr id="8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descr=""/>
                    <pic:cNvPicPr>
                      <a:picLocks noChangeAspect="1" noChangeArrowheads="1"/>
                    </pic:cNvPicPr>
                  </pic:nvPicPr>
                  <pic:blipFill>
                    <a:blip r:embed="rId89"/>
                    <a:stretch>
                      <a:fillRect/>
                    </a:stretch>
                  </pic:blipFill>
                  <pic:spPr bwMode="auto">
                    <a:xfrm>
                      <a:off x="0" y="0"/>
                      <a:ext cx="72390" cy="99060"/>
                    </a:xfrm>
                    <a:prstGeom prst="rect">
                      <a:avLst/>
                    </a:prstGeom>
                    <a:noFill/>
                    <a:ln w="9525">
                      <a:noFill/>
                      <a:miter lim="800000"/>
                      <a:headEnd/>
                      <a:tailEnd/>
                    </a:ln>
                  </pic:spPr>
                </pic:pic>
              </a:graphicData>
            </a:graphic>
          </wp:inline>
        </w:drawing>
      </w:r>
      <w:r>
        <w:rPr/>
        <w:drawing>
          <wp:inline distT="0" distB="0" distL="0" distR="0">
            <wp:extent cx="180975" cy="108585"/>
            <wp:effectExtent l="0" t="0" r="0" b="0"/>
            <wp:docPr id="8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descr=""/>
                    <pic:cNvPicPr>
                      <a:picLocks noChangeAspect="1" noChangeArrowheads="1"/>
                    </pic:cNvPicPr>
                  </pic:nvPicPr>
                  <pic:blipFill>
                    <a:blip r:embed="rId90"/>
                    <a:stretch>
                      <a:fillRect/>
                    </a:stretch>
                  </pic:blipFill>
                  <pic:spPr bwMode="auto">
                    <a:xfrm>
                      <a:off x="0" y="0"/>
                      <a:ext cx="180975" cy="108585"/>
                    </a:xfrm>
                    <a:prstGeom prst="rect">
                      <a:avLst/>
                    </a:prstGeom>
                    <a:noFill/>
                    <a:ln w="9525">
                      <a:noFill/>
                      <a:miter lim="800000"/>
                      <a:headEnd/>
                      <a:tailEnd/>
                    </a:ln>
                  </pic:spPr>
                </pic:pic>
              </a:graphicData>
            </a:graphic>
          </wp:inline>
        </w:drawing>
      </w:r>
      <w:ins w:id="699" w:author="S J" w:date="2015-03-29T11:39:00Z">
        <w:r>
          <w:rPr>
            <w:lang w:eastAsia="en-US" w:bidi="ar-SA"/>
          </w:rPr>
          <w:t>.</w:t>
        </w:r>
      </w:ins>
      <w:ins w:id="700" w:author="S J" w:date="2015-03-29T18:24:00Z">
        <w:r>
          <w:rPr>
            <w:lang w:eastAsia="en-US" w:bidi="ar-SA"/>
          </w:rPr>
          <w:t xml:space="preserve"> </w:t>
        </w:r>
      </w:ins>
      <w:r>
        <w:rPr>
          <w:lang w:eastAsia="en-US" w:bidi="ar-SA"/>
        </w:rPr>
        <w:drawing>
          <wp:inline distT="0" distB="0" distL="0" distR="0">
            <wp:extent cx="72390" cy="99060"/>
            <wp:effectExtent l="0" t="0" r="0" b="0"/>
            <wp:docPr id="8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descr=""/>
                    <pic:cNvPicPr>
                      <a:picLocks noChangeAspect="1" noChangeArrowheads="1"/>
                    </pic:cNvPicPr>
                  </pic:nvPicPr>
                  <pic:blipFill>
                    <a:blip r:embed="rId91"/>
                    <a:stretch>
                      <a:fillRect/>
                    </a:stretch>
                  </pic:blipFill>
                  <pic:spPr bwMode="auto">
                    <a:xfrm>
                      <a:off x="0" y="0"/>
                      <a:ext cx="72390" cy="99060"/>
                    </a:xfrm>
                    <a:prstGeom prst="rect">
                      <a:avLst/>
                    </a:prstGeom>
                    <a:noFill/>
                    <a:ln w="9525">
                      <a:noFill/>
                      <a:miter lim="800000"/>
                      <a:headEnd/>
                      <a:tailEnd/>
                    </a:ln>
                  </pic:spPr>
                </pic:pic>
              </a:graphicData>
            </a:graphic>
          </wp:inline>
        </w:drawing>
      </w:r>
      <w:ins w:id="701" w:author="S J" w:date="2015-03-29T18:25:00Z">
        <w:r>
          <w:rPr>
            <w:lang w:eastAsia="en-US" w:bidi="ar-SA"/>
          </w:rPr>
          <w:t>.</w:t>
        </w:r>
      </w:ins>
      <w:r>
        <w:fldChar w:fldCharType="begin"/>
      </w:r>
      <w:r>
        <w:instrText> TC "2.2 Comparison of serial and parallel execution of instructions. The instructions with numbers can be executed in parallel. In this case the serial computation takes 12 cycles, parallel computation on 4 CPU takes 6 cycles and the speedup is . If we have 8 CPUs, then a computation will be finished in 5 cycles and the speedup will be  times." \l 2 </w:instrText>
      </w:r>
      <w:r>
        <w:fldChar w:fldCharType="separate"/>
      </w:r>
      <w:r>
        <w:rPr>
          <w:lang w:eastAsia="en-US" w:bidi="ar-SA"/>
        </w:rPr>
      </w:r>
      <w:r>
        <w:fldChar w:fldCharType="end"/>
      </w:r>
    </w:p>
    <w:p>
      <w:pPr>
        <w:pStyle w:val="Normal"/>
        <w:spacing w:lineRule="auto" w:line="360" w:before="240" w:after="0"/>
        <w:ind w:left="0" w:right="0" w:firstLine="360"/>
        <w:rPr/>
      </w:pPr>
      <w:r>
        <w:rPr/>
        <w:t xml:space="preserve">Assume </w:t>
      </w:r>
      <w:r>
        <w:rPr/>
        <w:drawing>
          <wp:inline distT="0" distB="0" distL="0" distR="0">
            <wp:extent cx="588645" cy="144780"/>
            <wp:effectExtent l="0" t="0" r="0" b="0"/>
            <wp:docPr id="9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descr=""/>
                    <pic:cNvPicPr>
                      <a:picLocks noChangeAspect="1" noChangeArrowheads="1"/>
                    </pic:cNvPicPr>
                  </pic:nvPicPr>
                  <pic:blipFill>
                    <a:blip r:embed="rId92"/>
                    <a:stretch>
                      <a:fillRect/>
                    </a:stretch>
                  </pic:blipFill>
                  <pic:spPr bwMode="auto">
                    <a:xfrm>
                      <a:off x="0" y="0"/>
                      <a:ext cx="588645" cy="144780"/>
                    </a:xfrm>
                    <a:prstGeom prst="rect">
                      <a:avLst/>
                    </a:prstGeom>
                    <a:noFill/>
                    <a:ln w="9525">
                      <a:noFill/>
                      <a:miter lim="800000"/>
                      <a:headEnd/>
                      <a:tailEnd/>
                    </a:ln>
                  </pic:spPr>
                </pic:pic>
              </a:graphicData>
            </a:graphic>
          </wp:inline>
        </w:drawing>
      </w:r>
      <w:r>
        <w:rPr/>
        <w:t xml:space="preserve"> as a fraction of the computation in one processor</w:t>
      </w:r>
      <w:ins w:id="702" w:author="S J" w:date="2015-03-29T11:40:00Z">
        <w:r>
          <w:rPr/>
          <w:t>,</w:t>
        </w:r>
      </w:ins>
      <w:r>
        <w:rPr/>
        <w:t xml:space="preserve"> which cannot be parallelized, </w:t>
      </w:r>
      <w:r>
        <w:rPr/>
        <w:drawing>
          <wp:inline distT="0" distB="0" distL="0" distR="0">
            <wp:extent cx="425450" cy="144780"/>
            <wp:effectExtent l="0" t="0" r="0" b="0"/>
            <wp:docPr id="9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descr=""/>
                    <pic:cNvPicPr>
                      <a:picLocks noChangeAspect="1" noChangeArrowheads="1"/>
                    </pic:cNvPicPr>
                  </pic:nvPicPr>
                  <pic:blipFill>
                    <a:blip r:embed="rId93"/>
                    <a:stretch>
                      <a:fillRect/>
                    </a:stretch>
                  </pic:blipFill>
                  <pic:spPr bwMode="auto">
                    <a:xfrm>
                      <a:off x="0" y="0"/>
                      <a:ext cx="425450" cy="144780"/>
                    </a:xfrm>
                    <a:prstGeom prst="rect">
                      <a:avLst/>
                    </a:prstGeom>
                    <a:noFill/>
                    <a:ln w="9525">
                      <a:noFill/>
                      <a:miter lim="800000"/>
                      <a:headEnd/>
                      <a:tailEnd/>
                    </a:ln>
                  </pic:spPr>
                </pic:pic>
              </a:graphicData>
            </a:graphic>
          </wp:inline>
        </w:drawing>
      </w:r>
      <w:r>
        <w:rPr/>
        <w:t xml:space="preserve"> is </w:t>
      </w:r>
      <w:ins w:id="703" w:author="S J" w:date="2015-03-29T11:40:00Z">
        <w:r>
          <w:rPr/>
          <w:t xml:space="preserve">a </w:t>
        </w:r>
      </w:ins>
      <w:r>
        <w:rPr/>
        <w:t>fraction of the computation in one processor</w:t>
      </w:r>
      <w:ins w:id="704" w:author="S J" w:date="2015-03-29T11:40:00Z">
        <w:r>
          <w:rPr/>
          <w:t>,</w:t>
        </w:r>
      </w:ins>
      <w:r>
        <w:rPr/>
        <w:t xml:space="preserve"> which can be parallelized by </w:t>
      </w:r>
      <w:r>
        <w:rPr/>
        <w:drawing>
          <wp:inline distT="0" distB="0" distL="0" distR="0">
            <wp:extent cx="72390" cy="99060"/>
            <wp:effectExtent l="0" t="0" r="0" b="0"/>
            <wp:docPr id="9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descr=""/>
                    <pic:cNvPicPr>
                      <a:picLocks noChangeAspect="1" noChangeArrowheads="1"/>
                    </pic:cNvPicPr>
                  </pic:nvPicPr>
                  <pic:blipFill>
                    <a:blip r:embed="rId94"/>
                    <a:stretch>
                      <a:fillRect/>
                    </a:stretch>
                  </pic:blipFill>
                  <pic:spPr bwMode="auto">
                    <a:xfrm>
                      <a:off x="0" y="0"/>
                      <a:ext cx="72390" cy="99060"/>
                    </a:xfrm>
                    <a:prstGeom prst="rect">
                      <a:avLst/>
                    </a:prstGeom>
                    <a:noFill/>
                    <a:ln w="9525">
                      <a:noFill/>
                      <a:miter lim="800000"/>
                      <a:headEnd/>
                      <a:tailEnd/>
                    </a:ln>
                  </pic:spPr>
                </pic:pic>
              </a:graphicData>
            </a:graphic>
          </wp:inline>
        </w:drawing>
      </w:r>
      <w:r>
        <w:rPr/>
        <w:t xml:space="preserve"> processors</w:t>
      </w:r>
      <w:ins w:id="705" w:author="S J" w:date="2015-03-29T11:40:00Z">
        <w:r>
          <w:rPr/>
          <w:t>,</w:t>
        </w:r>
      </w:ins>
      <w:r>
        <w:rPr/>
        <w:t xml:space="preserve"> and </w:t>
      </w:r>
      <w:r>
        <w:rPr/>
        <w:drawing>
          <wp:inline distT="0" distB="0" distL="0" distR="0">
            <wp:extent cx="54610" cy="99060"/>
            <wp:effectExtent l="0" t="0" r="0" b="0"/>
            <wp:docPr id="9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descr=""/>
                    <pic:cNvPicPr>
                      <a:picLocks noChangeAspect="1" noChangeArrowheads="1"/>
                    </pic:cNvPicPr>
                  </pic:nvPicPr>
                  <pic:blipFill>
                    <a:blip r:embed="rId95"/>
                    <a:stretch>
                      <a:fillRect/>
                    </a:stretch>
                  </pic:blipFill>
                  <pic:spPr bwMode="auto">
                    <a:xfrm>
                      <a:off x="0" y="0"/>
                      <a:ext cx="54610" cy="99060"/>
                    </a:xfrm>
                    <a:prstGeom prst="rect">
                      <a:avLst/>
                    </a:prstGeom>
                    <a:noFill/>
                    <a:ln w="9525">
                      <a:noFill/>
                      <a:miter lim="800000"/>
                      <a:headEnd/>
                      <a:tailEnd/>
                    </a:ln>
                  </pic:spPr>
                </pic:pic>
              </a:graphicData>
            </a:graphic>
          </wp:inline>
        </w:drawing>
      </w:r>
      <w:r>
        <w:rPr/>
        <w:t xml:space="preserve"> is </w:t>
      </w:r>
      <w:ins w:id="706" w:author="S J" w:date="2015-03-29T11:40:00Z">
        <w:r>
          <w:rPr/>
          <w:t xml:space="preserve">the </w:t>
        </w:r>
      </w:ins>
      <w:r>
        <w:rPr/>
        <w:t xml:space="preserve">time needed to compute the process on one processor. Assume that </w:t>
      </w:r>
      <w:ins w:id="707" w:author="S J" w:date="2015-03-29T11:40:00Z">
        <w:r>
          <w:rPr/>
          <w:t xml:space="preserve">the </w:t>
        </w:r>
      </w:ins>
      <w:r>
        <w:rPr/>
        <w:t>overhead of parallelization is small and can be disregarded. Then</w:t>
      </w:r>
      <w:ins w:id="708" w:author="S J" w:date="2015-03-29T11:40:00Z">
        <w:r>
          <w:rPr/>
          <w:t>, the</w:t>
        </w:r>
      </w:ins>
      <w:r>
        <w:rPr/>
        <w:t xml:space="preserve"> speedup can be computed as: </w:t>
      </w:r>
    </w:p>
    <w:p>
      <w:pPr>
        <w:pStyle w:val="EquationNum"/>
        <w:tabs>
          <w:tab w:val="center" w:pos="4410" w:leader="none"/>
          <w:tab w:val="right" w:pos="8820" w:leader="none"/>
        </w:tabs>
        <w:spacing w:lineRule="auto" w:line="360"/>
        <w:rPr/>
      </w:pPr>
      <w:r>
        <w:rPr/>
        <w:tab/>
      </w:r>
      <w:r>
        <w:rPr/>
        <w:drawing>
          <wp:inline distT="0" distB="0" distL="0" distR="0">
            <wp:extent cx="4029075" cy="407670"/>
            <wp:effectExtent l="0" t="0" r="0" b="0"/>
            <wp:docPr id="9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descr=""/>
                    <pic:cNvPicPr>
                      <a:picLocks noChangeAspect="1" noChangeArrowheads="1"/>
                    </pic:cNvPicPr>
                  </pic:nvPicPr>
                  <pic:blipFill>
                    <a:blip r:embed="rId96"/>
                    <a:stretch>
                      <a:fillRect/>
                    </a:stretch>
                  </pic:blipFill>
                  <pic:spPr bwMode="auto">
                    <a:xfrm>
                      <a:off x="0" y="0"/>
                      <a:ext cx="4029075" cy="407670"/>
                    </a:xfrm>
                    <a:prstGeom prst="rect">
                      <a:avLst/>
                    </a:prstGeom>
                    <a:noFill/>
                    <a:ln w="9525">
                      <a:noFill/>
                      <a:miter lim="800000"/>
                      <a:headEnd/>
                      <a:tailEnd/>
                    </a:ln>
                  </pic:spPr>
                </pic:pic>
              </a:graphicData>
            </a:graphic>
          </wp:inline>
        </w:drawing>
      </w:r>
      <w:r>
        <w:rPr/>
        <w:tab/>
        <w:t>(</w:t>
      </w:r>
      <w:bookmarkStart w:id="10" w:name="BMeq_speedup2"/>
      <w:r>
        <w:rPr/>
        <w:t>2.2</w:t>
      </w:r>
      <w:bookmarkEnd w:id="10"/>
      <w:r>
        <w:rPr/>
        <w:t>)</w:t>
      </w:r>
    </w:p>
    <w:p>
      <w:pPr>
        <w:pStyle w:val="Normal"/>
        <w:spacing w:lineRule="auto" w:line="360"/>
        <w:rPr/>
      </w:pPr>
      <w:r>
        <w:rPr/>
        <w:t xml:space="preserve">On </w:t>
      </w:r>
      <w:ins w:id="709" w:author="S J" w:date="2015-03-29T11:40:00Z">
        <w:r>
          <w:rPr/>
          <w:t xml:space="preserve">an </w:t>
        </w:r>
      </w:ins>
      <w:r>
        <w:rPr/>
        <w:t>unlimited number of processors</w:t>
      </w:r>
      <w:ins w:id="710" w:author="S J" w:date="2015-03-29T11:40:00Z">
        <w:r>
          <w:rPr/>
          <w:t>, a theoretical</w:t>
        </w:r>
      </w:ins>
      <w:del w:id="711" w:author="S J" w:date="2015-03-29T11:40:00Z">
        <w:r>
          <w:rPr/>
          <w:delText xml:space="preserve"> it can be formulated theoretical</w:delText>
        </w:r>
      </w:del>
      <w:r>
        <w:rPr/>
        <w:t xml:space="preserve"> upper bound of speedup </w:t>
      </w:r>
      <w:ins w:id="712" w:author="S J" w:date="2015-03-29T11:40:00Z">
        <w:r>
          <w:rPr/>
          <w:t xml:space="preserve">can be formulated, </w:t>
        </w:r>
      </w:ins>
      <w:r>
        <w:rPr/>
        <w:t xml:space="preserve">which depends on </w:t>
      </w:r>
      <w:r>
        <w:rPr/>
        <w:drawing>
          <wp:inline distT="0" distB="0" distL="0" distR="0">
            <wp:extent cx="90805" cy="72390"/>
            <wp:effectExtent l="0" t="0" r="0" b="0"/>
            <wp:docPr id="9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descr=""/>
                    <pic:cNvPicPr>
                      <a:picLocks noChangeAspect="1" noChangeArrowheads="1"/>
                    </pic:cNvPicPr>
                  </pic:nvPicPr>
                  <pic:blipFill>
                    <a:blip r:embed="rId97"/>
                    <a:stretch>
                      <a:fillRect/>
                    </a:stretch>
                  </pic:blipFill>
                  <pic:spPr bwMode="auto">
                    <a:xfrm>
                      <a:off x="0" y="0"/>
                      <a:ext cx="90805" cy="72390"/>
                    </a:xfrm>
                    <a:prstGeom prst="rect">
                      <a:avLst/>
                    </a:prstGeom>
                    <a:noFill/>
                    <a:ln w="9525">
                      <a:noFill/>
                      <a:miter lim="800000"/>
                      <a:headEnd/>
                      <a:tailEnd/>
                    </a:ln>
                  </pic:spPr>
                </pic:pic>
              </a:graphicData>
            </a:graphic>
          </wp:inline>
        </w:drawing>
      </w:r>
      <w:r>
        <w:rPr/>
        <w:t xml:space="preserve"> only, denoted as Amdahl’s law [</w:t>
      </w:r>
      <w:r>
        <w:rPr/>
        <w:fldChar w:fldCharType="begin"/>
      </w:r>
      <w:r>
        <w:instrText> REF BIB_Amdahl1967 \h </w:instrText>
      </w:r>
      <w:r>
        <w:fldChar w:fldCharType="separate"/>
      </w:r>
      <w:r>
        <w:t>38</w:t>
      </w:r>
      <w:r>
        <w:fldChar w:fldCharType="end"/>
      </w:r>
      <w:r>
        <w:rPr/>
        <w:t>]</w:t>
      </w:r>
      <w:del w:id="713" w:author="S J" w:date="2015-03-29T11:40:00Z">
        <w:r>
          <w:rPr/>
          <w:delText>.</w:delText>
        </w:r>
      </w:del>
      <w:r>
        <w:rPr/>
        <w:t xml:space="preserve">: </w:t>
      </w:r>
    </w:p>
    <w:p>
      <w:pPr>
        <w:pStyle w:val="EquationNum"/>
        <w:tabs>
          <w:tab w:val="center" w:pos="4410" w:leader="none"/>
          <w:tab w:val="right" w:pos="8820" w:leader="none"/>
        </w:tabs>
        <w:spacing w:lineRule="auto" w:line="360"/>
        <w:rPr/>
      </w:pPr>
      <w:r>
        <w:rPr/>
        <w:tab/>
      </w:r>
      <w:r>
        <w:rPr/>
        <w:drawing>
          <wp:inline distT="0" distB="0" distL="0" distR="0">
            <wp:extent cx="3512820" cy="380365"/>
            <wp:effectExtent l="0" t="0" r="0" b="0"/>
            <wp:docPr id="9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descr=""/>
                    <pic:cNvPicPr>
                      <a:picLocks noChangeAspect="1" noChangeArrowheads="1"/>
                    </pic:cNvPicPr>
                  </pic:nvPicPr>
                  <pic:blipFill>
                    <a:blip r:embed="rId98"/>
                    <a:stretch>
                      <a:fillRect/>
                    </a:stretch>
                  </pic:blipFill>
                  <pic:spPr bwMode="auto">
                    <a:xfrm>
                      <a:off x="0" y="0"/>
                      <a:ext cx="3512820" cy="380365"/>
                    </a:xfrm>
                    <a:prstGeom prst="rect">
                      <a:avLst/>
                    </a:prstGeom>
                    <a:noFill/>
                    <a:ln w="9525">
                      <a:noFill/>
                      <a:miter lim="800000"/>
                      <a:headEnd/>
                      <a:tailEnd/>
                    </a:ln>
                  </pic:spPr>
                </pic:pic>
              </a:graphicData>
            </a:graphic>
          </wp:inline>
        </w:drawing>
      </w:r>
      <w:r>
        <w:rPr/>
        <w:tab/>
        <w:t>(</w:t>
      </w:r>
      <w:bookmarkStart w:id="11" w:name="BMeq_amdahl"/>
      <w:r>
        <w:rPr/>
        <w:t>2.3</w:t>
      </w:r>
      <w:bookmarkEnd w:id="11"/>
      <w:r>
        <w:rPr/>
        <w:t>)</w:t>
      </w:r>
    </w:p>
    <w:p>
      <w:pPr>
        <w:pStyle w:val="Normal"/>
        <w:spacing w:lineRule="auto" w:line="360"/>
        <w:ind w:left="0" w:right="0" w:firstLine="360"/>
        <w:rPr/>
      </w:pPr>
      <w:ins w:id="714" w:author="S J" w:date="2015-03-29T11:40:00Z">
        <w:r>
          <w:rPr/>
          <w:t>For example,</w:t>
        </w:r>
      </w:ins>
      <w:del w:id="715" w:author="S J" w:date="2015-03-29T11:40:00Z">
        <w:r>
          <w:rPr/>
          <w:delText>E.g.</w:delText>
        </w:r>
      </w:del>
      <w:r>
        <w:rPr/>
        <w:t xml:space="preserve"> when a 33% of </w:t>
      </w:r>
      <w:ins w:id="716" w:author="S J" w:date="2015-03-29T11:41:00Z">
        <w:r>
          <w:rPr/>
          <w:t xml:space="preserve">a </w:t>
        </w:r>
      </w:ins>
      <w:r>
        <w:rPr/>
        <w:t>computation cannot be parallelized</w:t>
      </w:r>
      <w:ins w:id="717" w:author="S J" w:date="2015-03-29T11:41:00Z">
        <w:r>
          <w:rPr/>
          <w:t xml:space="preserve"> </w:t>
        </w:r>
      </w:ins>
      <w:r>
        <w:rPr/>
        <w:t>(</w:t>
      </w:r>
      <w:del w:id="718" w:author="S J" w:date="2015-03-29T18:24:00Z">
        <w:r>
          <w:rPr/>
          <w:delText xml:space="preserve"> </w:delText>
        </w:r>
      </w:del>
      <w:r>
        <w:rPr/>
        <w:drawing>
          <wp:inline distT="0" distB="0" distL="0" distR="0">
            <wp:extent cx="542925" cy="108585"/>
            <wp:effectExtent l="0" t="0" r="0" b="0"/>
            <wp:docPr id="9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descr=""/>
                    <pic:cNvPicPr>
                      <a:picLocks noChangeAspect="1" noChangeArrowheads="1"/>
                    </pic:cNvPicPr>
                  </pic:nvPicPr>
                  <pic:blipFill>
                    <a:blip r:embed="rId99"/>
                    <a:stretch>
                      <a:fillRect/>
                    </a:stretch>
                  </pic:blipFill>
                  <pic:spPr bwMode="auto">
                    <a:xfrm>
                      <a:off x="0" y="0"/>
                      <a:ext cx="542925" cy="108585"/>
                    </a:xfrm>
                    <a:prstGeom prst="rect">
                      <a:avLst/>
                    </a:prstGeom>
                    <a:noFill/>
                    <a:ln w="9525">
                      <a:noFill/>
                      <a:miter lim="800000"/>
                      <a:headEnd/>
                      <a:tailEnd/>
                    </a:ln>
                  </pic:spPr>
                </pic:pic>
              </a:graphicData>
            </a:graphic>
          </wp:inline>
        </w:drawing>
      </w:r>
      <w:r>
        <w:rPr/>
        <w:t>)</w:t>
      </w:r>
      <w:ins w:id="719" w:author="S J" w:date="2015-03-29T11:41:00Z">
        <w:r>
          <w:rPr/>
          <w:t>,</w:t>
        </w:r>
      </w:ins>
      <w:r>
        <w:rPr/>
        <w:t xml:space="preserve"> then the speedup on </w:t>
      </w:r>
      <w:ins w:id="720" w:author="S J" w:date="2015-03-29T11:41:00Z">
        <w:r>
          <w:rPr/>
          <w:t>eight</w:t>
        </w:r>
      </w:ins>
      <w:del w:id="721" w:author="S J" w:date="2015-03-29T11:41:00Z">
        <w:r>
          <w:rPr/>
          <w:delText>8</w:delText>
        </w:r>
      </w:del>
      <w:r>
        <w:rPr/>
        <w:t xml:space="preserve"> processors can be theoretically </w:t>
      </w:r>
      <w:r>
        <w:rPr/>
        <w:drawing>
          <wp:inline distT="0" distB="0" distL="0" distR="0">
            <wp:extent cx="1430655" cy="217170"/>
            <wp:effectExtent l="0" t="0" r="0" b="0"/>
            <wp:docPr id="9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descr=""/>
                    <pic:cNvPicPr>
                      <a:picLocks noChangeAspect="1" noChangeArrowheads="1"/>
                    </pic:cNvPicPr>
                  </pic:nvPicPr>
                  <pic:blipFill>
                    <a:blip r:embed="rId100"/>
                    <a:stretch>
                      <a:fillRect/>
                    </a:stretch>
                  </pic:blipFill>
                  <pic:spPr bwMode="auto">
                    <a:xfrm>
                      <a:off x="0" y="0"/>
                      <a:ext cx="1430655" cy="217170"/>
                    </a:xfrm>
                    <a:prstGeom prst="rect">
                      <a:avLst/>
                    </a:prstGeom>
                    <a:noFill/>
                    <a:ln w="9525">
                      <a:noFill/>
                      <a:miter lim="800000"/>
                      <a:headEnd/>
                      <a:tailEnd/>
                    </a:ln>
                  </pic:spPr>
                </pic:pic>
              </a:graphicData>
            </a:graphic>
          </wp:inline>
        </w:drawing>
      </w:r>
      <w:r>
        <w:rPr/>
        <w:t xml:space="preserve"> and theoretical speedup on </w:t>
      </w:r>
      <w:ins w:id="722" w:author="S J" w:date="2015-03-29T11:41:00Z">
        <w:r>
          <w:rPr/>
          <w:t xml:space="preserve">an </w:t>
        </w:r>
      </w:ins>
      <w:r>
        <w:rPr/>
        <w:t xml:space="preserve">unlimited number of processors </w:t>
      </w:r>
      <w:ins w:id="723" w:author="S J" w:date="2015-03-29T11:41:00Z">
        <w:r>
          <w:rPr/>
          <w:t>can be</w:t>
        </w:r>
      </w:ins>
      <w:del w:id="724" w:author="S J" w:date="2015-03-29T11:41:00Z">
        <w:r>
          <w:rPr/>
          <w:delText>is</w:delText>
        </w:r>
      </w:del>
      <w:r>
        <w:rPr/>
        <w:t xml:space="preserve"> </w:t>
      </w:r>
      <w:r>
        <w:rPr/>
        <w:drawing>
          <wp:inline distT="0" distB="0" distL="0" distR="0">
            <wp:extent cx="959485" cy="135890"/>
            <wp:effectExtent l="0" t="0" r="0" b="0"/>
            <wp:docPr id="9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descr=""/>
                    <pic:cNvPicPr>
                      <a:picLocks noChangeAspect="1" noChangeArrowheads="1"/>
                    </pic:cNvPicPr>
                  </pic:nvPicPr>
                  <pic:blipFill>
                    <a:blip r:embed="rId101"/>
                    <a:stretch>
                      <a:fillRect/>
                    </a:stretch>
                  </pic:blipFill>
                  <pic:spPr bwMode="auto">
                    <a:xfrm>
                      <a:off x="0" y="0"/>
                      <a:ext cx="959485" cy="135890"/>
                    </a:xfrm>
                    <a:prstGeom prst="rect">
                      <a:avLst/>
                    </a:prstGeom>
                    <a:noFill/>
                    <a:ln w="9525">
                      <a:noFill/>
                      <a:miter lim="800000"/>
                      <a:headEnd/>
                      <a:tailEnd/>
                    </a:ln>
                  </pic:spPr>
                </pic:pic>
              </a:graphicData>
            </a:graphic>
          </wp:inline>
        </w:drawing>
      </w:r>
      <w:r>
        <w:rPr/>
        <w:t xml:space="preserve">. See more at </w:t>
      </w:r>
      <w:ins w:id="725" w:author="S J" w:date="2015-03-29T11:41:00Z">
        <w:r>
          <w:rPr/>
          <w:t>F</w:t>
        </w:r>
      </w:ins>
      <w:del w:id="726" w:author="S J" w:date="2015-03-29T11:41:00Z">
        <w:r>
          <w:rPr/>
          <w:delText>f</w:delText>
        </w:r>
      </w:del>
      <w:r>
        <w:rPr/>
        <w:t>ig</w:t>
      </w:r>
      <w:ins w:id="727" w:author="S J" w:date="2015-03-29T11:41:00Z">
        <w:r>
          <w:rPr/>
          <w:t>ure</w:t>
        </w:r>
      </w:ins>
      <w:r>
        <w:rPr/>
        <w:t xml:space="preserve"> </w:t>
      </w:r>
      <w:r>
        <w:rPr/>
        <w:fldChar w:fldCharType="begin"/>
      </w:r>
      <w:r>
        <w:instrText> REF BMfig_amdahl \h </w:instrText>
      </w:r>
      <w:r>
        <w:fldChar w:fldCharType="separate"/>
      </w:r>
      <w:r>
        <w:t>2.3</w:t>
      </w:r>
      <w:r>
        <w:fldChar w:fldCharType="end"/>
      </w:r>
      <w:r>
        <w:rPr/>
        <w:t xml:space="preserve">. </w:t>
      </w:r>
    </w:p>
    <w:p>
      <w:pPr>
        <w:pStyle w:val="Figure"/>
        <w:spacing w:lineRule="auto" w:line="360" w:before="240" w:after="0"/>
        <w:ind w:left="0" w:right="0" w:firstLine="360"/>
        <w:rPr>
          <w:rFonts w:eastAsia="Times New Roman"/>
          <w:sz w:val="24"/>
        </w:rPr>
      </w:pPr>
      <w:r>
        <w:rPr>
          <w:rFonts w:eastAsia="Times New Roman"/>
          <w:sz w:val="24"/>
        </w:rPr>
        <w:t xml:space="preserve"> </w:t>
      </w:r>
    </w:p>
    <w:p>
      <w:pPr>
        <w:pStyle w:val="Centerpar"/>
        <w:spacing w:lineRule="auto" w:line="360"/>
        <w:rPr>
          <w:rFonts w:eastAsia="Times New Roman"/>
        </w:rPr>
      </w:pPr>
      <w:r>
        <w:rPr/>
        <w:drawing>
          <wp:inline distT="0" distB="0" distL="0" distR="0">
            <wp:extent cx="5577205" cy="4463415"/>
            <wp:effectExtent l="0" t="0" r="0" b="0"/>
            <wp:docPr id="10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descr=""/>
                    <pic:cNvPicPr>
                      <a:picLocks noChangeAspect="1" noChangeArrowheads="1"/>
                    </pic:cNvPicPr>
                  </pic:nvPicPr>
                  <pic:blipFill>
                    <a:blip r:embed="rId102"/>
                    <a:stretch>
                      <a:fillRect/>
                    </a:stretch>
                  </pic:blipFill>
                  <pic:spPr bwMode="auto">
                    <a:xfrm>
                      <a:off x="0" y="0"/>
                      <a:ext cx="5577205" cy="4463415"/>
                    </a:xfrm>
                    <a:prstGeom prst="rect">
                      <a:avLst/>
                    </a:prstGeom>
                    <a:noFill/>
                    <a:ln w="9525">
                      <a:noFill/>
                      <a:miter lim="800000"/>
                      <a:headEnd/>
                      <a:tailEnd/>
                    </a:ln>
                  </pic:spPr>
                </pic:pic>
              </a:graphicData>
            </a:graphic>
          </wp:inline>
        </w:drawing>
      </w:r>
      <w:r>
        <w:rPr>
          <w:rFonts w:eastAsia="Times New Roman"/>
        </w:rPr>
        <w:t xml:space="preserve"> </w:t>
      </w:r>
    </w:p>
    <w:p>
      <w:pPr>
        <w:pStyle w:val="Caption11"/>
        <w:spacing w:lineRule="auto" w:line="360"/>
        <w:rPr/>
      </w:pPr>
      <w:r>
        <w:rPr/>
        <w:t xml:space="preserve">Figure </w:t>
      </w:r>
      <w:bookmarkStart w:id="12" w:name="BMfig_amdahl"/>
      <w:r>
        <w:rPr/>
        <w:t>2.3</w:t>
      </w:r>
      <w:bookmarkEnd w:id="12"/>
      <w:r>
        <w:rPr/>
        <w:t xml:space="preserve">: Speedup gained on 1 to 100 processors per Amdahl’s law for different </w:t>
      </w:r>
      <w:r>
        <w:rPr/>
        <w:drawing>
          <wp:inline distT="0" distB="0" distL="0" distR="0">
            <wp:extent cx="90805" cy="72390"/>
            <wp:effectExtent l="0" t="0" r="0" b="0"/>
            <wp:docPr id="10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descr=""/>
                    <pic:cNvPicPr>
                      <a:picLocks noChangeAspect="1" noChangeArrowheads="1"/>
                    </pic:cNvPicPr>
                  </pic:nvPicPr>
                  <pic:blipFill>
                    <a:blip r:embed="rId103"/>
                    <a:stretch>
                      <a:fillRect/>
                    </a:stretch>
                  </pic:blipFill>
                  <pic:spPr bwMode="auto">
                    <a:xfrm>
                      <a:off x="0" y="0"/>
                      <a:ext cx="90805" cy="72390"/>
                    </a:xfrm>
                    <a:prstGeom prst="rect">
                      <a:avLst/>
                    </a:prstGeom>
                    <a:noFill/>
                    <a:ln w="9525">
                      <a:noFill/>
                      <a:miter lim="800000"/>
                      <a:headEnd/>
                      <a:tailEnd/>
                    </a:ln>
                  </pic:spPr>
                </pic:pic>
              </a:graphicData>
            </a:graphic>
          </wp:inline>
        </w:drawing>
      </w:r>
      <w:r>
        <w:rPr/>
        <w:t xml:space="preserve"> values.</w:t>
      </w:r>
      <w:r>
        <w:rPr/>
        <w:drawing>
          <wp:inline distT="0" distB="0" distL="0" distR="0">
            <wp:extent cx="90805" cy="72390"/>
            <wp:effectExtent l="0" t="0" r="0" b="0"/>
            <wp:docPr id="10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descr=""/>
                    <pic:cNvPicPr>
                      <a:picLocks noChangeAspect="1" noChangeArrowheads="1"/>
                    </pic:cNvPicPr>
                  </pic:nvPicPr>
                  <pic:blipFill>
                    <a:blip r:embed="rId104"/>
                    <a:stretch>
                      <a:fillRect/>
                    </a:stretch>
                  </pic:blipFill>
                  <pic:spPr bwMode="auto">
                    <a:xfrm>
                      <a:off x="0" y="0"/>
                      <a:ext cx="90805" cy="72390"/>
                    </a:xfrm>
                    <a:prstGeom prst="rect">
                      <a:avLst/>
                    </a:prstGeom>
                    <a:noFill/>
                    <a:ln w="9525">
                      <a:noFill/>
                      <a:miter lim="800000"/>
                      <a:headEnd/>
                      <a:tailEnd/>
                    </a:ln>
                  </pic:spPr>
                </pic:pic>
              </a:graphicData>
            </a:graphic>
          </wp:inline>
        </w:drawing>
      </w:r>
      <w:r>
        <w:fldChar w:fldCharType="begin"/>
      </w:r>
      <w:r>
        <w:instrText> TC "2.3 Speedup gained on 1 to 100 processors per Amdahl’s law for different  values." \l 2 </w:instrText>
      </w:r>
      <w:r>
        <w:fldChar w:fldCharType="separate"/>
      </w:r>
      <w:r>
        <w:rPr/>
      </w:r>
      <w:r>
        <w:fldChar w:fldCharType="end"/>
      </w:r>
    </w:p>
    <w:p>
      <w:pPr>
        <w:pStyle w:val="Normal"/>
        <w:spacing w:lineRule="auto" w:line="360" w:before="240" w:after="0"/>
        <w:ind w:left="0" w:right="0" w:firstLine="360"/>
        <w:rPr/>
      </w:pPr>
      <w:r>
        <w:rPr/>
        <w:t xml:space="preserve">However, </w:t>
      </w:r>
      <w:r>
        <w:rPr/>
        <w:drawing>
          <wp:inline distT="0" distB="0" distL="0" distR="0">
            <wp:extent cx="90805" cy="72390"/>
            <wp:effectExtent l="0" t="0" r="0" b="0"/>
            <wp:docPr id="10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descr=""/>
                    <pic:cNvPicPr>
                      <a:picLocks noChangeAspect="1" noChangeArrowheads="1"/>
                    </pic:cNvPicPr>
                  </pic:nvPicPr>
                  <pic:blipFill>
                    <a:blip r:embed="rId105"/>
                    <a:stretch>
                      <a:fillRect/>
                    </a:stretch>
                  </pic:blipFill>
                  <pic:spPr bwMode="auto">
                    <a:xfrm>
                      <a:off x="0" y="0"/>
                      <a:ext cx="90805" cy="72390"/>
                    </a:xfrm>
                    <a:prstGeom prst="rect">
                      <a:avLst/>
                    </a:prstGeom>
                    <a:noFill/>
                    <a:ln w="9525">
                      <a:noFill/>
                      <a:miter lim="800000"/>
                      <a:headEnd/>
                      <a:tailEnd/>
                    </a:ln>
                  </pic:spPr>
                </pic:pic>
              </a:graphicData>
            </a:graphic>
          </wp:inline>
        </w:drawing>
      </w:r>
      <w:r>
        <w:rPr/>
        <w:t xml:space="preserve"> </w:t>
      </w:r>
      <w:del w:id="728" w:author="S J" w:date="2015-03-29T11:41:00Z">
        <w:r>
          <w:rPr/>
          <w:delText>could be</w:delText>
        </w:r>
      </w:del>
      <w:ins w:id="729" w:author="S J" w:date="2015-03-29T11:41:00Z">
        <w:r>
          <w:rPr/>
          <w:t>can</w:t>
        </w:r>
      </w:ins>
      <w:r>
        <w:rPr/>
        <w:t xml:space="preserve"> sometimes </w:t>
      </w:r>
      <w:ins w:id="730" w:author="S J" w:date="2015-03-29T11:41:00Z">
        <w:r>
          <w:rPr/>
          <w:t xml:space="preserve">be </w:t>
        </w:r>
      </w:ins>
      <w:r>
        <w:rPr/>
        <w:t xml:space="preserve">hard to estimate. Additionally, the computing of </w:t>
      </w:r>
      <w:ins w:id="731" w:author="S J" w:date="2015-03-29T11:41:00Z">
        <w:r>
          <w:rPr/>
          <w:t>a</w:t>
        </w:r>
      </w:ins>
      <w:del w:id="732" w:author="S J" w:date="2015-03-29T11:41:00Z">
        <w:r>
          <w:rPr/>
          <w:delText>the</w:delText>
        </w:r>
      </w:del>
      <w:r>
        <w:rPr/>
        <w:t xml:space="preserve"> fixed size problem on</w:t>
      </w:r>
      <w:ins w:id="733" w:author="S J" w:date="2015-03-29T11:42:00Z">
        <w:r>
          <w:rPr/>
          <w:t xml:space="preserve"> a</w:t>
        </w:r>
      </w:ins>
      <w:r>
        <w:rPr/>
        <w:t xml:space="preserve"> high number of processors can misrepresent the speedup expectation. Therefore, Gustafson reformulated the law and described another approach</w:t>
      </w:r>
      <w:ins w:id="734" w:author="S J" w:date="2015-03-29T11:42:00Z">
        <w:r>
          <w:rPr/>
          <w:t xml:space="preserve"> </w:t>
        </w:r>
      </w:ins>
      <w:del w:id="735" w:author="S J" w:date="2015-03-29T11:42:00Z">
        <w:r>
          <w:rPr/>
          <w:delText xml:space="preserve"> </w:delText>
        </w:r>
      </w:del>
      <w:r>
        <w:rPr/>
        <w:t>to measure the fraction of the computation</w:t>
      </w:r>
      <w:ins w:id="736" w:author="S J" w:date="2015-03-29T11:42:00Z">
        <w:r>
          <w:rPr/>
          <w:t>,</w:t>
        </w:r>
      </w:ins>
      <w:r>
        <w:rPr/>
        <w:t xml:space="preserve"> which cannot be parallelized from computing on </w:t>
      </w:r>
      <w:r>
        <w:rPr/>
        <w:drawing>
          <wp:inline distT="0" distB="0" distL="0" distR="0">
            <wp:extent cx="72390" cy="99060"/>
            <wp:effectExtent l="0" t="0" r="0" b="0"/>
            <wp:docPr id="10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descr=""/>
                    <pic:cNvPicPr>
                      <a:picLocks noChangeAspect="1" noChangeArrowheads="1"/>
                    </pic:cNvPicPr>
                  </pic:nvPicPr>
                  <pic:blipFill>
                    <a:blip r:embed="rId106"/>
                    <a:stretch>
                      <a:fillRect/>
                    </a:stretch>
                  </pic:blipFill>
                  <pic:spPr bwMode="auto">
                    <a:xfrm>
                      <a:off x="0" y="0"/>
                      <a:ext cx="72390" cy="99060"/>
                    </a:xfrm>
                    <a:prstGeom prst="rect">
                      <a:avLst/>
                    </a:prstGeom>
                    <a:noFill/>
                    <a:ln w="9525">
                      <a:noFill/>
                      <a:miter lim="800000"/>
                      <a:headEnd/>
                      <a:tailEnd/>
                    </a:ln>
                  </pic:spPr>
                </pic:pic>
              </a:graphicData>
            </a:graphic>
          </wp:inline>
        </w:drawing>
      </w:r>
      <w:r>
        <w:rPr/>
        <w:t xml:space="preserve"> processors</w:t>
      </w:r>
      <w:del w:id="737" w:author="S J" w:date="2015-03-29T11:43:00Z">
        <w:r>
          <w:rPr/>
          <w:delText xml:space="preserve"> </w:delText>
        </w:r>
      </w:del>
      <w:ins w:id="738" w:author="S J" w:date="2015-03-29T11:42:00Z">
        <w:r>
          <w:rPr/>
          <w:t>. This approach also estimates</w:t>
        </w:r>
      </w:ins>
      <w:del w:id="739" w:author="S J" w:date="2015-03-29T11:42:00Z">
        <w:r>
          <w:rPr/>
          <w:delText>and estimate</w:delText>
        </w:r>
      </w:del>
      <w:r>
        <w:rPr/>
        <w:t xml:space="preserve"> the speedup </w:t>
      </w:r>
      <w:del w:id="740" w:author="S J" w:date="2015-03-29T11:42:00Z">
        <w:r>
          <w:rPr/>
          <w:delText xml:space="preserve">from </w:delText>
        </w:r>
      </w:del>
      <w:ins w:id="741" w:author="S J" w:date="2015-03-29T11:42:00Z">
        <w:r>
          <w:rPr/>
          <w:t xml:space="preserve">of </w:t>
        </w:r>
      </w:ins>
      <w:r>
        <w:rPr/>
        <w:t xml:space="preserve">how long </w:t>
      </w:r>
      <w:del w:id="742" w:author="S J" w:date="2015-03-29T11:42:00Z">
        <w:r>
          <w:rPr/>
          <w:delText xml:space="preserve">will </w:delText>
        </w:r>
      </w:del>
      <w:r>
        <w:rPr/>
        <w:t xml:space="preserve">such </w:t>
      </w:r>
      <w:ins w:id="743" w:author="S J" w:date="2015-03-29T11:42:00Z">
        <w:r>
          <w:rPr/>
          <w:t xml:space="preserve">a </w:t>
        </w:r>
      </w:ins>
      <w:r>
        <w:rPr/>
        <w:t xml:space="preserve">computation </w:t>
      </w:r>
      <w:ins w:id="744" w:author="S J" w:date="2015-03-29T11:42:00Z">
        <w:r>
          <w:rPr/>
          <w:t xml:space="preserve">will </w:t>
        </w:r>
      </w:ins>
      <w:r>
        <w:rPr/>
        <w:t xml:space="preserve">take on </w:t>
      </w:r>
      <w:ins w:id="745" w:author="S J" w:date="2015-03-29T11:42:00Z">
        <w:r>
          <w:rPr/>
          <w:t xml:space="preserve">a </w:t>
        </w:r>
      </w:ins>
      <w:r>
        <w:rPr/>
        <w:t xml:space="preserve">single processor. </w:t>
      </w:r>
      <w:ins w:id="746" w:author="S J" w:date="2015-03-29T11:42:00Z">
        <w:r>
          <w:rPr/>
          <w:t xml:space="preserve">In this case, </w:t>
        </w:r>
      </w:ins>
      <w:ins w:id="747" w:author="S J" w:date="2015-03-29T11:43:00Z">
        <w:r>
          <w:rPr/>
          <w:t>a</w:t>
        </w:r>
      </w:ins>
      <w:del w:id="748" w:author="S J" w:date="2015-03-29T11:43:00Z">
        <w:r>
          <w:rPr/>
          <w:delText>A</w:delText>
        </w:r>
      </w:del>
      <w:r>
        <w:rPr/>
        <w:t>ssume that</w:t>
      </w:r>
      <w:ins w:id="749" w:author="S J" w:date="2015-03-29T11:43:00Z">
        <w:r>
          <w:rPr/>
          <w:t xml:space="preserve"> the</w:t>
        </w:r>
      </w:ins>
      <w:r>
        <w:rPr/>
        <w:t xml:space="preserve"> overhead of </w:t>
      </w:r>
      <w:ins w:id="750" w:author="S J" w:date="2015-03-29T11:43:00Z">
        <w:r>
          <w:rPr/>
          <w:t xml:space="preserve">the </w:t>
        </w:r>
      </w:ins>
      <w:r>
        <w:rPr/>
        <w:t xml:space="preserve">parallelization is small and can be disregarded. The </w:t>
      </w:r>
      <w:r>
        <w:rPr/>
        <w:drawing>
          <wp:inline distT="0" distB="0" distL="0" distR="0">
            <wp:extent cx="72390" cy="135890"/>
            <wp:effectExtent l="0" t="0" r="0" b="0"/>
            <wp:docPr id="10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descr=""/>
                    <pic:cNvPicPr>
                      <a:picLocks noChangeAspect="1" noChangeArrowheads="1"/>
                    </pic:cNvPicPr>
                  </pic:nvPicPr>
                  <pic:blipFill>
                    <a:blip r:embed="rId107"/>
                    <a:stretch>
                      <a:fillRect/>
                    </a:stretch>
                  </pic:blipFill>
                  <pic:spPr bwMode="auto">
                    <a:xfrm>
                      <a:off x="0" y="0"/>
                      <a:ext cx="72390" cy="135890"/>
                    </a:xfrm>
                    <a:prstGeom prst="rect">
                      <a:avLst/>
                    </a:prstGeom>
                    <a:noFill/>
                    <a:ln w="9525">
                      <a:noFill/>
                      <a:miter lim="800000"/>
                      <a:headEnd/>
                      <a:tailEnd/>
                    </a:ln>
                  </pic:spPr>
                </pic:pic>
              </a:graphicData>
            </a:graphic>
          </wp:inline>
        </w:drawing>
      </w:r>
      <w:r>
        <w:rPr/>
        <w:t xml:space="preserve"> is</w:t>
      </w:r>
      <w:ins w:id="751" w:author="S J" w:date="2015-03-29T11:43:00Z">
        <w:r>
          <w:rPr/>
          <w:t xml:space="preserve"> the</w:t>
        </w:r>
      </w:ins>
      <w:r>
        <w:rPr/>
        <w:t xml:space="preserve"> "scaled fraction" of </w:t>
      </w:r>
      <w:ins w:id="752" w:author="S J" w:date="2015-03-29T11:43:00Z">
        <w:r>
          <w:rPr/>
          <w:t xml:space="preserve">the </w:t>
        </w:r>
      </w:ins>
      <w:r>
        <w:rPr/>
        <w:t xml:space="preserve">computation on </w:t>
      </w:r>
      <w:r>
        <w:rPr/>
        <w:drawing>
          <wp:inline distT="0" distB="0" distL="0" distR="0">
            <wp:extent cx="72390" cy="99060"/>
            <wp:effectExtent l="0" t="0" r="0" b="0"/>
            <wp:docPr id="10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descr=""/>
                    <pic:cNvPicPr>
                      <a:picLocks noChangeAspect="1" noChangeArrowheads="1"/>
                    </pic:cNvPicPr>
                  </pic:nvPicPr>
                  <pic:blipFill>
                    <a:blip r:embed="rId108"/>
                    <a:stretch>
                      <a:fillRect/>
                    </a:stretch>
                  </pic:blipFill>
                  <pic:spPr bwMode="auto">
                    <a:xfrm>
                      <a:off x="0" y="0"/>
                      <a:ext cx="72390" cy="99060"/>
                    </a:xfrm>
                    <a:prstGeom prst="rect">
                      <a:avLst/>
                    </a:prstGeom>
                    <a:noFill/>
                    <a:ln w="9525">
                      <a:noFill/>
                      <a:miter lim="800000"/>
                      <a:headEnd/>
                      <a:tailEnd/>
                    </a:ln>
                  </pic:spPr>
                </pic:pic>
              </a:graphicData>
            </a:graphic>
          </wp:inline>
        </w:drawing>
      </w:r>
      <w:r>
        <w:rPr/>
        <w:t xml:space="preserve"> processors</w:t>
      </w:r>
      <w:ins w:id="753" w:author="S J" w:date="2015-03-29T11:43:00Z">
        <w:r>
          <w:rPr/>
          <w:t>,</w:t>
        </w:r>
      </w:ins>
      <w:r>
        <w:rPr/>
        <w:t xml:space="preserve"> which cannot be parallelized [</w:t>
      </w:r>
      <w:r>
        <w:rPr/>
        <w:fldChar w:fldCharType="begin"/>
      </w:r>
      <w:r>
        <w:instrText> REF BIB_Gustafson1988 \h </w:instrText>
      </w:r>
      <w:r>
        <w:fldChar w:fldCharType="separate"/>
      </w:r>
      <w:r>
        <w:t>39</w:t>
      </w:r>
      <w:r>
        <w:fldChar w:fldCharType="end"/>
      </w:r>
      <w:r>
        <w:rPr/>
        <w:t xml:space="preserve">]: </w:t>
      </w:r>
    </w:p>
    <w:p>
      <w:pPr>
        <w:pStyle w:val="EquationNum"/>
        <w:tabs>
          <w:tab w:val="center" w:pos="4410" w:leader="none"/>
          <w:tab w:val="right" w:pos="8820" w:leader="none"/>
        </w:tabs>
        <w:spacing w:lineRule="auto" w:line="360"/>
        <w:rPr/>
      </w:pPr>
      <w:r>
        <w:rPr/>
        <w:tab/>
      </w:r>
      <w:r>
        <w:rPr/>
        <w:drawing>
          <wp:inline distT="0" distB="0" distL="0" distR="0">
            <wp:extent cx="4391025" cy="344170"/>
            <wp:effectExtent l="0" t="0" r="0" b="0"/>
            <wp:docPr id="10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descr=""/>
                    <pic:cNvPicPr>
                      <a:picLocks noChangeAspect="1" noChangeArrowheads="1"/>
                    </pic:cNvPicPr>
                  </pic:nvPicPr>
                  <pic:blipFill>
                    <a:blip r:embed="rId109"/>
                    <a:stretch>
                      <a:fillRect/>
                    </a:stretch>
                  </pic:blipFill>
                  <pic:spPr bwMode="auto">
                    <a:xfrm>
                      <a:off x="0" y="0"/>
                      <a:ext cx="4391025" cy="344170"/>
                    </a:xfrm>
                    <a:prstGeom prst="rect">
                      <a:avLst/>
                    </a:prstGeom>
                    <a:noFill/>
                    <a:ln w="9525">
                      <a:noFill/>
                      <a:miter lim="800000"/>
                      <a:headEnd/>
                      <a:tailEnd/>
                    </a:ln>
                  </pic:spPr>
                </pic:pic>
              </a:graphicData>
            </a:graphic>
          </wp:inline>
        </w:drawing>
      </w:r>
      <w:r>
        <w:rPr/>
        <w:tab/>
        <w:t>(</w:t>
      </w:r>
      <w:bookmarkStart w:id="13" w:name="BMeq_gustafson"/>
      <w:r>
        <w:rPr/>
        <w:t>2.4</w:t>
      </w:r>
      <w:bookmarkEnd w:id="13"/>
      <w:r>
        <w:rPr/>
        <w:t>)</w:t>
      </w:r>
    </w:p>
    <w:p>
      <w:pPr>
        <w:pStyle w:val="Normal"/>
        <w:spacing w:lineRule="auto" w:line="360"/>
        <w:rPr/>
      </w:pPr>
      <w:r>
        <w:rPr/>
        <w:t>This law presumes that</w:t>
      </w:r>
      <w:del w:id="754" w:author="S J" w:date="2015-03-29T11:43:00Z">
        <w:r>
          <w:rPr/>
          <w:delText xml:space="preserve"> the</w:delText>
        </w:r>
      </w:del>
      <w:r>
        <w:rPr/>
        <w:t xml:space="preserve"> fraction </w:t>
      </w:r>
      <w:r>
        <w:rPr/>
        <w:drawing>
          <wp:inline distT="0" distB="0" distL="0" distR="0">
            <wp:extent cx="72390" cy="135890"/>
            <wp:effectExtent l="0" t="0" r="0" b="0"/>
            <wp:docPr id="10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descr=""/>
                    <pic:cNvPicPr>
                      <a:picLocks noChangeAspect="1" noChangeArrowheads="1"/>
                    </pic:cNvPicPr>
                  </pic:nvPicPr>
                  <pic:blipFill>
                    <a:blip r:embed="rId110"/>
                    <a:stretch>
                      <a:fillRect/>
                    </a:stretch>
                  </pic:blipFill>
                  <pic:spPr bwMode="auto">
                    <a:xfrm>
                      <a:off x="0" y="0"/>
                      <a:ext cx="72390" cy="135890"/>
                    </a:xfrm>
                    <a:prstGeom prst="rect">
                      <a:avLst/>
                    </a:prstGeom>
                    <a:noFill/>
                    <a:ln w="9525">
                      <a:noFill/>
                      <a:miter lim="800000"/>
                      <a:headEnd/>
                      <a:tailEnd/>
                    </a:ln>
                  </pic:spPr>
                </pic:pic>
              </a:graphicData>
            </a:graphic>
          </wp:inline>
        </w:drawing>
      </w:r>
      <w:r>
        <w:rPr/>
        <w:t xml:space="preserve"> will not change on </w:t>
      </w:r>
      <w:ins w:id="755" w:author="S J" w:date="2015-03-29T11:43:00Z">
        <w:r>
          <w:rPr/>
          <w:t xml:space="preserve">a </w:t>
        </w:r>
      </w:ins>
      <w:r>
        <w:rPr/>
        <w:t xml:space="preserve">different number of processors, as seen </w:t>
      </w:r>
      <w:del w:id="756" w:author="S J" w:date="2015-03-29T11:43:00Z">
        <w:r>
          <w:rPr/>
          <w:delText>at fig</w:delText>
        </w:r>
      </w:del>
      <w:ins w:id="757" w:author="S J" w:date="2015-03-29T11:43:00Z">
        <w:r>
          <w:rPr/>
          <w:t>in Figure</w:t>
        </w:r>
      </w:ins>
      <w:r>
        <w:rPr/>
        <w:t xml:space="preserve"> </w:t>
      </w:r>
      <w:r>
        <w:rPr/>
        <w:fldChar w:fldCharType="begin"/>
      </w:r>
      <w:r>
        <w:instrText> REF BMfig_gustafson \h </w:instrText>
      </w:r>
      <w:r>
        <w:fldChar w:fldCharType="separate"/>
      </w:r>
      <w:r>
        <w:t>2.4</w:t>
      </w:r>
      <w:r>
        <w:fldChar w:fldCharType="end"/>
      </w:r>
      <w:r>
        <w:rPr/>
        <w:t xml:space="preserve">. </w:t>
      </w:r>
    </w:p>
    <w:p>
      <w:pPr>
        <w:pStyle w:val="Figure"/>
        <w:spacing w:lineRule="auto" w:line="360" w:before="240" w:after="0"/>
        <w:ind w:left="0" w:right="0" w:firstLine="360"/>
        <w:rPr>
          <w:rFonts w:eastAsia="Times New Roman"/>
          <w:sz w:val="24"/>
        </w:rPr>
      </w:pPr>
      <w:r>
        <w:rPr>
          <w:rFonts w:eastAsia="Times New Roman"/>
          <w:sz w:val="24"/>
        </w:rPr>
        <w:t xml:space="preserve"> </w:t>
      </w:r>
    </w:p>
    <w:p>
      <w:pPr>
        <w:pStyle w:val="Centerpar"/>
        <w:spacing w:lineRule="auto" w:line="360"/>
        <w:rPr>
          <w:rFonts w:eastAsia="Times New Roman"/>
        </w:rPr>
      </w:pPr>
      <w:r>
        <w:rPr/>
        <w:drawing>
          <wp:inline distT="0" distB="0" distL="0" distR="0">
            <wp:extent cx="5577205" cy="4463415"/>
            <wp:effectExtent l="0" t="0" r="0" b="0"/>
            <wp:docPr id="10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descr=""/>
                    <pic:cNvPicPr>
                      <a:picLocks noChangeAspect="1" noChangeArrowheads="1"/>
                    </pic:cNvPicPr>
                  </pic:nvPicPr>
                  <pic:blipFill>
                    <a:blip r:embed="rId111"/>
                    <a:stretch>
                      <a:fillRect/>
                    </a:stretch>
                  </pic:blipFill>
                  <pic:spPr bwMode="auto">
                    <a:xfrm>
                      <a:off x="0" y="0"/>
                      <a:ext cx="5577205" cy="4463415"/>
                    </a:xfrm>
                    <a:prstGeom prst="rect">
                      <a:avLst/>
                    </a:prstGeom>
                    <a:noFill/>
                    <a:ln w="9525">
                      <a:noFill/>
                      <a:miter lim="800000"/>
                      <a:headEnd/>
                      <a:tailEnd/>
                    </a:ln>
                  </pic:spPr>
                </pic:pic>
              </a:graphicData>
            </a:graphic>
          </wp:inline>
        </w:drawing>
      </w:r>
      <w:r>
        <w:rPr>
          <w:rFonts w:eastAsia="Times New Roman"/>
        </w:rPr>
        <w:t xml:space="preserve"> </w:t>
      </w:r>
    </w:p>
    <w:p>
      <w:pPr>
        <w:pStyle w:val="Caption11"/>
        <w:spacing w:lineRule="auto" w:line="360"/>
        <w:rPr/>
      </w:pPr>
      <w:r>
        <w:rPr/>
        <w:t xml:space="preserve">Figure </w:t>
      </w:r>
      <w:bookmarkStart w:id="14" w:name="BMfig_gustafson"/>
      <w:r>
        <w:rPr/>
        <w:t>2.4</w:t>
      </w:r>
      <w:bookmarkEnd w:id="14"/>
      <w:r>
        <w:rPr/>
        <w:t xml:space="preserve">: Speedup gained on 1 to 100 processors per Gustafson’s law for different </w:t>
      </w:r>
      <w:r>
        <w:rPr/>
        <w:drawing>
          <wp:inline distT="0" distB="0" distL="0" distR="0">
            <wp:extent cx="72390" cy="135890"/>
            <wp:effectExtent l="0" t="0" r="0" b="0"/>
            <wp:docPr id="1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descr=""/>
                    <pic:cNvPicPr>
                      <a:picLocks noChangeAspect="1" noChangeArrowheads="1"/>
                    </pic:cNvPicPr>
                  </pic:nvPicPr>
                  <pic:blipFill>
                    <a:blip r:embed="rId112"/>
                    <a:stretch>
                      <a:fillRect/>
                    </a:stretch>
                  </pic:blipFill>
                  <pic:spPr bwMode="auto">
                    <a:xfrm>
                      <a:off x="0" y="0"/>
                      <a:ext cx="72390" cy="135890"/>
                    </a:xfrm>
                    <a:prstGeom prst="rect">
                      <a:avLst/>
                    </a:prstGeom>
                    <a:noFill/>
                    <a:ln w="9525">
                      <a:noFill/>
                      <a:miter lim="800000"/>
                      <a:headEnd/>
                      <a:tailEnd/>
                    </a:ln>
                  </pic:spPr>
                </pic:pic>
              </a:graphicData>
            </a:graphic>
          </wp:inline>
        </w:drawing>
      </w:r>
      <w:r>
        <w:rPr/>
        <w:t xml:space="preserve"> values.</w:t>
      </w:r>
      <w:r>
        <w:rPr/>
        <w:drawing>
          <wp:inline distT="0" distB="0" distL="0" distR="0">
            <wp:extent cx="72390" cy="135890"/>
            <wp:effectExtent l="0" t="0" r="0" b="0"/>
            <wp:docPr id="1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descr=""/>
                    <pic:cNvPicPr>
                      <a:picLocks noChangeAspect="1" noChangeArrowheads="1"/>
                    </pic:cNvPicPr>
                  </pic:nvPicPr>
                  <pic:blipFill>
                    <a:blip r:embed="rId113"/>
                    <a:stretch>
                      <a:fillRect/>
                    </a:stretch>
                  </pic:blipFill>
                  <pic:spPr bwMode="auto">
                    <a:xfrm>
                      <a:off x="0" y="0"/>
                      <a:ext cx="72390" cy="135890"/>
                    </a:xfrm>
                    <a:prstGeom prst="rect">
                      <a:avLst/>
                    </a:prstGeom>
                    <a:noFill/>
                    <a:ln w="9525">
                      <a:noFill/>
                      <a:miter lim="800000"/>
                      <a:headEnd/>
                      <a:tailEnd/>
                    </a:ln>
                  </pic:spPr>
                </pic:pic>
              </a:graphicData>
            </a:graphic>
          </wp:inline>
        </w:drawing>
      </w:r>
      <w:r>
        <w:fldChar w:fldCharType="begin"/>
      </w:r>
      <w:r>
        <w:instrText> TC "2.4 Speedup gained on 1 to 100 processors per Gustafson’s law for different  values." \l 2 </w:instrText>
      </w:r>
      <w:r>
        <w:fldChar w:fldCharType="separate"/>
      </w:r>
      <w:r>
        <w:rPr/>
      </w:r>
      <w:r>
        <w:fldChar w:fldCharType="end"/>
      </w:r>
    </w:p>
    <w:p>
      <w:pPr>
        <w:pStyle w:val="Normal"/>
        <w:spacing w:lineRule="auto" w:line="360" w:before="240" w:after="0"/>
        <w:ind w:left="0" w:right="0" w:firstLine="360"/>
        <w:rPr/>
      </w:pPr>
      <w:r>
        <w:rPr/>
        <w:t>Both laws disregard parallelization overhead, however</w:t>
      </w:r>
      <w:ins w:id="758" w:author="S J" w:date="2015-03-29T11:44:00Z">
        <w:r>
          <w:rPr/>
          <w:t>,</w:t>
        </w:r>
      </w:ins>
      <w:r>
        <w:rPr/>
        <w:t xml:space="preserve"> if there is </w:t>
      </w:r>
      <w:ins w:id="759" w:author="S J" w:date="2015-03-29T11:44:00Z">
        <w:r>
          <w:rPr/>
          <w:t xml:space="preserve">a </w:t>
        </w:r>
      </w:ins>
      <w:r>
        <w:rPr/>
        <w:t>significant one, the speedup of parallelization will be degraded by the overhead.</w:t>
      </w:r>
      <w:ins w:id="760" w:author="S J" w:date="2015-03-29T11:44:00Z">
        <w:r>
          <w:rPr/>
          <w:t xml:space="preserve"> </w:t>
        </w:r>
      </w:ins>
      <w:del w:id="761" w:author="S J" w:date="2015-03-29T11:44:00Z">
        <w:r>
          <w:rPr/>
          <w:delText xml:space="preserve"> The </w:delText>
        </w:r>
      </w:del>
      <w:r>
        <w:rPr/>
        <w:t>Amdahl’s law (</w:t>
      </w:r>
      <w:r>
        <w:rPr/>
        <w:fldChar w:fldCharType="begin"/>
      </w:r>
      <w:r>
        <w:instrText> REF BMeq_amdahl \h </w:instrText>
      </w:r>
      <w:r>
        <w:fldChar w:fldCharType="separate"/>
      </w:r>
      <w:r>
        <w:t>2.3</w:t>
      </w:r>
      <w:r>
        <w:fldChar w:fldCharType="end"/>
      </w:r>
      <w:r>
        <w:rPr/>
        <w:t xml:space="preserve">) is argument that </w:t>
      </w:r>
      <w:ins w:id="762" w:author="S J" w:date="2015-03-29T11:44:00Z">
        <w:r>
          <w:rPr/>
          <w:t xml:space="preserve">maintains that </w:t>
        </w:r>
      </w:ins>
      <w:r>
        <w:rPr/>
        <w:t>the speedup is limited for current sized problem</w:t>
      </w:r>
      <w:ins w:id="763" w:author="S J" w:date="2015-03-29T11:44:00Z">
        <w:r>
          <w:rPr/>
          <w:t xml:space="preserve">s. </w:t>
        </w:r>
      </w:ins>
      <w:del w:id="764" w:author="S J" w:date="2015-03-29T11:44:00Z">
        <w:r>
          <w:rPr/>
          <w:delText>, h</w:delText>
        </w:r>
      </w:del>
      <w:ins w:id="765" w:author="S J" w:date="2015-03-29T11:44:00Z">
        <w:r>
          <w:rPr/>
          <w:t>H</w:t>
        </w:r>
      </w:ins>
      <w:r>
        <w:rPr/>
        <w:t>owever, bigger problems can be addressed with</w:t>
      </w:r>
      <w:ins w:id="766" w:author="S J" w:date="2015-03-29T11:44:00Z">
        <w:r>
          <w:rPr/>
          <w:t xml:space="preserve"> a</w:t>
        </w:r>
      </w:ins>
      <w:r>
        <w:rPr/>
        <w:t xml:space="preserve"> higher number of processors and this should be considered</w:t>
      </w:r>
      <w:ins w:id="767" w:author="S J" w:date="2015-03-29T11:44:00Z">
        <w:r>
          <w:rPr/>
          <w:t xml:space="preserve">, </w:t>
        </w:r>
      </w:ins>
      <w:del w:id="768" w:author="S J" w:date="2015-03-29T11:44:00Z">
        <w:r>
          <w:rPr/>
          <w:delText xml:space="preserve"> </w:delText>
        </w:r>
      </w:del>
      <w:r>
        <w:rPr/>
        <w:t xml:space="preserve">rather </w:t>
      </w:r>
      <w:del w:id="769" w:author="S J" w:date="2015-03-29T11:44:00Z">
        <w:r>
          <w:rPr/>
          <w:delText>with regard to</w:delText>
        </w:r>
      </w:del>
      <w:ins w:id="770" w:author="S J" w:date="2015-03-29T11:44:00Z">
        <w:r>
          <w:rPr/>
          <w:t>than</w:t>
        </w:r>
      </w:ins>
      <w:r>
        <w:rPr/>
        <w:t xml:space="preserve"> Gustafson’s law (</w:t>
      </w:r>
      <w:r>
        <w:rPr/>
        <w:fldChar w:fldCharType="begin"/>
      </w:r>
      <w:r>
        <w:instrText> REF BMeq_gustafson \h </w:instrText>
      </w:r>
      <w:r>
        <w:fldChar w:fldCharType="separate"/>
      </w:r>
      <w:r>
        <w:t>2.4</w:t>
      </w:r>
      <w:r>
        <w:fldChar w:fldCharType="end"/>
      </w:r>
      <w:r>
        <w:rPr/>
        <w:t>).</w:t>
      </w:r>
    </w:p>
    <w:p>
      <w:pPr>
        <w:pStyle w:val="Heading3"/>
        <w:numPr>
          <w:ilvl w:val="2"/>
          <w:numId w:val="1"/>
        </w:numPr>
        <w:spacing w:lineRule="auto" w:line="360" w:before="120" w:after="120"/>
        <w:rPr/>
      </w:pPr>
      <w:bookmarkStart w:id="15" w:name="BMsec_parallelprogramming"/>
      <w:r>
        <w:rPr/>
        <w:t>2.2.1</w:t>
      </w:r>
      <w:bookmarkEnd w:id="15"/>
      <w:r>
        <w:rPr/>
        <w:t xml:space="preserve">  Programming </w:t>
      </w:r>
      <w:del w:id="771" w:author="S J" w:date="2015-03-29T11:44:00Z">
        <w:r>
          <w:rPr/>
          <w:delText>model</w:delText>
        </w:r>
      </w:del>
      <w:ins w:id="772" w:author="S J" w:date="2015-03-29T11:44:00Z">
        <w:r>
          <w:rPr/>
          <w:t>Model</w:t>
        </w:r>
      </w:ins>
    </w:p>
    <w:p>
      <w:pPr>
        <w:pStyle w:val="Normal"/>
        <w:spacing w:lineRule="auto" w:line="360" w:before="60" w:after="0"/>
        <w:rPr/>
      </w:pPr>
      <w:r>
        <w:rPr/>
        <w:t xml:space="preserve">There are several levels </w:t>
      </w:r>
      <w:ins w:id="773" w:author="S J" w:date="2015-03-29T11:45:00Z">
        <w:r>
          <w:rPr/>
          <w:t xml:space="preserve">of </w:t>
        </w:r>
      </w:ins>
      <w:r>
        <w:rPr/>
        <w:t xml:space="preserve">how </w:t>
      </w:r>
      <w:del w:id="774" w:author="S J" w:date="2015-03-29T11:45:00Z">
        <w:r>
          <w:rPr/>
          <w:delText xml:space="preserve">the </w:delText>
        </w:r>
      </w:del>
      <w:r>
        <w:rPr/>
        <w:t xml:space="preserve">parallelism is realized: </w:t>
      </w:r>
    </w:p>
    <w:p>
      <w:pPr>
        <w:pStyle w:val="List"/>
        <w:spacing w:lineRule="auto" w:line="360" w:before="50" w:after="120"/>
        <w:ind w:left="600" w:right="0" w:hanging="300"/>
        <w:rPr>
          <w:sz w:val="24"/>
        </w:rPr>
      </w:pPr>
      <w:r>
        <w:rPr>
          <w:rFonts w:eastAsia="Times New Roman" w:cs="Times New Roman"/>
          <w:sz w:val="24"/>
        </w:rPr>
        <w:t>•</w:t>
      </w:r>
      <w:r>
        <w:rPr>
          <w:sz w:val="24"/>
        </w:rPr>
        <w:tab/>
      </w:r>
      <w:r>
        <w:rPr>
          <w:i/>
          <w:sz w:val="24"/>
        </w:rPr>
        <w:t>Instruction level parallelism</w:t>
      </w:r>
      <w:r>
        <w:rPr>
          <w:sz w:val="24"/>
        </w:rPr>
        <w:t xml:space="preserve"> - if the instructions are independent, </w:t>
      </w:r>
      <w:del w:id="775" w:author="S J" w:date="2015-03-29T11:45:00Z">
        <w:r>
          <w:rPr>
            <w:sz w:val="24"/>
          </w:rPr>
          <w:delText xml:space="preserve">then </w:delText>
        </w:r>
      </w:del>
      <w:r>
        <w:rPr>
          <w:sz w:val="24"/>
        </w:rPr>
        <w:t xml:space="preserve">they can be executed at the same time by </w:t>
      </w:r>
      <w:ins w:id="776" w:author="S J" w:date="2015-03-29T11:45:00Z">
        <w:r>
          <w:rPr>
            <w:sz w:val="24"/>
          </w:rPr>
          <w:t xml:space="preserve">a </w:t>
        </w:r>
      </w:ins>
      <w:r>
        <w:rPr>
          <w:sz w:val="24"/>
        </w:rPr>
        <w:t>multiple central processing unit</w:t>
      </w:r>
      <w:ins w:id="777" w:author="S J" w:date="2015-03-29T11:45:00Z">
        <w:r>
          <w:rPr>
            <w:sz w:val="24"/>
          </w:rPr>
          <w:t xml:space="preserve"> </w:t>
        </w:r>
      </w:ins>
      <w:r>
        <w:rPr>
          <w:sz w:val="24"/>
        </w:rPr>
        <w:t>(CPU)</w:t>
      </w:r>
      <w:ins w:id="778" w:author="S J" w:date="2015-03-29T11:45:00Z">
        <w:r>
          <w:rPr>
            <w:sz w:val="24"/>
          </w:rPr>
          <w:t>,</w:t>
        </w:r>
      </w:ins>
      <w:del w:id="779" w:author="S J" w:date="2015-03-29T11:45:00Z">
        <w:r>
          <w:rPr>
            <w:sz w:val="24"/>
          </w:rPr>
          <w:delText>,</w:delText>
        </w:r>
      </w:del>
      <w:r>
        <w:rPr>
          <w:sz w:val="24"/>
        </w:rPr>
        <w:t xml:space="preserve"> e.g.</w:t>
      </w:r>
      <w:ins w:id="780" w:author="S J" w:date="2015-03-29T11:45:00Z">
        <w:r>
          <w:rPr>
            <w:sz w:val="24"/>
          </w:rPr>
          <w:t>,</w:t>
        </w:r>
      </w:ins>
      <w:r>
        <w:rPr>
          <w:sz w:val="24"/>
        </w:rPr>
        <w:t xml:space="preserve"> by several cores of the multi-core processor. Programs are usually written as a sequence of instruction</w:t>
      </w:r>
      <w:ins w:id="781" w:author="S J" w:date="2015-03-29T11:45:00Z">
        <w:r>
          <w:rPr>
            <w:sz w:val="24"/>
          </w:rPr>
          <w:t>s. I</w:t>
        </w:r>
      </w:ins>
      <w:del w:id="782" w:author="S J" w:date="2015-03-29T11:45:00Z">
        <w:r>
          <w:rPr>
            <w:sz w:val="24"/>
          </w:rPr>
          <w:delText xml:space="preserve"> and i</w:delText>
        </w:r>
      </w:del>
      <w:r>
        <w:rPr>
          <w:sz w:val="24"/>
        </w:rPr>
        <w:t xml:space="preserve">nstruction parallelism depends mainly on </w:t>
      </w:r>
      <w:ins w:id="783" w:author="S J" w:date="2015-03-29T11:46:00Z">
        <w:r>
          <w:rPr>
            <w:sz w:val="24"/>
          </w:rPr>
          <w:t xml:space="preserve">the </w:t>
        </w:r>
      </w:ins>
      <w:r>
        <w:rPr>
          <w:sz w:val="24"/>
        </w:rPr>
        <w:t>compiler</w:t>
      </w:r>
      <w:ins w:id="784" w:author="S J" w:date="2015-03-29T11:46:00Z">
        <w:r>
          <w:rPr>
            <w:sz w:val="24"/>
          </w:rPr>
          <w:t>’s</w:t>
        </w:r>
      </w:ins>
      <w:r>
        <w:rPr>
          <w:sz w:val="24"/>
        </w:rPr>
        <w:t xml:space="preserve"> capabilities to recognize or reorder the instruction to execute the instruction in parallel. </w:t>
      </w:r>
      <w:ins w:id="785" w:author="S J" w:date="2015-03-29T11:46:00Z">
        <w:r>
          <w:rPr>
            <w:sz w:val="24"/>
          </w:rPr>
          <w:t>In the multi-core processor era, i</w:t>
        </w:r>
      </w:ins>
      <w:del w:id="786" w:author="S J" w:date="2015-03-29T11:46:00Z">
        <w:r>
          <w:rPr>
            <w:sz w:val="24"/>
          </w:rPr>
          <w:delText>I</w:delText>
        </w:r>
      </w:del>
      <w:r>
        <w:rPr>
          <w:sz w:val="24"/>
        </w:rPr>
        <w:t>nstruction parallelism started to be systematically utilized</w:t>
      </w:r>
      <w:del w:id="787" w:author="S J" w:date="2015-03-29T11:46:00Z">
        <w:r>
          <w:rPr>
            <w:sz w:val="24"/>
          </w:rPr>
          <w:delText xml:space="preserve"> in multi-core processor era</w:delText>
        </w:r>
      </w:del>
      <w:r>
        <w:rPr>
          <w:sz w:val="24"/>
        </w:rPr>
        <w:t xml:space="preserve">. </w:t>
      </w:r>
    </w:p>
    <w:p>
      <w:pPr>
        <w:pStyle w:val="List"/>
        <w:spacing w:lineRule="auto" w:line="360" w:before="50" w:after="120"/>
        <w:ind w:left="600" w:right="0" w:hanging="300"/>
        <w:rPr>
          <w:sz w:val="24"/>
        </w:rPr>
      </w:pPr>
      <w:r>
        <w:rPr>
          <w:rFonts w:eastAsia="Times New Roman" w:cs="Times New Roman"/>
          <w:sz w:val="24"/>
        </w:rPr>
        <w:t>•</w:t>
      </w:r>
      <w:r>
        <w:rPr>
          <w:sz w:val="24"/>
        </w:rPr>
        <w:tab/>
      </w:r>
      <w:r>
        <w:rPr>
          <w:i/>
          <w:sz w:val="24"/>
        </w:rPr>
        <w:t>Data parallelism</w:t>
      </w:r>
      <w:r>
        <w:rPr>
          <w:sz w:val="24"/>
        </w:rPr>
        <w:t xml:space="preserve"> - the same operation is performed on multiple data, usually arrays. The instruction is distributed into multiple processors or processor cores and is executed on elements of data structure in parallel. This is currently </w:t>
      </w:r>
      <w:ins w:id="788" w:author="S J" w:date="2015-03-29T11:46:00Z">
        <w:r>
          <w:rPr>
            <w:sz w:val="24"/>
          </w:rPr>
          <w:t xml:space="preserve">the </w:t>
        </w:r>
      </w:ins>
      <w:r>
        <w:rPr>
          <w:sz w:val="24"/>
        </w:rPr>
        <w:t xml:space="preserve">characteristic feature of </w:t>
      </w:r>
      <w:ins w:id="789" w:author="S J" w:date="2015-03-29T11:47:00Z">
        <w:r>
          <w:rPr>
            <w:sz w:val="24"/>
          </w:rPr>
          <w:t xml:space="preserve">a </w:t>
        </w:r>
      </w:ins>
      <w:r>
        <w:rPr>
          <w:i/>
          <w:sz w:val="24"/>
        </w:rPr>
        <w:t>General Purpose Graphical Processing Unit</w:t>
      </w:r>
      <w:ins w:id="790" w:author="S J" w:date="2015-03-29T11:47:00Z">
        <w:r>
          <w:rPr>
            <w:i/>
            <w:sz w:val="24"/>
          </w:rPr>
          <w:t xml:space="preserve"> </w:t>
        </w:r>
      </w:ins>
      <w:r>
        <w:rPr>
          <w:sz w:val="24"/>
        </w:rPr>
        <w:t>(GPGPU)</w:t>
      </w:r>
      <w:ins w:id="791" w:author="S J" w:date="2015-03-29T11:47:00Z">
        <w:r>
          <w:rPr>
            <w:sz w:val="24"/>
          </w:rPr>
          <w:t>,</w:t>
        </w:r>
      </w:ins>
      <w:r>
        <w:rPr>
          <w:sz w:val="24"/>
        </w:rPr>
        <w:t xml:space="preserve"> computing and </w:t>
      </w:r>
      <w:del w:id="792" w:author="S J" w:date="2015-03-29T11:47:00Z">
        <w:r>
          <w:rPr>
            <w:sz w:val="24"/>
          </w:rPr>
          <w:delText xml:space="preserve">programmable </w:delText>
        </w:r>
      </w:del>
      <w:ins w:id="793" w:author="S J" w:date="2015-03-29T11:47:00Z">
        <w:r>
          <w:rPr>
            <w:sz w:val="24"/>
          </w:rPr>
          <w:t xml:space="preserve">programming </w:t>
        </w:r>
      </w:ins>
      <w:r>
        <w:rPr>
          <w:sz w:val="24"/>
        </w:rPr>
        <w:t>API such as CUDA</w:t>
      </w:r>
      <w:r>
        <w:rPr>
          <w:rStyle w:val="FootnoteAnchor"/>
          <w:sz w:val="24"/>
        </w:rPr>
        <w:footnoteReference w:id="6"/>
      </w:r>
      <w:r>
        <w:rPr>
          <w:sz w:val="24"/>
        </w:rPr>
        <w:t xml:space="preserve"> and OpenCL</w:t>
      </w:r>
      <w:r>
        <w:rPr>
          <w:rStyle w:val="FootnoteAnchor"/>
          <w:sz w:val="24"/>
        </w:rPr>
        <w:footnoteReference w:id="7"/>
      </w:r>
      <w:r>
        <w:rPr>
          <w:sz w:val="24"/>
        </w:rPr>
        <w:t xml:space="preserve"> </w:t>
      </w:r>
    </w:p>
    <w:p>
      <w:pPr>
        <w:pStyle w:val="List"/>
        <w:spacing w:lineRule="auto" w:line="360" w:before="50" w:after="120"/>
        <w:ind w:left="600" w:right="0" w:hanging="300"/>
        <w:rPr>
          <w:sz w:val="24"/>
        </w:rPr>
      </w:pPr>
      <w:r>
        <w:rPr>
          <w:rFonts w:eastAsia="Times New Roman" w:cs="Times New Roman"/>
          <w:sz w:val="24"/>
        </w:rPr>
        <w:t>•</w:t>
      </w:r>
      <w:r>
        <w:rPr>
          <w:i/>
          <w:sz w:val="24"/>
        </w:rPr>
        <w:t>Loop parallelism</w:t>
      </w:r>
      <w:r>
        <w:rPr>
          <w:sz w:val="24"/>
        </w:rPr>
        <w:t xml:space="preserve"> - the computation may contain</w:t>
      </w:r>
      <w:ins w:id="794" w:author="S J" w:date="2015-03-29T11:47:00Z">
        <w:r>
          <w:rPr>
            <w:sz w:val="24"/>
          </w:rPr>
          <w:t xml:space="preserve"> </w:t>
        </w:r>
      </w:ins>
      <w:del w:id="795" w:author="S J" w:date="2015-03-29T11:47:00Z">
        <w:r>
          <w:rPr>
            <w:sz w:val="24"/>
          </w:rPr>
          <w:delText xml:space="preserve"> an </w:delText>
        </w:r>
      </w:del>
      <w:r>
        <w:rPr>
          <w:sz w:val="24"/>
        </w:rPr>
        <w:t>iteration on some large data structure</w:t>
      </w:r>
      <w:ins w:id="796" w:author="S J" w:date="2015-03-29T11:47:00Z">
        <w:r>
          <w:rPr>
            <w:sz w:val="24"/>
          </w:rPr>
          <w:t>s</w:t>
        </w:r>
      </w:ins>
      <w:r>
        <w:rPr>
          <w:sz w:val="24"/>
        </w:rPr>
        <w:t xml:space="preserve">. </w:t>
      </w:r>
      <w:del w:id="797" w:author="S J" w:date="2015-03-29T11:47:00Z">
        <w:r>
          <w:rPr>
            <w:sz w:val="24"/>
          </w:rPr>
          <w:delText xml:space="preserve">Usually such </w:delText>
        </w:r>
      </w:del>
      <w:ins w:id="798" w:author="S J" w:date="2015-03-29T11:47:00Z">
        <w:r>
          <w:rPr>
            <w:sz w:val="24"/>
          </w:rPr>
          <w:t xml:space="preserve">Such </w:t>
        </w:r>
      </w:ins>
      <w:r>
        <w:rPr>
          <w:sz w:val="24"/>
        </w:rPr>
        <w:t xml:space="preserve">iterative processing is </w:t>
      </w:r>
      <w:ins w:id="799" w:author="S J" w:date="2015-03-29T11:47:00Z">
        <w:r>
          <w:rPr>
            <w:sz w:val="24"/>
          </w:rPr>
          <w:t xml:space="preserve">usually </w:t>
        </w:r>
      </w:ins>
      <w:r>
        <w:rPr>
          <w:sz w:val="24"/>
        </w:rPr>
        <w:t xml:space="preserve">programmed as a loop and if </w:t>
      </w:r>
      <w:r>
        <w:rPr>
          <w:sz w:val="24"/>
        </w:rPr>
        <w:drawing>
          <wp:inline distT="0" distB="0" distL="0" distR="0">
            <wp:extent cx="172085" cy="135890"/>
            <wp:effectExtent l="0" t="0" r="0" b="0"/>
            <wp:docPr id="1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descr=""/>
                    <pic:cNvPicPr>
                      <a:picLocks noChangeAspect="1" noChangeArrowheads="1"/>
                    </pic:cNvPicPr>
                  </pic:nvPicPr>
                  <pic:blipFill>
                    <a:blip r:embed="rId114"/>
                    <a:stretch>
                      <a:fillRect/>
                    </a:stretch>
                  </pic:blipFill>
                  <pic:spPr bwMode="auto">
                    <a:xfrm>
                      <a:off x="0" y="0"/>
                      <a:ext cx="172085" cy="135890"/>
                    </a:xfrm>
                    <a:prstGeom prst="rect">
                      <a:avLst/>
                    </a:prstGeom>
                    <a:noFill/>
                    <a:ln w="9525">
                      <a:noFill/>
                      <a:miter lim="800000"/>
                      <a:headEnd/>
                      <a:tailEnd/>
                    </a:ln>
                  </pic:spPr>
                </pic:pic>
              </a:graphicData>
            </a:graphic>
          </wp:inline>
        </w:drawing>
      </w:r>
      <w:r>
        <w:rPr>
          <w:sz w:val="24"/>
        </w:rPr>
        <w:t xml:space="preserve"> iteration is independent on </w:t>
      </w:r>
      <w:r>
        <w:rPr>
          <w:sz w:val="24"/>
        </w:rPr>
        <w:drawing>
          <wp:inline distT="0" distB="0" distL="0" distR="0">
            <wp:extent cx="525145" cy="163195"/>
            <wp:effectExtent l="0" t="0" r="0" b="0"/>
            <wp:docPr id="1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descr=""/>
                    <pic:cNvPicPr>
                      <a:picLocks noChangeAspect="1" noChangeArrowheads="1"/>
                    </pic:cNvPicPr>
                  </pic:nvPicPr>
                  <pic:blipFill>
                    <a:blip r:embed="rId115"/>
                    <a:stretch>
                      <a:fillRect/>
                    </a:stretch>
                  </pic:blipFill>
                  <pic:spPr bwMode="auto">
                    <a:xfrm>
                      <a:off x="0" y="0"/>
                      <a:ext cx="525145" cy="163195"/>
                    </a:xfrm>
                    <a:prstGeom prst="rect">
                      <a:avLst/>
                    </a:prstGeom>
                    <a:noFill/>
                    <a:ln w="9525">
                      <a:noFill/>
                      <a:miter lim="800000"/>
                      <a:headEnd/>
                      <a:tailEnd/>
                    </a:ln>
                  </pic:spPr>
                </pic:pic>
              </a:graphicData>
            </a:graphic>
          </wp:inline>
        </w:drawing>
      </w:r>
      <w:ins w:id="800" w:author="S J" w:date="2015-03-29T11:48:00Z">
        <w:r>
          <w:rPr>
            <w:sz w:val="24"/>
          </w:rPr>
          <w:t>,</w:t>
        </w:r>
      </w:ins>
      <w:r>
        <w:rPr>
          <w:sz w:val="24"/>
        </w:rPr>
        <w:t xml:space="preserve"> then the iteration can be executed in parallel by different processors. </w:t>
      </w:r>
    </w:p>
    <w:p>
      <w:pPr>
        <w:pStyle w:val="List"/>
        <w:spacing w:lineRule="auto" w:line="360" w:before="50" w:after="120"/>
        <w:ind w:left="600" w:right="0" w:hanging="300"/>
        <w:rPr>
          <w:sz w:val="24"/>
        </w:rPr>
      </w:pPr>
      <w:r>
        <w:rPr>
          <w:rFonts w:eastAsia="Times New Roman" w:cs="Times New Roman"/>
          <w:sz w:val="24"/>
        </w:rPr>
        <w:t>•</w:t>
      </w:r>
      <w:r>
        <w:rPr>
          <w:sz w:val="24"/>
        </w:rPr>
        <w:tab/>
      </w:r>
      <w:r>
        <w:rPr>
          <w:i/>
          <w:sz w:val="24"/>
        </w:rPr>
        <w:t>Task parallelism</w:t>
      </w:r>
      <w:r>
        <w:rPr>
          <w:sz w:val="24"/>
        </w:rPr>
        <w:t xml:space="preserve"> - the computation contains parts </w:t>
      </w:r>
      <w:del w:id="801" w:author="S J" w:date="2015-03-29T11:48:00Z">
        <w:r>
          <w:rPr>
            <w:sz w:val="24"/>
          </w:rPr>
          <w:delText xml:space="preserve">which </w:delText>
        </w:r>
      </w:del>
      <w:ins w:id="802" w:author="S J" w:date="2015-03-29T11:48:00Z">
        <w:r>
          <w:rPr>
            <w:sz w:val="24"/>
          </w:rPr>
          <w:t xml:space="preserve">that </w:t>
        </w:r>
      </w:ins>
      <w:r>
        <w:rPr>
          <w:sz w:val="24"/>
        </w:rPr>
        <w:t xml:space="preserve">are independent of each other. </w:t>
      </w:r>
      <w:ins w:id="803" w:author="S J" w:date="2015-03-29T11:48:00Z">
        <w:r>
          <w:rPr>
            <w:sz w:val="24"/>
          </w:rPr>
          <w:t>The c</w:t>
        </w:r>
      </w:ins>
      <w:del w:id="804" w:author="S J" w:date="2015-03-29T11:48:00Z">
        <w:r>
          <w:rPr>
            <w:sz w:val="24"/>
          </w:rPr>
          <w:delText>C</w:delText>
        </w:r>
      </w:del>
      <w:r>
        <w:rPr>
          <w:sz w:val="24"/>
        </w:rPr>
        <w:t xml:space="preserve">omputation of such parts can be scheduled and distributed into multiple processors and can be computed concurrently. </w:t>
      </w:r>
      <w:del w:id="805" w:author="S J" w:date="2015-03-29T11:48:00Z">
        <w:r>
          <w:rPr>
            <w:sz w:val="24"/>
          </w:rPr>
          <w:delText>E.g.</w:delText>
        </w:r>
      </w:del>
      <w:ins w:id="806" w:author="S J" w:date="2015-03-29T11:48:00Z">
        <w:r>
          <w:rPr>
            <w:sz w:val="24"/>
          </w:rPr>
          <w:t>For example,</w:t>
        </w:r>
      </w:ins>
      <w:r>
        <w:rPr>
          <w:sz w:val="24"/>
        </w:rPr>
        <w:t xml:space="preserve"> </w:t>
      </w:r>
      <w:del w:id="807" w:author="S J" w:date="2015-03-29T11:48:00Z">
        <w:r>
          <w:rPr>
            <w:sz w:val="24"/>
          </w:rPr>
          <w:delText>Master/Worker</w:delText>
        </w:r>
      </w:del>
      <w:ins w:id="808" w:author="S J" w:date="2015-03-29T11:48:00Z">
        <w:r>
          <w:rPr>
            <w:sz w:val="24"/>
          </w:rPr>
          <w:t>a master/worker</w:t>
        </w:r>
      </w:ins>
      <w:r>
        <w:rPr>
          <w:sz w:val="24"/>
        </w:rPr>
        <w:t xml:space="preserve"> pattern is realized</w:t>
      </w:r>
      <w:ins w:id="809" w:author="S J" w:date="2015-03-29T11:48:00Z">
        <w:r>
          <w:rPr>
            <w:sz w:val="24"/>
          </w:rPr>
          <w:t xml:space="preserve"> </w:t>
        </w:r>
      </w:ins>
      <w:r>
        <w:rPr>
          <w:sz w:val="24"/>
        </w:rPr>
        <w:t xml:space="preserve">(master sets up a pool of </w:t>
      </w:r>
      <w:commentRangeStart w:id="2"/>
      <w:r>
        <w:rPr>
          <w:sz w:val="24"/>
        </w:rPr>
        <w:t xml:space="preserve">worker processed </w:t>
      </w:r>
      <w:commentRangeEnd w:id="2"/>
      <w:r>
        <w:rPr>
          <w:sz w:val="24"/>
        </w:rPr>
      </w:r>
      <w:r>
        <w:rPr>
          <w:sz w:val="24"/>
        </w:rPr>
        <w:commentReference w:id="2"/>
      </w:r>
      <w:r>
        <w:rPr>
          <w:sz w:val="24"/>
        </w:rPr>
        <w:t xml:space="preserve">and a set of tasks </w:t>
      </w:r>
      <w:del w:id="810" w:author="S J" w:date="2015-03-29T11:49:00Z">
        <w:r>
          <w:rPr>
            <w:sz w:val="24"/>
          </w:rPr>
          <w:delText>which is</w:delText>
        </w:r>
      </w:del>
      <w:ins w:id="811" w:author="S J" w:date="2015-03-29T11:49:00Z">
        <w:r>
          <w:rPr>
            <w:sz w:val="24"/>
          </w:rPr>
          <w:t>that are</w:t>
        </w:r>
      </w:ins>
      <w:r>
        <w:rPr>
          <w:sz w:val="24"/>
        </w:rPr>
        <w:t xml:space="preserve"> distributed to them). Fork/Join pattern </w:t>
      </w:r>
      <w:del w:id="812" w:author="S J" w:date="2015-03-29T11:49:00Z">
        <w:r>
          <w:rPr>
            <w:sz w:val="24"/>
          </w:rPr>
          <w:delText>-</w:delText>
        </w:r>
      </w:del>
      <w:ins w:id="813" w:author="S J" w:date="2015-03-29T11:49:00Z">
        <w:r>
          <w:rPr>
            <w:sz w:val="24"/>
          </w:rPr>
          <w:t>–</w:t>
        </w:r>
      </w:ins>
      <w:r>
        <w:rPr>
          <w:sz w:val="24"/>
        </w:rPr>
        <w:t xml:space="preserve"> </w:t>
      </w:r>
      <w:ins w:id="814" w:author="S J" w:date="2015-03-29T11:49:00Z">
        <w:r>
          <w:rPr>
            <w:sz w:val="24"/>
          </w:rPr>
          <w:t xml:space="preserve">the </w:t>
        </w:r>
      </w:ins>
      <w:r>
        <w:rPr>
          <w:sz w:val="24"/>
        </w:rPr>
        <w:t xml:space="preserve">main process forks into several threads </w:t>
      </w:r>
      <w:del w:id="815" w:author="S J" w:date="2015-03-29T11:49:00Z">
        <w:r>
          <w:rPr>
            <w:sz w:val="24"/>
          </w:rPr>
          <w:delText>executing c</w:delText>
        </w:r>
      </w:del>
      <w:ins w:id="816" w:author="S J" w:date="2015-03-29T11:49:00Z">
        <w:r>
          <w:rPr>
            <w:sz w:val="24"/>
          </w:rPr>
          <w:t>that execute c</w:t>
        </w:r>
      </w:ins>
      <w:r>
        <w:rPr>
          <w:sz w:val="24"/>
        </w:rPr>
        <w:t>oncurrently and wait</w:t>
      </w:r>
      <w:del w:id="817" w:author="S J" w:date="2015-03-29T11:49:00Z">
        <w:r>
          <w:rPr>
            <w:sz w:val="24"/>
          </w:rPr>
          <w:delText>s</w:delText>
        </w:r>
      </w:del>
      <w:r>
        <w:rPr>
          <w:sz w:val="24"/>
        </w:rPr>
        <w:t xml:space="preserve"> for the</w:t>
      </w:r>
      <w:del w:id="818" w:author="S J" w:date="2015-03-29T11:49:00Z">
        <w:r>
          <w:rPr>
            <w:sz w:val="24"/>
          </w:rPr>
          <w:delText>ir</w:delText>
        </w:r>
      </w:del>
      <w:r>
        <w:rPr>
          <w:sz w:val="24"/>
        </w:rPr>
        <w:t xml:space="preserve"> results to join back into a single process</w:t>
      </w:r>
      <w:ins w:id="819" w:author="S J" w:date="2015-03-29T11:49:00Z">
        <w:r>
          <w:rPr>
            <w:sz w:val="24"/>
          </w:rPr>
          <w:t>,</w:t>
        </w:r>
      </w:ins>
      <w:r>
        <w:rPr>
          <w:sz w:val="24"/>
        </w:rPr>
        <w:t xml:space="preserve"> which may</w:t>
      </w:r>
      <w:ins w:id="820" w:author="S J" w:date="2015-03-29T11:49:00Z">
        <w:r>
          <w:rPr>
            <w:sz w:val="24"/>
          </w:rPr>
          <w:t>,</w:t>
        </w:r>
      </w:ins>
      <w:r>
        <w:rPr>
          <w:sz w:val="24"/>
        </w:rPr>
        <w:t xml:space="preserve"> after some computation</w:t>
      </w:r>
      <w:ins w:id="821" w:author="S J" w:date="2015-03-29T11:49:00Z">
        <w:r>
          <w:rPr>
            <w:sz w:val="24"/>
          </w:rPr>
          <w:t>, fork again.</w:t>
        </w:r>
      </w:ins>
      <w:del w:id="822" w:author="S J" w:date="2015-03-29T11:49:00Z">
        <w:r>
          <w:rPr>
            <w:sz w:val="24"/>
          </w:rPr>
          <w:delText xml:space="preserve"> again fork.</w:delText>
        </w:r>
      </w:del>
      <w:r>
        <w:rPr>
          <w:sz w:val="24"/>
        </w:rPr>
        <w:t xml:space="preserve"> </w:t>
      </w:r>
    </w:p>
    <w:p>
      <w:pPr>
        <w:pStyle w:val="Normal"/>
        <w:spacing w:lineRule="auto" w:line="360" w:before="60" w:after="0"/>
        <w:ind w:left="0" w:right="0" w:firstLine="360"/>
        <w:rPr/>
      </w:pPr>
      <w:r>
        <w:rPr/>
        <w:t xml:space="preserve">Looking </w:t>
      </w:r>
      <w:del w:id="823" w:author="S J" w:date="2015-03-29T11:49:00Z">
        <w:r>
          <w:rPr/>
          <w:delText xml:space="preserve">into </w:delText>
        </w:r>
      </w:del>
      <w:ins w:id="824" w:author="S J" w:date="2015-03-29T11:49:00Z">
        <w:r>
          <w:rPr/>
          <w:t xml:space="preserve">at </w:t>
        </w:r>
      </w:ins>
      <w:r>
        <w:rPr/>
        <w:t xml:space="preserve">the way </w:t>
      </w:r>
      <w:del w:id="825" w:author="S J" w:date="2015-03-29T11:49:00Z">
        <w:r>
          <w:rPr/>
          <w:delText xml:space="preserve">how </w:delText>
        </w:r>
      </w:del>
      <w:r>
        <w:rPr/>
        <w:t>the processes interact</w:t>
      </w:r>
      <w:del w:id="826" w:author="S J" w:date="2015-03-29T11:49:00Z">
        <w:r>
          <w:rPr/>
          <w:delText>s</w:delText>
        </w:r>
      </w:del>
      <w:r>
        <w:rPr/>
        <w:t xml:space="preserve">, these are the most common forms: </w:t>
      </w:r>
    </w:p>
    <w:p>
      <w:pPr>
        <w:pStyle w:val="List"/>
        <w:spacing w:lineRule="auto" w:line="360" w:before="50" w:after="120"/>
        <w:ind w:left="600" w:right="0" w:hanging="300"/>
        <w:rPr>
          <w:sz w:val="24"/>
        </w:rPr>
      </w:pPr>
      <w:r>
        <w:rPr>
          <w:rFonts w:eastAsia="Times New Roman" w:cs="Times New Roman"/>
          <w:sz w:val="24"/>
        </w:rPr>
        <w:t>•</w:t>
      </w:r>
      <w:r>
        <w:rPr>
          <w:sz w:val="24"/>
        </w:rPr>
        <w:tab/>
        <w:t xml:space="preserve">The </w:t>
      </w:r>
      <w:r>
        <w:rPr>
          <w:i/>
          <w:sz w:val="24"/>
        </w:rPr>
        <w:t>threads</w:t>
      </w:r>
      <w:r>
        <w:rPr>
          <w:sz w:val="24"/>
        </w:rPr>
        <w:t xml:space="preserve"> are several concurrent execution paths </w:t>
      </w:r>
      <w:del w:id="827" w:author="S J" w:date="2015-03-29T11:49:00Z">
        <w:r>
          <w:rPr>
            <w:sz w:val="24"/>
          </w:rPr>
          <w:delText xml:space="preserve">which </w:delText>
        </w:r>
      </w:del>
      <w:ins w:id="828" w:author="S J" w:date="2015-03-29T11:49:00Z">
        <w:r>
          <w:rPr>
            <w:sz w:val="24"/>
          </w:rPr>
          <w:t xml:space="preserve">that </w:t>
        </w:r>
      </w:ins>
      <w:r>
        <w:rPr>
          <w:sz w:val="24"/>
        </w:rPr>
        <w:t>are independent</w:t>
      </w:r>
      <w:del w:id="829" w:author="S J" w:date="2015-03-29T11:49:00Z">
        <w:r>
          <w:rPr>
            <w:sz w:val="24"/>
          </w:rPr>
          <w:delText>,</w:delText>
        </w:r>
      </w:del>
      <w:r>
        <w:rPr>
          <w:sz w:val="24"/>
        </w:rPr>
        <w:t xml:space="preserve"> but</w:t>
      </w:r>
      <w:ins w:id="830" w:author="S J" w:date="2015-03-29T11:49:00Z">
        <w:r>
          <w:rPr>
            <w:sz w:val="24"/>
          </w:rPr>
          <w:t>,</w:t>
        </w:r>
      </w:ins>
      <w:r>
        <w:rPr>
          <w:sz w:val="24"/>
        </w:rPr>
        <w:t xml:space="preserve"> in general</w:t>
      </w:r>
      <w:ins w:id="831" w:author="S J" w:date="2015-03-29T11:49:00Z">
        <w:r>
          <w:rPr>
            <w:sz w:val="24"/>
          </w:rPr>
          <w:t>,</w:t>
        </w:r>
      </w:ins>
      <w:r>
        <w:rPr>
          <w:sz w:val="24"/>
        </w:rPr>
        <w:t xml:space="preserve"> share the same memory. </w:t>
      </w:r>
      <w:del w:id="832" w:author="S J" w:date="2015-03-29T11:50:00Z">
        <w:r>
          <w:rPr>
            <w:sz w:val="24"/>
          </w:rPr>
          <w:delText>It was</w:delText>
        </w:r>
      </w:del>
      <w:ins w:id="833" w:author="S J" w:date="2015-03-29T11:50:00Z">
        <w:r>
          <w:rPr>
            <w:sz w:val="24"/>
          </w:rPr>
          <w:t>They are</w:t>
        </w:r>
      </w:ins>
      <w:r>
        <w:rPr>
          <w:sz w:val="24"/>
        </w:rPr>
        <w:t xml:space="preserve"> standardized</w:t>
      </w:r>
      <w:ins w:id="834" w:author="S J" w:date="2015-03-29T11:50:00Z">
        <w:r>
          <w:rPr>
            <w:sz w:val="24"/>
          </w:rPr>
          <w:t>,</w:t>
        </w:r>
      </w:ins>
      <w:r>
        <w:rPr>
          <w:sz w:val="24"/>
        </w:rPr>
        <w:t xml:space="preserve"> e.g.</w:t>
      </w:r>
      <w:ins w:id="835" w:author="S J" w:date="2015-03-29T11:50:00Z">
        <w:r>
          <w:rPr>
            <w:sz w:val="24"/>
          </w:rPr>
          <w:t>,</w:t>
        </w:r>
      </w:ins>
      <w:r>
        <w:rPr>
          <w:sz w:val="24"/>
        </w:rPr>
        <w:t xml:space="preserve"> as</w:t>
      </w:r>
      <w:del w:id="836" w:author="S J" w:date="2015-03-29T11:50:00Z">
        <w:r>
          <w:rPr>
            <w:sz w:val="24"/>
          </w:rPr>
          <w:delText xml:space="preserve"> a</w:delText>
        </w:r>
      </w:del>
      <w:r>
        <w:rPr>
          <w:sz w:val="24"/>
        </w:rPr>
        <w:t xml:space="preserve"> POSIX threads (Pthreads) and implemented in many platforms. Further reading about Pthreads can be found in </w:t>
      </w:r>
      <w:del w:id="837" w:author="S J" w:date="2015-03-29T11:50:00Z">
        <w:r>
          <w:rPr>
            <w:sz w:val="24"/>
          </w:rPr>
          <w:delText>a book by</w:delText>
        </w:r>
      </w:del>
      <w:ins w:id="838" w:author="S J" w:date="2015-03-29T11:50:00Z">
        <w:r>
          <w:rPr>
            <w:sz w:val="24"/>
          </w:rPr>
          <w:t>the published works of</w:t>
        </w:r>
      </w:ins>
      <w:r>
        <w:rPr>
          <w:sz w:val="24"/>
        </w:rPr>
        <w:t xml:space="preserve"> Butenhof [</w:t>
      </w:r>
      <w:r>
        <w:rPr>
          <w:sz w:val="24"/>
        </w:rPr>
        <w:fldChar w:fldCharType="begin"/>
      </w:r>
      <w:r>
        <w:instrText> REF BIB_Butenhof1997 \h </w:instrText>
      </w:r>
      <w:r>
        <w:fldChar w:fldCharType="separate"/>
      </w:r>
      <w:r>
        <w:t>40</w:t>
      </w:r>
      <w:r>
        <w:fldChar w:fldCharType="end"/>
      </w:r>
      <w:r>
        <w:rPr>
          <w:sz w:val="24"/>
        </w:rPr>
        <w:t>]. There are other implementation</w:t>
      </w:r>
      <w:ins w:id="839" w:author="S J" w:date="2015-03-29T11:50:00Z">
        <w:r>
          <w:rPr>
            <w:sz w:val="24"/>
          </w:rPr>
          <w:t>s</w:t>
        </w:r>
      </w:ins>
      <w:r>
        <w:rPr>
          <w:sz w:val="24"/>
        </w:rPr>
        <w:t xml:space="preserve"> </w:t>
      </w:r>
      <w:del w:id="840" w:author="S J" w:date="2015-03-29T11:50:00Z">
        <w:r>
          <w:rPr>
            <w:sz w:val="24"/>
          </w:rPr>
          <w:delText xml:space="preserve">going </w:delText>
        </w:r>
      </w:del>
      <w:ins w:id="841" w:author="S J" w:date="2015-03-29T11:50:00Z">
        <w:r>
          <w:rPr>
            <w:sz w:val="24"/>
          </w:rPr>
          <w:t xml:space="preserve">that go </w:t>
        </w:r>
      </w:ins>
      <w:r>
        <w:rPr>
          <w:sz w:val="24"/>
        </w:rPr>
        <w:t>beyond the POSIX standard</w:t>
      </w:r>
      <w:ins w:id="842" w:author="S J" w:date="2015-03-29T11:50:00Z">
        <w:r>
          <w:rPr>
            <w:sz w:val="24"/>
          </w:rPr>
          <w:t>, which have been</w:t>
        </w:r>
      </w:ins>
      <w:del w:id="843" w:author="S J" w:date="2015-03-29T11:50:00Z">
        <w:r>
          <w:rPr>
            <w:sz w:val="24"/>
          </w:rPr>
          <w:delText xml:space="preserve"> is</w:delText>
        </w:r>
      </w:del>
      <w:r>
        <w:rPr>
          <w:sz w:val="24"/>
        </w:rPr>
        <w:t xml:space="preserve"> introduced in other languages and programming environment</w:t>
      </w:r>
      <w:ins w:id="844" w:author="S J" w:date="2015-03-29T11:50:00Z">
        <w:r>
          <w:rPr>
            <w:sz w:val="24"/>
          </w:rPr>
          <w:t>s</w:t>
        </w:r>
      </w:ins>
      <w:r>
        <w:rPr>
          <w:sz w:val="24"/>
        </w:rPr>
        <w:t xml:space="preserve">. </w:t>
      </w:r>
    </w:p>
    <w:p>
      <w:pPr>
        <w:pStyle w:val="List"/>
        <w:spacing w:lineRule="auto" w:line="360" w:before="50" w:after="120"/>
        <w:ind w:left="600" w:right="0" w:hanging="300"/>
        <w:rPr>
          <w:sz w:val="24"/>
        </w:rPr>
      </w:pPr>
      <w:r>
        <w:rPr>
          <w:rFonts w:eastAsia="Times New Roman" w:cs="Times New Roman"/>
          <w:sz w:val="24"/>
        </w:rPr>
        <w:t>•</w:t>
      </w:r>
      <w:r>
        <w:rPr>
          <w:sz w:val="24"/>
        </w:rPr>
        <w:tab/>
      </w:r>
      <w:ins w:id="845" w:author="S J" w:date="2015-03-29T11:50:00Z">
        <w:r>
          <w:rPr>
            <w:i/>
            <w:sz w:val="24"/>
          </w:rPr>
          <w:t>S</w:t>
        </w:r>
      </w:ins>
      <w:del w:id="846" w:author="S J" w:date="2015-03-29T11:50:00Z">
        <w:r>
          <w:rPr>
            <w:i/>
            <w:sz w:val="24"/>
          </w:rPr>
          <w:delText>s</w:delText>
        </w:r>
      </w:del>
      <w:r>
        <w:rPr>
          <w:i/>
          <w:sz w:val="24"/>
        </w:rPr>
        <w:t>hared memory</w:t>
      </w:r>
      <w:r>
        <w:rPr>
          <w:sz w:val="24"/>
        </w:rPr>
        <w:t xml:space="preserve">. The </w:t>
      </w:r>
      <w:r>
        <w:rPr>
          <w:i/>
          <w:sz w:val="24"/>
        </w:rPr>
        <w:t>OpenMP</w:t>
      </w:r>
      <w:r>
        <w:rPr>
          <w:rStyle w:val="FootnoteAnchor"/>
          <w:i/>
          <w:sz w:val="24"/>
        </w:rPr>
        <w:footnoteReference w:id="8"/>
      </w:r>
      <w:r>
        <w:rPr>
          <w:sz w:val="24"/>
        </w:rPr>
        <w:t xml:space="preserve"> is a shared memory application interface</w:t>
      </w:r>
      <w:ins w:id="847" w:author="S J" w:date="2015-03-29T11:50:00Z">
        <w:r>
          <w:rPr>
            <w:sz w:val="24"/>
          </w:rPr>
          <w:t>, which is</w:t>
        </w:r>
      </w:ins>
      <w:r>
        <w:rPr>
          <w:sz w:val="24"/>
        </w:rPr>
        <w:t xml:space="preserve"> standardized and implemented </w:t>
      </w:r>
      <w:del w:id="848" w:author="S J" w:date="2015-03-29T11:51:00Z">
        <w:r>
          <w:rPr>
            <w:sz w:val="24"/>
          </w:rPr>
          <w:delText xml:space="preserve">in </w:delText>
        </w:r>
      </w:del>
      <w:r>
        <w:rPr>
          <w:sz w:val="24"/>
        </w:rPr>
        <w:t xml:space="preserve">by several compilers for C, C++ and Fortran. It </w:t>
      </w:r>
      <w:ins w:id="849" w:author="S J" w:date="2015-03-29T11:51:00Z">
        <w:r>
          <w:rPr>
            <w:sz w:val="24"/>
          </w:rPr>
          <w:t xml:space="preserve">also </w:t>
        </w:r>
      </w:ins>
      <w:r>
        <w:rPr>
          <w:sz w:val="24"/>
        </w:rPr>
        <w:t xml:space="preserve">uses </w:t>
      </w:r>
      <w:del w:id="850" w:author="S J" w:date="2015-03-29T11:51:00Z">
        <w:r>
          <w:rPr>
            <w:sz w:val="24"/>
          </w:rPr>
          <w:delText xml:space="preserve">also </w:delText>
        </w:r>
      </w:del>
      <w:ins w:id="851" w:author="S J" w:date="2015-03-29T11:51:00Z">
        <w:r>
          <w:rPr>
            <w:sz w:val="24"/>
          </w:rPr>
          <w:t xml:space="preserve">a </w:t>
        </w:r>
      </w:ins>
      <w:r>
        <w:rPr>
          <w:sz w:val="24"/>
        </w:rPr>
        <w:t>multithreaded model, however, programming is task</w:t>
      </w:r>
      <w:ins w:id="852" w:author="S J" w:date="2015-03-29T11:51:00Z">
        <w:r>
          <w:rPr>
            <w:sz w:val="24"/>
          </w:rPr>
          <w:t>-</w:t>
        </w:r>
      </w:ins>
      <w:del w:id="853" w:author="S J" w:date="2015-03-29T11:51:00Z">
        <w:r>
          <w:rPr>
            <w:sz w:val="24"/>
          </w:rPr>
          <w:delText xml:space="preserve"> </w:delText>
        </w:r>
      </w:del>
      <w:r>
        <w:rPr>
          <w:sz w:val="24"/>
        </w:rPr>
        <w:t>oriented and more abstract than using threads</w:t>
      </w:r>
      <w:ins w:id="854" w:author="S J" w:date="2015-03-29T11:51:00Z">
        <w:r>
          <w:rPr>
            <w:sz w:val="24"/>
          </w:rPr>
          <w:t>,</w:t>
        </w:r>
      </w:ins>
      <w:r>
        <w:rPr>
          <w:sz w:val="24"/>
        </w:rPr>
        <w:t xml:space="preserve"> as described by Chapman et al. [</w:t>
      </w:r>
      <w:r>
        <w:rPr>
          <w:sz w:val="24"/>
        </w:rPr>
        <w:fldChar w:fldCharType="begin"/>
      </w:r>
      <w:r>
        <w:instrText> REF BIB_Chapman2008 \h </w:instrText>
      </w:r>
      <w:r>
        <w:fldChar w:fldCharType="separate"/>
      </w:r>
      <w:r>
        <w:t>41</w:t>
      </w:r>
      <w:r>
        <w:fldChar w:fldCharType="end"/>
      </w:r>
      <w:r>
        <w:rPr>
          <w:sz w:val="24"/>
        </w:rPr>
        <w:t xml:space="preserve">].  </w:t>
      </w:r>
    </w:p>
    <w:p>
      <w:pPr>
        <w:pStyle w:val="List"/>
        <w:spacing w:lineRule="auto" w:line="360" w:before="50" w:after="120"/>
        <w:ind w:left="600" w:right="0" w:hanging="300"/>
        <w:rPr>
          <w:sz w:val="24"/>
        </w:rPr>
      </w:pPr>
      <w:r>
        <w:rPr>
          <w:rFonts w:eastAsia="Times New Roman" w:cs="Times New Roman"/>
          <w:sz w:val="24"/>
        </w:rPr>
        <w:t>•</w:t>
      </w:r>
      <w:ins w:id="855" w:author="S J" w:date="2015-03-29T11:51:00Z">
        <w:r>
          <w:rPr>
            <w:i/>
            <w:sz w:val="24"/>
          </w:rPr>
          <w:t>M</w:t>
        </w:r>
      </w:ins>
      <w:del w:id="856" w:author="S J" w:date="2015-03-29T11:51:00Z">
        <w:r>
          <w:rPr>
            <w:i/>
            <w:sz w:val="24"/>
          </w:rPr>
          <w:delText>m</w:delText>
        </w:r>
      </w:del>
      <w:r>
        <w:rPr>
          <w:i/>
          <w:sz w:val="24"/>
        </w:rPr>
        <w:t>essage passing</w:t>
      </w:r>
      <w:r>
        <w:rPr>
          <w:sz w:val="24"/>
        </w:rPr>
        <w:t xml:space="preserve">. The </w:t>
      </w:r>
      <w:r>
        <w:rPr>
          <w:i/>
          <w:sz w:val="24"/>
        </w:rPr>
        <w:t>Message Passing Interface</w:t>
      </w:r>
      <w:ins w:id="857" w:author="S J" w:date="2015-03-29T11:53:00Z">
        <w:r>
          <w:rPr>
            <w:i/>
            <w:sz w:val="24"/>
          </w:rPr>
          <w:t xml:space="preserve"> </w:t>
        </w:r>
      </w:ins>
      <w:r>
        <w:rPr>
          <w:sz w:val="24"/>
        </w:rPr>
        <w:t xml:space="preserve">(MPI) is </w:t>
      </w:r>
      <w:ins w:id="858" w:author="S J" w:date="2015-03-29T11:53:00Z">
        <w:r>
          <w:rPr>
            <w:sz w:val="24"/>
          </w:rPr>
          <w:t xml:space="preserve">a </w:t>
        </w:r>
      </w:ins>
      <w:r>
        <w:rPr>
          <w:sz w:val="24"/>
        </w:rPr>
        <w:t xml:space="preserve">specification for performing task communication by passing messages between tasks. Further reading about MPI can be found in </w:t>
      </w:r>
      <w:del w:id="859" w:author="S J" w:date="2015-03-29T11:53:00Z">
        <w:r>
          <w:rPr>
            <w:sz w:val="24"/>
          </w:rPr>
          <w:delText>a book of</w:delText>
        </w:r>
      </w:del>
      <w:ins w:id="860" w:author="S J" w:date="2015-03-29T11:53:00Z">
        <w:r>
          <w:rPr>
            <w:sz w:val="24"/>
          </w:rPr>
          <w:t>the published works of</w:t>
        </w:r>
      </w:ins>
      <w:r>
        <w:rPr>
          <w:sz w:val="24"/>
        </w:rPr>
        <w:t xml:space="preserve"> Pacheco [</w:t>
      </w:r>
      <w:r>
        <w:rPr>
          <w:sz w:val="24"/>
        </w:rPr>
        <w:fldChar w:fldCharType="begin"/>
      </w:r>
      <w:r>
        <w:instrText> REF BIB_Pacheco1997 \h </w:instrText>
      </w:r>
      <w:r>
        <w:fldChar w:fldCharType="separate"/>
      </w:r>
      <w:r>
        <w:t>42</w:t>
      </w:r>
      <w:r>
        <w:fldChar w:fldCharType="end"/>
      </w:r>
      <w:r>
        <w:rPr>
          <w:sz w:val="24"/>
        </w:rPr>
        <w:t xml:space="preserve">].  </w:t>
      </w:r>
    </w:p>
    <w:p>
      <w:pPr>
        <w:pStyle w:val="Normal"/>
        <w:spacing w:lineRule="auto" w:line="360" w:before="60" w:after="0"/>
        <w:rPr/>
      </w:pPr>
      <w:r>
        <w:rPr/>
        <w:t xml:space="preserve">More </w:t>
      </w:r>
      <w:del w:id="861" w:author="S J" w:date="2015-03-29T11:53:00Z">
        <w:r>
          <w:rPr/>
          <w:delText xml:space="preserve">about </w:delText>
        </w:r>
      </w:del>
      <w:ins w:id="862" w:author="S J" w:date="2015-03-29T11:53:00Z">
        <w:r>
          <w:rPr/>
          <w:t xml:space="preserve">information about </w:t>
        </w:r>
      </w:ins>
      <w:r>
        <w:rPr/>
        <w:t xml:space="preserve">parallel programming models can be found in </w:t>
      </w:r>
      <w:ins w:id="863" w:author="S J" w:date="2015-03-29T11:54:00Z">
        <w:r>
          <w:rPr/>
          <w:t xml:space="preserve">a </w:t>
        </w:r>
      </w:ins>
      <w:r>
        <w:rPr/>
        <w:t>survey by Diaz et al. [</w:t>
      </w:r>
      <w:r>
        <w:rPr/>
        <w:fldChar w:fldCharType="begin"/>
      </w:r>
      <w:r>
        <w:instrText> REF BIB_Diaz2012 \h </w:instrText>
      </w:r>
      <w:r>
        <w:fldChar w:fldCharType="separate"/>
      </w:r>
      <w:r>
        <w:t>43</w:t>
      </w:r>
      <w:r>
        <w:fldChar w:fldCharType="end"/>
      </w:r>
      <w:r>
        <w:rPr/>
        <w:t>].</w:t>
      </w:r>
    </w:p>
    <w:p>
      <w:pPr>
        <w:pStyle w:val="Normal"/>
        <w:spacing w:lineRule="auto" w:line="360"/>
        <w:ind w:left="0" w:right="0" w:firstLine="360"/>
        <w:rPr/>
      </w:pPr>
      <w:r>
        <w:rPr/>
        <w:t xml:space="preserve">Some algorithms can be </w:t>
      </w:r>
      <w:ins w:id="864" w:author="S J" w:date="2015-03-29T11:54:00Z">
        <w:r>
          <w:rPr/>
          <w:t xml:space="preserve">easily </w:t>
        </w:r>
      </w:ins>
      <w:r>
        <w:rPr/>
        <w:t xml:space="preserve">divided </w:t>
      </w:r>
      <w:del w:id="865" w:author="S J" w:date="2015-03-29T11:54:00Z">
        <w:r>
          <w:rPr/>
          <w:delText xml:space="preserve">easily </w:delText>
        </w:r>
      </w:del>
      <w:r>
        <w:rPr/>
        <w:t xml:space="preserve">into independent tasks, which can be computed in parallel. If there is no need to communicate among the parallel tasks, such algorithms are called embarrassingly parallel. </w:t>
      </w:r>
      <w:del w:id="866" w:author="S J" w:date="2015-03-29T11:54:00Z">
        <w:r>
          <w:rPr/>
          <w:delText>E.g.</w:delText>
        </w:r>
      </w:del>
      <w:ins w:id="867" w:author="S J" w:date="2015-03-29T11:54:00Z">
        <w:r>
          <w:rPr/>
          <w:t>For example,</w:t>
        </w:r>
      </w:ins>
      <w:r>
        <w:rPr/>
        <w:t xml:space="preserve"> </w:t>
      </w:r>
    </w:p>
    <w:p>
      <w:pPr>
        <w:pStyle w:val="List"/>
        <w:spacing w:lineRule="auto" w:line="360" w:before="50" w:after="120"/>
        <w:ind w:left="600" w:right="0" w:hanging="300"/>
        <w:rPr>
          <w:sz w:val="24"/>
        </w:rPr>
      </w:pPr>
      <w:r>
        <w:rPr>
          <w:rFonts w:eastAsia="Times New Roman" w:cs="Times New Roman"/>
          <w:sz w:val="24"/>
        </w:rPr>
        <w:t>•</w:t>
      </w:r>
      <w:r>
        <w:rPr>
          <w:sz w:val="24"/>
        </w:rPr>
        <w:tab/>
        <w:t>Operation on matrices [</w:t>
      </w:r>
      <w:r>
        <w:rPr>
          <w:sz w:val="24"/>
        </w:rPr>
        <w:fldChar w:fldCharType="begin"/>
      </w:r>
      <w:r>
        <w:instrText> REF BIB_Moler1986 \h </w:instrText>
      </w:r>
      <w:r>
        <w:fldChar w:fldCharType="separate"/>
      </w:r>
      <w:r>
        <w:t>44</w:t>
      </w:r>
      <w:r>
        <w:fldChar w:fldCharType="end"/>
      </w:r>
      <w:r>
        <w:rPr>
          <w:sz w:val="24"/>
        </w:rPr>
        <w:t xml:space="preserve">] are currently used to render 2D and 3D graphics. </w:t>
      </w:r>
    </w:p>
    <w:p>
      <w:pPr>
        <w:pStyle w:val="List"/>
        <w:spacing w:lineRule="auto" w:line="360" w:before="50" w:after="120"/>
        <w:ind w:left="600" w:right="0" w:hanging="300"/>
        <w:rPr>
          <w:sz w:val="24"/>
        </w:rPr>
      </w:pPr>
      <w:r>
        <w:rPr>
          <w:rFonts w:eastAsia="Times New Roman" w:cs="Times New Roman"/>
          <w:sz w:val="24"/>
        </w:rPr>
        <w:t>•</w:t>
      </w:r>
      <w:r>
        <w:rPr>
          <w:sz w:val="24"/>
        </w:rPr>
        <w:tab/>
        <w:t>Parameter stud</w:t>
      </w:r>
      <w:ins w:id="868" w:author="S J" w:date="2015-03-29T11:54:00Z">
        <w:r>
          <w:rPr>
            <w:sz w:val="24"/>
          </w:rPr>
          <w:t>ies,</w:t>
        </w:r>
      </w:ins>
      <w:del w:id="869" w:author="S J" w:date="2015-03-29T11:54:00Z">
        <w:r>
          <w:rPr>
            <w:sz w:val="24"/>
          </w:rPr>
          <w:delText>y,</w:delText>
        </w:r>
      </w:del>
      <w:r>
        <w:rPr>
          <w:sz w:val="24"/>
        </w:rPr>
        <w:t xml:space="preserve"> where the same computation is performed using different set</w:t>
      </w:r>
      <w:ins w:id="870" w:author="S J" w:date="2015-03-29T11:54:00Z">
        <w:r>
          <w:rPr>
            <w:sz w:val="24"/>
          </w:rPr>
          <w:t>s</w:t>
        </w:r>
      </w:ins>
      <w:r>
        <w:rPr>
          <w:sz w:val="24"/>
        </w:rPr>
        <w:t xml:space="preserve"> of input parameters [</w:t>
      </w:r>
      <w:r>
        <w:rPr>
          <w:sz w:val="24"/>
        </w:rPr>
        <w:fldChar w:fldCharType="begin"/>
      </w:r>
      <w:r>
        <w:instrText> REF BIB_Foster1995 \h </w:instrText>
      </w:r>
      <w:r>
        <w:fldChar w:fldCharType="separate"/>
      </w:r>
      <w:r>
        <w:t>45</w:t>
      </w:r>
      <w:r>
        <w:fldChar w:fldCharType="end"/>
      </w:r>
      <w:r>
        <w:rPr>
          <w:sz w:val="24"/>
        </w:rPr>
        <w:t xml:space="preserve">]. </w:t>
      </w:r>
    </w:p>
    <w:p>
      <w:pPr>
        <w:pStyle w:val="List"/>
        <w:spacing w:lineRule="auto" w:line="360" w:before="50" w:after="120"/>
        <w:ind w:left="600" w:right="0" w:hanging="300"/>
        <w:rPr>
          <w:sz w:val="24"/>
        </w:rPr>
      </w:pPr>
      <w:r>
        <w:rPr>
          <w:rFonts w:eastAsia="Times New Roman" w:cs="Times New Roman"/>
          <w:sz w:val="24"/>
        </w:rPr>
        <w:t>•</w:t>
      </w:r>
      <w:r>
        <w:rPr>
          <w:sz w:val="24"/>
        </w:rPr>
        <w:tab/>
        <w:t xml:space="preserve">Brute-force search algorithm, where </w:t>
      </w:r>
      <w:ins w:id="871" w:author="S J" w:date="2015-03-29T11:54:00Z">
        <w:r>
          <w:rPr>
            <w:sz w:val="24"/>
          </w:rPr>
          <w:t xml:space="preserve">a </w:t>
        </w:r>
      </w:ins>
      <w:r>
        <w:rPr>
          <w:sz w:val="24"/>
        </w:rPr>
        <w:t xml:space="preserve">subset of possible candidates for solution are generated and checked in parallel. </w:t>
      </w:r>
    </w:p>
    <w:p>
      <w:pPr>
        <w:pStyle w:val="List"/>
        <w:spacing w:lineRule="auto" w:line="360" w:before="50" w:after="120"/>
        <w:ind w:left="600" w:right="0" w:hanging="300"/>
        <w:rPr>
          <w:sz w:val="24"/>
        </w:rPr>
      </w:pPr>
      <w:r>
        <w:rPr>
          <w:rFonts w:eastAsia="Times New Roman" w:cs="Times New Roman"/>
          <w:sz w:val="24"/>
        </w:rPr>
        <w:t>•</w:t>
      </w:r>
      <w:r>
        <w:rPr>
          <w:sz w:val="24"/>
        </w:rPr>
        <w:tab/>
        <w:t>Genetic algorithm and other evolutionary algorithms [</w:t>
      </w:r>
      <w:r>
        <w:rPr>
          <w:sz w:val="24"/>
        </w:rPr>
        <w:fldChar w:fldCharType="begin"/>
      </w:r>
      <w:r>
        <w:instrText> REF BIB_Cantu_Paz1999 \h </w:instrText>
      </w:r>
      <w:r>
        <w:fldChar w:fldCharType="separate"/>
      </w:r>
      <w:r>
        <w:t>46</w:t>
      </w:r>
      <w:r>
        <w:fldChar w:fldCharType="end"/>
      </w:r>
      <w:r>
        <w:rPr>
          <w:sz w:val="24"/>
        </w:rPr>
        <w:t xml:space="preserve">]. </w:t>
      </w:r>
    </w:p>
    <w:p>
      <w:pPr>
        <w:pStyle w:val="Normal"/>
        <w:spacing w:lineRule="auto" w:line="360" w:before="60" w:after="0"/>
        <w:rPr/>
      </w:pPr>
      <w:r>
        <w:rPr/>
        <w:t xml:space="preserve">In contrast to embarrassingly parallel problems, there </w:t>
      </w:r>
      <w:del w:id="872" w:author="S J" w:date="2015-03-29T11:54:00Z">
        <w:r>
          <w:rPr/>
          <w:delText xml:space="preserve">exists </w:delText>
        </w:r>
      </w:del>
      <w:ins w:id="873" w:author="S J" w:date="2015-03-29T11:54:00Z">
        <w:r>
          <w:rPr/>
          <w:t xml:space="preserve">are </w:t>
        </w:r>
      </w:ins>
      <w:del w:id="874" w:author="S J" w:date="2015-03-29T11:55:00Z">
        <w:r>
          <w:rPr/>
          <w:delText>inherentl</w:delText>
        </w:r>
      </w:del>
      <w:ins w:id="875" w:author="S J" w:date="2015-03-29T11:55:00Z">
        <w:r>
          <w:rPr/>
          <w:t>inherent</w:t>
        </w:r>
      </w:ins>
      <w:del w:id="876" w:author="S J" w:date="2015-03-29T11:54:00Z">
        <w:r>
          <w:rPr/>
          <w:delText>y</w:delText>
        </w:r>
      </w:del>
      <w:r>
        <w:rPr/>
        <w:t xml:space="preserve"> sequential algorithms that cannot be significantly speeded up by parallel computing. Both aspects </w:t>
      </w:r>
      <w:ins w:id="877" w:author="S J" w:date="2015-03-29T11:55:00Z">
        <w:r>
          <w:rPr/>
          <w:t xml:space="preserve">of </w:t>
        </w:r>
      </w:ins>
      <w:r>
        <w:rPr/>
        <w:t>scalability</w:t>
      </w:r>
      <w:ins w:id="878" w:author="S J" w:date="2015-03-29T11:55:00Z">
        <w:r>
          <w:rPr/>
          <w:t xml:space="preserve"> </w:t>
        </w:r>
      </w:ins>
      <w:r>
        <w:rPr/>
        <w:t>(speed up gained by parallel computing) and effectivity (time demand based on the size of input data = time complexity) should be considered as highly scalable algorithms</w:t>
      </w:r>
      <w:ins w:id="879" w:author="S J" w:date="2015-03-29T11:55:00Z">
        <w:r>
          <w:rPr/>
          <w:t>. These</w:t>
        </w:r>
      </w:ins>
      <w:r>
        <w:rPr/>
        <w:t xml:space="preserve"> can be outperformed by </w:t>
      </w:r>
      <w:del w:id="880" w:author="S J" w:date="2015-03-29T11:56:00Z">
        <w:r>
          <w:rPr/>
          <w:delText xml:space="preserve">a </w:delText>
        </w:r>
      </w:del>
      <w:r>
        <w:rPr/>
        <w:t>sequential algorithm</w:t>
      </w:r>
      <w:ins w:id="881" w:author="S J" w:date="2015-03-29T11:55:00Z">
        <w:r>
          <w:rPr/>
          <w:t xml:space="preserve">s, which solve </w:t>
        </w:r>
      </w:ins>
      <w:del w:id="882" w:author="S J" w:date="2015-03-29T11:55:00Z">
        <w:r>
          <w:rPr/>
          <w:delText xml:space="preserve"> solving</w:delText>
        </w:r>
      </w:del>
      <w:ins w:id="883" w:author="S J" w:date="2015-03-29T11:55:00Z">
        <w:r>
          <w:rPr/>
          <w:t>the</w:t>
        </w:r>
      </w:ins>
      <w:r>
        <w:rPr/>
        <w:t xml:space="preserve"> same problem with </w:t>
      </w:r>
      <w:ins w:id="884" w:author="S J" w:date="2015-03-29T11:55:00Z">
        <w:r>
          <w:rPr/>
          <w:t xml:space="preserve">a </w:t>
        </w:r>
      </w:ins>
      <w:r>
        <w:rPr/>
        <w:t>better time complexity</w:t>
      </w:r>
      <w:ins w:id="885" w:author="S J" w:date="2015-03-29T11:55:00Z">
        <w:r>
          <w:rPr/>
          <w:t>,</w:t>
        </w:r>
      </w:ins>
      <w:r>
        <w:rPr/>
        <w:t xml:space="preserve"> as noted</w:t>
      </w:r>
      <w:ins w:id="886" w:author="S J" w:date="2015-03-29T11:55:00Z">
        <w:r>
          <w:rPr/>
          <w:t xml:space="preserve"> </w:t>
        </w:r>
      </w:ins>
      <w:del w:id="887" w:author="S J" w:date="2015-03-29T11:55:00Z">
        <w:r>
          <w:rPr/>
          <w:delText xml:space="preserve"> e.g. </w:delText>
        </w:r>
      </w:del>
      <w:r>
        <w:rPr/>
        <w:t>by Madden [</w:t>
      </w:r>
      <w:r>
        <w:rPr/>
        <w:fldChar w:fldCharType="begin"/>
      </w:r>
      <w:r>
        <w:instrText> REF BIB_Madden2012 \h </w:instrText>
      </w:r>
      <w:r>
        <w:fldChar w:fldCharType="separate"/>
      </w:r>
      <w:r>
        <w:t>47</w:t>
      </w:r>
      <w:r>
        <w:fldChar w:fldCharType="end"/>
      </w:r>
      <w:r>
        <w:rPr/>
        <w:t xml:space="preserve">]. </w:t>
      </w:r>
    </w:p>
    <w:p>
      <w:pPr>
        <w:pStyle w:val="Normal"/>
        <w:spacing w:lineRule="auto" w:line="360"/>
        <w:ind w:left="0" w:right="0" w:firstLine="360"/>
        <w:rPr/>
      </w:pPr>
      <w:del w:id="888" w:author="S J" w:date="2015-03-29T18:26:00Z">
        <w:r>
          <w:rPr/>
          <w:delText>Further aspects</w:delText>
        </w:r>
      </w:del>
      <w:ins w:id="889" w:author="S J" w:date="2015-03-29T18:26:00Z">
        <w:r>
          <w:rPr/>
          <w:t>Other</w:t>
        </w:r>
      </w:ins>
      <w:r>
        <w:rPr/>
        <w:t xml:space="preserve"> of parallel computing </w:t>
      </w:r>
      <w:del w:id="890" w:author="S J" w:date="2015-03-29T18:26:00Z">
        <w:r>
          <w:rPr/>
          <w:delText xml:space="preserve">can be found in </w:delText>
        </w:r>
      </w:del>
      <w:del w:id="891" w:author="S J" w:date="2015-03-29T18:25:00Z">
        <w:r>
          <w:rPr/>
          <w:delText xml:space="preserve">the </w:delText>
        </w:r>
      </w:del>
      <w:del w:id="892" w:author="S J" w:date="2015-03-29T18:26:00Z">
        <w:r>
          <w:rPr/>
          <w:delText xml:space="preserve">earlier </w:delText>
        </w:r>
      </w:del>
      <w:del w:id="893" w:author="S J" w:date="2015-03-29T11:56:00Z">
        <w:r>
          <w:rPr/>
          <w:delText>book about</w:delText>
        </w:r>
      </w:del>
      <w:ins w:id="894" w:author="S J" w:date="2015-03-29T11:56:00Z">
        <w:r>
          <w:rPr/>
          <w:t>and the</w:t>
        </w:r>
      </w:ins>
      <w:r>
        <w:rPr/>
        <w:t xml:space="preserve"> design and build</w:t>
      </w:r>
      <w:ins w:id="895" w:author="S J" w:date="2015-03-29T11:56:00Z">
        <w:r>
          <w:rPr/>
          <w:t xml:space="preserve"> of</w:t>
        </w:r>
      </w:ins>
      <w:r>
        <w:rPr/>
        <w:t xml:space="preserve"> parallel programs</w:t>
      </w:r>
      <w:ins w:id="896" w:author="S J" w:date="2015-03-29T18:26:00Z">
        <w:r>
          <w:rPr/>
          <w:t xml:space="preserve"> were published in the earlier works </w:t>
        </w:r>
      </w:ins>
      <w:del w:id="897" w:author="S J" w:date="2015-03-29T18:26:00Z">
        <w:r>
          <w:rPr/>
          <w:delText xml:space="preserve"> </w:delText>
        </w:r>
      </w:del>
      <w:del w:id="898" w:author="S J" w:date="2015-03-29T11:56:00Z">
        <w:r>
          <w:rPr/>
          <w:delText xml:space="preserve">of </w:delText>
        </w:r>
      </w:del>
      <w:ins w:id="899" w:author="S J" w:date="2015-03-29T18:27:00Z">
        <w:r>
          <w:rPr/>
          <w:t>of</w:t>
        </w:r>
      </w:ins>
      <w:ins w:id="900" w:author="S J" w:date="2015-03-29T11:56:00Z">
        <w:r>
          <w:rPr/>
          <w:t xml:space="preserve"> </w:t>
        </w:r>
      </w:ins>
      <w:r>
        <w:rPr/>
        <w:t>I.</w:t>
      </w:r>
      <w:ins w:id="901" w:author="S J" w:date="2015-03-29T11:56:00Z">
        <w:r>
          <w:rPr/>
          <w:t xml:space="preserve"> </w:t>
        </w:r>
      </w:ins>
      <w:r>
        <w:rPr/>
        <w:t>Foster [</w:t>
      </w:r>
      <w:r>
        <w:rPr/>
        <w:fldChar w:fldCharType="begin"/>
      </w:r>
      <w:r>
        <w:instrText> REF BIB_Foster1995 \h </w:instrText>
      </w:r>
      <w:r>
        <w:fldChar w:fldCharType="separate"/>
      </w:r>
      <w:r>
        <w:t>45</w:t>
      </w:r>
      <w:r>
        <w:fldChar w:fldCharType="end"/>
      </w:r>
      <w:r>
        <w:rPr/>
        <w:t xml:space="preserve">], </w:t>
      </w:r>
      <w:del w:id="902" w:author="S J" w:date="2015-03-29T11:56:00Z">
        <w:r>
          <w:rPr/>
          <w:delText xml:space="preserve">book of </w:delText>
        </w:r>
      </w:del>
      <w:r>
        <w:rPr/>
        <w:t>D.</w:t>
      </w:r>
      <w:ins w:id="903" w:author="S J" w:date="2015-03-29T11:56:00Z">
        <w:r>
          <w:rPr/>
          <w:t xml:space="preserve"> </w:t>
        </w:r>
      </w:ins>
      <w:r>
        <w:rPr/>
        <w:t>Culler et al</w:t>
      </w:r>
      <w:ins w:id="904" w:author="S J" w:date="2015-03-29T11:56:00Z">
        <w:r>
          <w:rPr/>
          <w:t>.</w:t>
        </w:r>
      </w:ins>
      <w:r>
        <w:rPr/>
        <w:t xml:space="preserve"> [</w:t>
      </w:r>
      <w:r>
        <w:rPr/>
        <w:fldChar w:fldCharType="begin"/>
      </w:r>
      <w:r>
        <w:instrText> REF BIB_Culer1998 \h </w:instrText>
      </w:r>
      <w:r>
        <w:fldChar w:fldCharType="separate"/>
      </w:r>
      <w:r>
        <w:t>48</w:t>
      </w:r>
      <w:r>
        <w:fldChar w:fldCharType="end"/>
      </w:r>
      <w:r>
        <w:rPr/>
        <w:t xml:space="preserve">] or </w:t>
      </w:r>
      <w:del w:id="905" w:author="S J" w:date="2015-03-29T11:56:00Z">
        <w:r>
          <w:rPr/>
          <w:delText xml:space="preserve">book of </w:delText>
        </w:r>
      </w:del>
      <w:r>
        <w:rPr/>
        <w:t>T.</w:t>
      </w:r>
      <w:ins w:id="906" w:author="S J" w:date="2015-03-29T11:56:00Z">
        <w:r>
          <w:rPr/>
          <w:t xml:space="preserve"> </w:t>
        </w:r>
      </w:ins>
      <w:r>
        <w:rPr/>
        <w:t>Rauber and G.</w:t>
      </w:r>
      <w:ins w:id="907" w:author="S J" w:date="2015-03-29T11:56:00Z">
        <w:r>
          <w:rPr/>
          <w:t xml:space="preserve"> </w:t>
        </w:r>
      </w:ins>
      <w:r>
        <w:rPr/>
        <w:t>Räuder [</w:t>
      </w:r>
      <w:r>
        <w:rPr/>
        <w:fldChar w:fldCharType="begin"/>
      </w:r>
      <w:r>
        <w:instrText> REF BIB_Rauber2013 \h </w:instrText>
      </w:r>
      <w:r>
        <w:fldChar w:fldCharType="separate"/>
      </w:r>
      <w:r>
        <w:t>49</w:t>
      </w:r>
      <w:r>
        <w:fldChar w:fldCharType="end"/>
      </w:r>
      <w:r>
        <w:rPr/>
        <w:t xml:space="preserve">]. </w:t>
      </w:r>
    </w:p>
    <w:p>
      <w:pPr>
        <w:pStyle w:val="Heading3"/>
        <w:numPr>
          <w:ilvl w:val="2"/>
          <w:numId w:val="1"/>
        </w:numPr>
        <w:spacing w:lineRule="auto" w:line="360" w:before="120" w:after="120"/>
        <w:rPr/>
      </w:pPr>
      <w:r>
        <w:rPr/>
        <w:t>2.2.2  Summary</w:t>
      </w:r>
    </w:p>
    <w:p>
      <w:pPr>
        <w:pStyle w:val="Normal"/>
        <w:spacing w:lineRule="auto" w:line="360" w:before="60" w:after="0"/>
        <w:rPr/>
      </w:pPr>
      <w:r>
        <w:rPr/>
        <w:t>To summarize this section</w:t>
      </w:r>
      <w:ins w:id="908" w:author="S J" w:date="2015-03-29T11:57:00Z">
        <w:r>
          <w:rPr/>
          <w:t>:</w:t>
        </w:r>
      </w:ins>
      <w:del w:id="909" w:author="S J" w:date="2015-03-29T11:56:00Z">
        <w:r>
          <w:rPr/>
          <w:delText>;</w:delText>
        </w:r>
      </w:del>
      <w:r>
        <w:rPr/>
        <w:t xml:space="preserve"> parallel computing can introduce speedup on current computational technology and some computation problems may become feasible. Additionally, overhead</w:t>
      </w:r>
      <w:ins w:id="910" w:author="S J" w:date="2015-03-29T11:57:00Z">
        <w:r>
          <w:rPr/>
          <w:t>, which is</w:t>
        </w:r>
      </w:ins>
      <w:r>
        <w:rPr/>
        <w:t xml:space="preserve"> caused by parallelization and fraction of non-parallelizable parts</w:t>
      </w:r>
      <w:ins w:id="911" w:author="S J" w:date="2015-03-29T11:57:00Z">
        <w:r>
          <w:rPr/>
          <w:t>,</w:t>
        </w:r>
      </w:ins>
      <w:r>
        <w:rPr/>
        <w:t xml:space="preserve"> should be considered as it may degrade </w:t>
      </w:r>
      <w:ins w:id="912" w:author="S J" w:date="2015-03-29T11:57:00Z">
        <w:r>
          <w:rPr/>
          <w:t xml:space="preserve">the </w:t>
        </w:r>
      </w:ins>
      <w:r>
        <w:rPr/>
        <w:t xml:space="preserve">expected speedup. In </w:t>
      </w:r>
      <w:ins w:id="913" w:author="S J" w:date="2015-03-29T11:57:00Z">
        <w:r>
          <w:rPr/>
          <w:t xml:space="preserve">the </w:t>
        </w:r>
      </w:ins>
      <w:r>
        <w:rPr/>
        <w:t>case of exponential algorithm (e.g.</w:t>
      </w:r>
      <w:ins w:id="914" w:author="S J" w:date="2015-03-29T11:57:00Z">
        <w:r>
          <w:rPr/>
          <w:t>,</w:t>
        </w:r>
      </w:ins>
      <w:r>
        <w:rPr/>
        <w:t xml:space="preserve"> for NP-complete problems)</w:t>
      </w:r>
      <w:ins w:id="915" w:author="S J" w:date="2015-03-29T11:57:00Z">
        <w:r>
          <w:rPr/>
          <w:t>,</w:t>
        </w:r>
      </w:ins>
      <w:r>
        <w:rPr/>
        <w:t xml:space="preserve"> the speedup will </w:t>
      </w:r>
      <w:ins w:id="916" w:author="S J" w:date="2015-03-29T11:57:00Z">
        <w:r>
          <w:rPr/>
          <w:t xml:space="preserve">only </w:t>
        </w:r>
      </w:ins>
      <w:r>
        <w:rPr/>
        <w:t xml:space="preserve">increase the size of </w:t>
      </w:r>
      <w:ins w:id="917" w:author="S J" w:date="2015-03-29T11:57:00Z">
        <w:r>
          <w:rPr/>
          <w:t xml:space="preserve">the </w:t>
        </w:r>
      </w:ins>
      <w:r>
        <w:rPr/>
        <w:t xml:space="preserve">solvable problem only slightly (see </w:t>
      </w:r>
      <w:ins w:id="918" w:author="S J" w:date="2015-03-29T11:57:00Z">
        <w:r>
          <w:rPr/>
          <w:t>T</w:t>
        </w:r>
      </w:ins>
      <w:del w:id="919" w:author="S J" w:date="2015-03-29T11:57:00Z">
        <w:r>
          <w:rPr/>
          <w:delText>t</w:delText>
        </w:r>
      </w:del>
      <w:r>
        <w:rPr/>
        <w:t xml:space="preserve">able </w:t>
      </w:r>
      <w:r>
        <w:rPr/>
        <w:fldChar w:fldCharType="begin"/>
      </w:r>
      <w:r>
        <w:instrText> REF BMtable_speedupeffect \h </w:instrText>
      </w:r>
      <w:r>
        <w:fldChar w:fldCharType="separate"/>
      </w:r>
      <w:r>
        <w:t>2.2</w:t>
      </w:r>
      <w:r>
        <w:fldChar w:fldCharType="end"/>
      </w:r>
      <w:r>
        <w:rPr/>
        <w:t>) and some problems cannot be (or it is believed</w:t>
      </w:r>
      <w:ins w:id="920" w:author="S J" w:date="2015-03-29T11:57:00Z">
        <w:r>
          <w:rPr/>
          <w:t xml:space="preserve"> that they cannot</w:t>
        </w:r>
      </w:ins>
      <w:r>
        <w:rPr/>
        <w:t xml:space="preserve">) significantly speedup by parallel computing. In </w:t>
      </w:r>
      <w:ins w:id="921" w:author="S J" w:date="2015-03-29T11:57:00Z">
        <w:r>
          <w:rPr/>
          <w:t>later text of this thesis, we mainly focus</w:t>
        </w:r>
      </w:ins>
      <w:ins w:id="922" w:author="S J" w:date="2015-03-29T11:58:00Z">
        <w:r>
          <w:rPr/>
          <w:t xml:space="preserve"> on </w:t>
        </w:r>
      </w:ins>
      <w:del w:id="923" w:author="S J" w:date="2015-03-29T11:58:00Z">
        <w:r>
          <w:rPr/>
          <w:delText xml:space="preserve">further text a focus will be given mainly to </w:delText>
        </w:r>
      </w:del>
      <w:r>
        <w:rPr/>
        <w:t>task</w:t>
      </w:r>
      <w:ins w:id="924" w:author="S J" w:date="2015-03-29T11:58:00Z">
        <w:r>
          <w:rPr/>
          <w:t>ing</w:t>
        </w:r>
      </w:ins>
      <w:r>
        <w:rPr/>
        <w:t xml:space="preserve"> parallelism and distributed computing. </w:t>
      </w:r>
    </w:p>
    <w:p>
      <w:pPr>
        <w:pStyle w:val="Heading2"/>
        <w:numPr>
          <w:ilvl w:val="1"/>
          <w:numId w:val="1"/>
        </w:numPr>
        <w:spacing w:lineRule="auto" w:line="360"/>
        <w:rPr/>
      </w:pPr>
      <w:bookmarkStart w:id="16" w:name="BMsec_distributed"/>
      <w:r>
        <w:rPr/>
        <w:t>2.3</w:t>
      </w:r>
      <w:bookmarkEnd w:id="16"/>
      <w:r>
        <w:rPr/>
        <w:t xml:space="preserve">  Distributed Computing Technologies</w:t>
      </w:r>
    </w:p>
    <w:p>
      <w:pPr>
        <w:pStyle w:val="Normal"/>
        <w:spacing w:lineRule="auto" w:line="360" w:before="60" w:after="0"/>
        <w:rPr/>
      </w:pPr>
      <w:r>
        <w:rPr/>
        <w:t xml:space="preserve">Distributed computing is based on the idea </w:t>
      </w:r>
      <w:del w:id="925" w:author="S J" w:date="2015-03-29T11:58:00Z">
        <w:r>
          <w:rPr/>
          <w:delText>to spread</w:delText>
        </w:r>
      </w:del>
      <w:ins w:id="926" w:author="S J" w:date="2015-03-29T11:58:00Z">
        <w:r>
          <w:rPr/>
          <w:t>of spreading a</w:t>
        </w:r>
      </w:ins>
      <w:del w:id="927" w:author="S J" w:date="2015-03-29T11:58:00Z">
        <w:r>
          <w:rPr/>
          <w:delText xml:space="preserve"> the</w:delText>
        </w:r>
      </w:del>
      <w:r>
        <w:rPr/>
        <w:t xml:space="preserve"> computation task into </w:t>
      </w:r>
      <w:ins w:id="928" w:author="S J" w:date="2015-03-29T11:58:00Z">
        <w:r>
          <w:rPr/>
          <w:t xml:space="preserve">a </w:t>
        </w:r>
      </w:ins>
      <w:r>
        <w:rPr/>
        <w:t>set of computers</w:t>
      </w:r>
      <w:ins w:id="929" w:author="S J" w:date="2015-03-29T11:58:00Z">
        <w:r>
          <w:rPr/>
          <w:t>,</w:t>
        </w:r>
      </w:ins>
      <w:r>
        <w:rPr/>
        <w:t xml:space="preserve"> which are connected via </w:t>
      </w:r>
      <w:ins w:id="930" w:author="S J" w:date="2015-03-29T11:58:00Z">
        <w:r>
          <w:rPr/>
          <w:t xml:space="preserve">a </w:t>
        </w:r>
      </w:ins>
      <w:r>
        <w:rPr/>
        <w:t>computer network.</w:t>
      </w:r>
    </w:p>
    <w:p>
      <w:pPr>
        <w:pStyle w:val="Normal"/>
        <w:spacing w:lineRule="auto" w:line="360"/>
        <w:ind w:left="0" w:right="0" w:firstLine="360"/>
        <w:rPr/>
      </w:pPr>
      <w:del w:id="931" w:author="S J" w:date="2015-03-29T11:58:00Z">
        <w:r>
          <w:rPr/>
          <w:delText xml:space="preserve">Main </w:delText>
        </w:r>
      </w:del>
      <w:ins w:id="932" w:author="S J" w:date="2015-03-29T11:58:00Z">
        <w:r>
          <w:rPr/>
          <w:t xml:space="preserve">The main </w:t>
        </w:r>
      </w:ins>
      <w:r>
        <w:rPr/>
        <w:t>motivation</w:t>
      </w:r>
      <w:ins w:id="933" w:author="S J" w:date="2015-03-29T11:58:00Z">
        <w:r>
          <w:rPr/>
          <w:t>s</w:t>
        </w:r>
      </w:ins>
      <w:r>
        <w:rPr/>
        <w:t xml:space="preserve"> of using distributed computing technologies are </w:t>
      </w:r>
      <w:ins w:id="934" w:author="S J" w:date="2015-03-29T11:58:00Z">
        <w:r>
          <w:rPr/>
          <w:t xml:space="preserve">to: </w:t>
        </w:r>
      </w:ins>
      <w:r>
        <w:rPr/>
        <w:t xml:space="preserve">(1) </w:t>
      </w:r>
      <w:del w:id="935" w:author="S J" w:date="2015-03-29T11:58:00Z">
        <w:r>
          <w:rPr/>
          <w:delText>sharing</w:delText>
        </w:r>
      </w:del>
      <w:ins w:id="936" w:author="S J" w:date="2015-03-29T11:58:00Z">
        <w:r>
          <w:rPr/>
          <w:t>share</w:t>
        </w:r>
      </w:ins>
      <w:r>
        <w:rPr/>
        <w:t xml:space="preserve">, </w:t>
      </w:r>
      <w:del w:id="937" w:author="S J" w:date="2015-03-29T11:58:00Z">
        <w:r>
          <w:rPr/>
          <w:delText xml:space="preserve">storing </w:delText>
        </w:r>
      </w:del>
      <w:ins w:id="938" w:author="S J" w:date="2015-03-29T11:58:00Z">
        <w:r>
          <w:rPr/>
          <w:t xml:space="preserve">store </w:t>
        </w:r>
      </w:ins>
      <w:r>
        <w:rPr/>
        <w:t xml:space="preserve">and </w:t>
      </w:r>
      <w:del w:id="939" w:author="S J" w:date="2015-03-29T11:58:00Z">
        <w:r>
          <w:rPr/>
          <w:delText xml:space="preserve">exchanging </w:delText>
        </w:r>
      </w:del>
      <w:ins w:id="940" w:author="S J" w:date="2015-03-29T11:58:00Z">
        <w:r>
          <w:rPr/>
          <w:t xml:space="preserve">exchange </w:t>
        </w:r>
      </w:ins>
      <w:r>
        <w:rPr/>
        <w:t>resources</w:t>
      </w:r>
      <w:ins w:id="941" w:author="S J" w:date="2015-03-29T11:58:00Z">
        <w:r>
          <w:rPr/>
          <w:t>,</w:t>
        </w:r>
      </w:ins>
      <w:r>
        <w:rPr/>
        <w:t xml:space="preserve"> (2) provide and consume computational services</w:t>
      </w:r>
      <w:ins w:id="942" w:author="S J" w:date="2015-03-29T11:58:00Z">
        <w:r>
          <w:rPr/>
          <w:t>,</w:t>
        </w:r>
      </w:ins>
      <w:r>
        <w:rPr/>
        <w:t xml:space="preserve"> (3) access </w:t>
      </w:r>
      <w:del w:id="943" w:author="S J" w:date="2015-03-29T11:58:00Z">
        <w:r>
          <w:rPr/>
          <w:delText xml:space="preserve">the </w:delText>
        </w:r>
      </w:del>
      <w:ins w:id="944" w:author="S J" w:date="2015-03-29T11:58:00Z">
        <w:r>
          <w:rPr/>
          <w:t xml:space="preserve">a </w:t>
        </w:r>
      </w:ins>
      <w:r>
        <w:rPr/>
        <w:t xml:space="preserve">much higher capacity of storage and computation than </w:t>
      </w:r>
      <w:ins w:id="945" w:author="S J" w:date="2015-03-29T11:58:00Z">
        <w:r>
          <w:rPr/>
          <w:t xml:space="preserve">is </w:t>
        </w:r>
      </w:ins>
      <w:r>
        <w:rPr/>
        <w:t xml:space="preserve">available locally </w:t>
      </w:r>
      <w:ins w:id="946" w:author="S J" w:date="2015-03-29T11:58:00Z">
        <w:r>
          <w:rPr/>
          <w:t xml:space="preserve">and </w:t>
        </w:r>
      </w:ins>
      <w:r>
        <w:rPr/>
        <w:t xml:space="preserve">(4) </w:t>
      </w:r>
      <w:del w:id="947" w:author="S J" w:date="2015-03-29T11:59:00Z">
        <w:r>
          <w:rPr/>
          <w:delText>connecting the</w:delText>
        </w:r>
      </w:del>
      <w:ins w:id="948" w:author="S J" w:date="2015-03-29T11:59:00Z">
        <w:r>
          <w:rPr/>
          <w:t>connect</w:t>
        </w:r>
      </w:ins>
      <w:r>
        <w:rPr/>
        <w:t xml:space="preserve"> users, developers</w:t>
      </w:r>
      <w:ins w:id="949" w:author="S J" w:date="2015-03-29T11:59:00Z">
        <w:r>
          <w:rPr/>
          <w:t xml:space="preserve"> and </w:t>
        </w:r>
      </w:ins>
      <w:del w:id="950" w:author="S J" w:date="2015-03-29T11:59:00Z">
        <w:r>
          <w:rPr/>
          <w:delText xml:space="preserve">, </w:delText>
        </w:r>
      </w:del>
      <w:r>
        <w:rPr/>
        <w:t>people.</w:t>
      </w:r>
    </w:p>
    <w:p>
      <w:pPr>
        <w:pStyle w:val="Normal"/>
        <w:spacing w:lineRule="auto" w:line="360"/>
        <w:ind w:left="0" w:right="0" w:firstLine="360"/>
        <w:rPr/>
      </w:pPr>
      <w:r>
        <w:rPr/>
        <w:t>To manage distributed computing</w:t>
      </w:r>
      <w:ins w:id="951" w:author="S J" w:date="2015-03-29T11:59:00Z">
        <w:r>
          <w:rPr/>
          <w:t>,</w:t>
        </w:r>
      </w:ins>
      <w:r>
        <w:rPr/>
        <w:t xml:space="preserve"> several challenges are maintained such as synchronization</w:t>
      </w:r>
      <w:ins w:id="952" w:author="S J" w:date="2015-03-29T11:59:00Z">
        <w:r>
          <w:rPr/>
          <w:t xml:space="preserve"> </w:t>
        </w:r>
      </w:ins>
      <w:r>
        <w:rPr/>
        <w:t>(</w:t>
      </w:r>
      <w:ins w:id="953" w:author="S J" w:date="2015-03-29T11:59:00Z">
        <w:r>
          <w:rPr/>
          <w:t xml:space="preserve">the </w:t>
        </w:r>
      </w:ins>
      <w:r>
        <w:rPr/>
        <w:t xml:space="preserve">exchange of messages in </w:t>
      </w:r>
      <w:ins w:id="954" w:author="S J" w:date="2015-03-29T11:59:00Z">
        <w:r>
          <w:rPr/>
          <w:t xml:space="preserve">a </w:t>
        </w:r>
      </w:ins>
      <w:r>
        <w:rPr/>
        <w:t>computation workflow) to achieve</w:t>
      </w:r>
      <w:ins w:id="955" w:author="S J" w:date="2015-03-29T11:59:00Z">
        <w:r>
          <w:rPr/>
          <w:t>,</w:t>
        </w:r>
      </w:ins>
      <w:r>
        <w:rPr/>
        <w:t xml:space="preserve"> e.g.</w:t>
      </w:r>
      <w:ins w:id="956" w:author="S J" w:date="2015-03-29T11:59:00Z">
        <w:r>
          <w:rPr/>
          <w:t>,</w:t>
        </w:r>
      </w:ins>
      <w:r>
        <w:rPr/>
        <w:t xml:space="preserve"> mutual exclusion</w:t>
      </w:r>
      <w:ins w:id="957" w:author="S J" w:date="2015-03-29T11:59:00Z">
        <w:r>
          <w:rPr/>
          <w:t xml:space="preserve"> </w:t>
        </w:r>
      </w:ins>
      <w:r>
        <w:rPr/>
        <w:t>(when a task needs exclusive access to some resource)</w:t>
      </w:r>
      <w:ins w:id="958" w:author="S J" w:date="2015-03-29T11:59:00Z">
        <w:r>
          <w:rPr/>
          <w:t>,</w:t>
        </w:r>
      </w:ins>
      <w:del w:id="959" w:author="S J" w:date="2015-03-29T11:59:00Z">
        <w:r>
          <w:rPr/>
          <w:delText xml:space="preserve"> and</w:delText>
        </w:r>
      </w:del>
      <w:ins w:id="960" w:author="S J" w:date="2015-03-29T11:59:00Z">
        <w:r>
          <w:rPr/>
          <w:t xml:space="preserve"> </w:t>
        </w:r>
      </w:ins>
      <w:del w:id="961" w:author="S J" w:date="2015-03-29T11:59:00Z">
        <w:r>
          <w:rPr/>
          <w:delText xml:space="preserve"> </w:delText>
        </w:r>
      </w:del>
      <w:r>
        <w:rPr/>
        <w:t>prevent deadlock</w:t>
      </w:r>
      <w:ins w:id="962" w:author="S J" w:date="2015-03-29T11:59:00Z">
        <w:r>
          <w:rPr/>
          <w:t xml:space="preserve"> </w:t>
        </w:r>
      </w:ins>
      <w:r>
        <w:rPr/>
        <w:t>(no progress is possible) or resource starvation</w:t>
      </w:r>
      <w:ins w:id="963" w:author="S J" w:date="2015-03-29T11:59:00Z">
        <w:r>
          <w:rPr/>
          <w:t xml:space="preserve"> </w:t>
        </w:r>
      </w:ins>
      <w:r>
        <w:rPr/>
        <w:t xml:space="preserve">(when resources </w:t>
      </w:r>
      <w:del w:id="964" w:author="S J" w:date="2015-03-29T12:00:00Z">
        <w:r>
          <w:rPr/>
          <w:delText>-</w:delText>
        </w:r>
      </w:del>
      <w:ins w:id="965" w:author="S J" w:date="2015-03-29T12:00:00Z">
        <w:r>
          <w:rPr/>
          <w:t>–</w:t>
        </w:r>
      </w:ins>
      <w:r>
        <w:rPr/>
        <w:t xml:space="preserve"> </w:t>
      </w:r>
      <w:del w:id="966" w:author="S J" w:date="2015-03-29T12:00:00Z">
        <w:r>
          <w:rPr/>
          <w:delText xml:space="preserve">e.g. </w:delText>
        </w:r>
      </w:del>
      <w:ins w:id="967" w:author="S J" w:date="2015-03-29T12:00:00Z">
        <w:r>
          <w:rPr/>
          <w:t xml:space="preserve">such as </w:t>
        </w:r>
      </w:ins>
      <w:r>
        <w:rPr/>
        <w:t xml:space="preserve">processor time - </w:t>
      </w:r>
      <w:del w:id="968" w:author="S J" w:date="2015-03-29T12:00:00Z">
        <w:r>
          <w:rPr/>
          <w:delText xml:space="preserve">is </w:delText>
        </w:r>
      </w:del>
      <w:ins w:id="969" w:author="S J" w:date="2015-03-29T12:00:00Z">
        <w:r>
          <w:rPr/>
          <w:t xml:space="preserve">are </w:t>
        </w:r>
      </w:ins>
      <w:r>
        <w:rPr/>
        <w:t xml:space="preserve">not scheduled for </w:t>
      </w:r>
      <w:ins w:id="970" w:author="S J" w:date="2015-03-29T12:00:00Z">
        <w:r>
          <w:rPr/>
          <w:t xml:space="preserve">a </w:t>
        </w:r>
      </w:ins>
      <w:r>
        <w:rPr/>
        <w:t xml:space="preserve">particular task for some reason and </w:t>
      </w:r>
      <w:ins w:id="971" w:author="S J" w:date="2015-03-29T12:00:00Z">
        <w:r>
          <w:rPr/>
          <w:t xml:space="preserve">the </w:t>
        </w:r>
      </w:ins>
      <w:r>
        <w:rPr/>
        <w:t>task cannot finish computation). Distributed systems offer some sort of fault tolerance (managing fault of a node during computation) or security (encryption of communicating channels and stored data, authentication and authorization to access some resources or data)</w:t>
      </w:r>
      <w:ins w:id="972" w:author="S J" w:date="2015-03-29T12:00:00Z">
        <w:r>
          <w:rPr/>
          <w:t>,</w:t>
        </w:r>
      </w:ins>
      <w:r>
        <w:rPr/>
        <w:t xml:space="preserve"> etc. The topic of distributed computing is covered </w:t>
      </w:r>
      <w:del w:id="973" w:author="S J" w:date="2015-03-29T12:00:00Z">
        <w:r>
          <w:rPr/>
          <w:delText>e.g. in book of</w:delText>
        </w:r>
      </w:del>
      <w:ins w:id="974" w:author="S J" w:date="2015-03-29T12:00:00Z">
        <w:r>
          <w:rPr/>
          <w:t>in the published works of</w:t>
        </w:r>
      </w:ins>
      <w:r>
        <w:rPr/>
        <w:t xml:space="preserve"> Tannenbaum [</w:t>
      </w:r>
      <w:r>
        <w:rPr/>
        <w:fldChar w:fldCharType="begin"/>
      </w:r>
      <w:r>
        <w:instrText> REF BIB_Tanenbaum2007 \h </w:instrText>
      </w:r>
      <w:r>
        <w:fldChar w:fldCharType="separate"/>
      </w:r>
      <w:r>
        <w:t>50</w:t>
      </w:r>
      <w:r>
        <w:fldChar w:fldCharType="end"/>
      </w:r>
      <w:r>
        <w:rPr/>
        <w:t xml:space="preserve">]. </w:t>
      </w:r>
    </w:p>
    <w:p>
      <w:pPr>
        <w:pStyle w:val="Normal"/>
        <w:spacing w:lineRule="auto" w:line="360"/>
        <w:ind w:left="0" w:right="0" w:firstLine="360"/>
        <w:rPr/>
      </w:pPr>
      <w:r>
        <w:rPr/>
        <w:t xml:space="preserve">An extreme example of distributed computing is </w:t>
      </w:r>
      <w:ins w:id="975" w:author="S J" w:date="2015-03-29T12:00:00Z">
        <w:r>
          <w:rPr/>
          <w:t xml:space="preserve">the </w:t>
        </w:r>
      </w:ins>
      <w:r>
        <w:rPr/>
        <w:t>Internet</w:t>
      </w:r>
      <w:ins w:id="976" w:author="S J" w:date="2015-03-29T12:00:00Z">
        <w:r>
          <w:rPr/>
          <w:t xml:space="preserve">. Here, </w:t>
        </w:r>
      </w:ins>
      <w:del w:id="977" w:author="S J" w:date="2015-03-29T12:00:00Z">
        <w:r>
          <w:rPr/>
          <w:delText xml:space="preserve"> where the </w:delText>
        </w:r>
      </w:del>
      <w:r>
        <w:rPr/>
        <w:t>computers are interconnected via TCP/IP protocols</w:t>
      </w:r>
      <w:ins w:id="978" w:author="S J" w:date="2015-03-29T12:00:00Z">
        <w:r>
          <w:rPr/>
          <w:t xml:space="preserve"> and </w:t>
        </w:r>
      </w:ins>
      <w:del w:id="979" w:author="S J" w:date="2015-03-29T12:00:00Z">
        <w:r>
          <w:rPr/>
          <w:delText>, t</w:delText>
        </w:r>
      </w:del>
      <w:ins w:id="980" w:author="S J" w:date="2015-03-29T12:00:00Z">
        <w:r>
          <w:rPr/>
          <w:t>servers (</w:t>
        </w:r>
      </w:ins>
      <w:del w:id="981" w:author="S J" w:date="2015-03-29T12:00:00Z">
        <w:r>
          <w:rPr/>
          <w:delText>he services are provided by servers (</w:delText>
        </w:r>
      </w:del>
      <w:r>
        <w:rPr/>
        <w:t>e.g.</w:t>
      </w:r>
      <w:ins w:id="982" w:author="S J" w:date="2015-03-29T12:01:00Z">
        <w:r>
          <w:rPr/>
          <w:t>,</w:t>
        </w:r>
      </w:ins>
      <w:r>
        <w:rPr/>
        <w:t xml:space="preserve"> web servers) </w:t>
      </w:r>
      <w:ins w:id="983" w:author="S J" w:date="2015-03-29T12:01:00Z">
        <w:r>
          <w:rPr/>
          <w:t xml:space="preserve">provide services, </w:t>
        </w:r>
      </w:ins>
      <w:r>
        <w:rPr/>
        <w:t xml:space="preserve">with some degree of security and fault tolerance. </w:t>
      </w:r>
      <w:del w:id="984" w:author="S J" w:date="2015-03-29T12:01:00Z">
        <w:r>
          <w:rPr/>
          <w:delText>E.g.</w:delText>
        </w:r>
      </w:del>
      <w:ins w:id="985" w:author="S J" w:date="2015-03-29T12:01:00Z">
        <w:r>
          <w:rPr/>
          <w:t>For example,</w:t>
        </w:r>
      </w:ins>
      <w:r>
        <w:rPr/>
        <w:t xml:space="preserve"> </w:t>
      </w:r>
      <w:ins w:id="986" w:author="S J" w:date="2015-03-29T12:01:00Z">
        <w:r>
          <w:rPr/>
          <w:t xml:space="preserve">the </w:t>
        </w:r>
      </w:ins>
      <w:del w:id="987" w:author="S J" w:date="2015-03-29T12:01:00Z">
        <w:r>
          <w:rPr/>
          <w:delText xml:space="preserve">world </w:delText>
        </w:r>
      </w:del>
      <w:ins w:id="988" w:author="S J" w:date="2015-03-29T12:01:00Z">
        <w:r>
          <w:rPr/>
          <w:t xml:space="preserve">World </w:t>
        </w:r>
      </w:ins>
      <w:del w:id="989" w:author="S J" w:date="2015-03-29T12:01:00Z">
        <w:r>
          <w:rPr/>
          <w:delText xml:space="preserve">wide </w:delText>
        </w:r>
      </w:del>
      <w:ins w:id="990" w:author="S J" w:date="2015-03-29T12:01:00Z">
        <w:r>
          <w:rPr/>
          <w:t xml:space="preserve">Wide </w:t>
        </w:r>
      </w:ins>
      <w:del w:id="991" w:author="S J" w:date="2015-03-29T12:01:00Z">
        <w:r>
          <w:rPr/>
          <w:delText xml:space="preserve">web </w:delText>
        </w:r>
      </w:del>
      <w:ins w:id="992" w:author="S J" w:date="2015-03-29T12:01:00Z">
        <w:r>
          <w:rPr/>
          <w:t xml:space="preserve">Web </w:t>
        </w:r>
      </w:ins>
      <w:r>
        <w:rPr/>
        <w:t>is based on HTTP protocol and HTML language and related technologies</w:t>
      </w:r>
      <w:del w:id="993" w:author="S J" w:date="2015-03-29T12:01:00Z">
        <w:r>
          <w:rPr/>
          <w:delText xml:space="preserve">, </w:delText>
        </w:r>
      </w:del>
      <w:ins w:id="994" w:author="S J" w:date="2015-03-29T12:01:00Z">
        <w:r>
          <w:rPr/>
          <w:t xml:space="preserve">. </w:t>
        </w:r>
      </w:ins>
      <w:del w:id="995" w:author="S J" w:date="2015-03-29T12:01:00Z">
        <w:r>
          <w:rPr/>
          <w:delText xml:space="preserve">peer </w:delText>
        </w:r>
      </w:del>
      <w:ins w:id="996" w:author="S J" w:date="2015-03-29T12:01:00Z">
        <w:r>
          <w:rPr/>
          <w:t>Peer-</w:t>
        </w:r>
      </w:ins>
      <w:r>
        <w:rPr/>
        <w:t>to</w:t>
      </w:r>
      <w:ins w:id="997" w:author="S J" w:date="2015-03-29T12:02:00Z">
        <w:r>
          <w:rPr/>
          <w:t>-</w:t>
        </w:r>
      </w:ins>
      <w:del w:id="998" w:author="S J" w:date="2015-03-29T12:02:00Z">
        <w:r>
          <w:rPr/>
          <w:delText xml:space="preserve"> </w:delText>
        </w:r>
      </w:del>
      <w:r>
        <w:rPr/>
        <w:t>peer services are based on TCP/IP or UDP</w:t>
      </w:r>
      <w:ins w:id="999" w:author="S J" w:date="2015-03-29T12:02:00Z">
        <w:r>
          <w:rPr/>
          <w:t xml:space="preserve">, as well as </w:t>
        </w:r>
      </w:ins>
      <w:del w:id="1000" w:author="S J" w:date="2015-03-29T12:02:00Z">
        <w:r>
          <w:rPr/>
          <w:delText xml:space="preserve"> and </w:delText>
        </w:r>
      </w:del>
      <w:ins w:id="1001" w:author="S J" w:date="2015-03-29T12:02:00Z">
        <w:r>
          <w:rPr/>
          <w:t xml:space="preserve">the </w:t>
        </w:r>
      </w:ins>
      <w:r>
        <w:rPr/>
        <w:t>streaming of data.</w:t>
      </w:r>
    </w:p>
    <w:p>
      <w:pPr>
        <w:pStyle w:val="Normal"/>
        <w:spacing w:lineRule="auto" w:line="360"/>
        <w:ind w:left="0" w:right="0" w:firstLine="360"/>
        <w:rPr/>
      </w:pPr>
      <w:r>
        <w:rPr/>
        <w:t xml:space="preserve">For scientific purposes, </w:t>
      </w:r>
      <w:del w:id="1002" w:author="S J" w:date="2015-03-29T12:02:00Z">
        <w:r>
          <w:rPr/>
          <w:delText xml:space="preserve">the </w:delText>
        </w:r>
      </w:del>
      <w:r>
        <w:rPr/>
        <w:t>distributed computing infrastructures evolved into set</w:t>
      </w:r>
      <w:ins w:id="1003" w:author="S J" w:date="2015-03-29T12:02:00Z">
        <w:r>
          <w:rPr/>
          <w:t>s</w:t>
        </w:r>
      </w:ins>
      <w:r>
        <w:rPr/>
        <w:t xml:space="preserve"> of clusters, computing centers or individual computing resources </w:t>
      </w:r>
      <w:ins w:id="1004" w:author="S J" w:date="2015-03-29T12:02:00Z">
        <w:r>
          <w:rPr/>
          <w:t xml:space="preserve">that are </w:t>
        </w:r>
      </w:ins>
      <w:r>
        <w:rPr/>
        <w:t xml:space="preserve">owned by different subjects. </w:t>
      </w:r>
      <w:del w:id="1005" w:author="S J" w:date="2015-03-29T12:02:00Z">
        <w:r>
          <w:rPr/>
          <w:delText>And an effort is continuously done</w:delText>
        </w:r>
      </w:del>
      <w:ins w:id="1006" w:author="S J" w:date="2015-03-29T12:02:00Z">
        <w:r>
          <w:rPr/>
          <w:t>A continuous effort is being made</w:t>
        </w:r>
      </w:ins>
      <w:r>
        <w:rPr/>
        <w:t xml:space="preserve"> to join such resources into a federation of computational capacity via high</w:t>
      </w:r>
      <w:ins w:id="1007" w:author="S J" w:date="2015-03-29T12:02:00Z">
        <w:r>
          <w:rPr/>
          <w:t>-</w:t>
        </w:r>
      </w:ins>
      <w:del w:id="1008" w:author="S J" w:date="2015-03-29T12:02:00Z">
        <w:r>
          <w:rPr/>
          <w:delText xml:space="preserve"> </w:delText>
        </w:r>
      </w:del>
      <w:r>
        <w:rPr/>
        <w:t>speed network</w:t>
      </w:r>
      <w:ins w:id="1009" w:author="S J" w:date="2015-03-29T12:02:00Z">
        <w:r>
          <w:rPr/>
          <w:t xml:space="preserve">s. This will allow a better </w:t>
        </w:r>
      </w:ins>
      <w:del w:id="1010" w:author="S J" w:date="2015-03-29T12:02:00Z">
        <w:r>
          <w:rPr/>
          <w:delText xml:space="preserve"> to obtain optionally better </w:delText>
        </w:r>
      </w:del>
      <w:r>
        <w:rPr/>
        <w:t xml:space="preserve">virtual capacity </w:t>
      </w:r>
      <w:ins w:id="1011" w:author="S J" w:date="2015-03-29T12:03:00Z">
        <w:r>
          <w:rPr/>
          <w:t xml:space="preserve">to be obtained. </w:t>
        </w:r>
      </w:ins>
      <w:del w:id="1012" w:author="S J" w:date="2015-03-29T12:03:00Z">
        <w:r>
          <w:rPr/>
          <w:delText xml:space="preserve">in case of need. </w:delText>
        </w:r>
      </w:del>
      <w:del w:id="1013" w:author="S J" w:date="2015-03-29T12:04:00Z">
        <w:r>
          <w:rPr/>
          <w:delText>There were formulated some</w:delText>
        </w:r>
      </w:del>
      <w:ins w:id="1014" w:author="S J" w:date="2015-03-29T12:04:00Z">
        <w:r>
          <w:rPr/>
          <w:t>Some</w:t>
        </w:r>
      </w:ins>
      <w:r>
        <w:rPr/>
        <w:t xml:space="preserve"> minimal requirement</w:t>
      </w:r>
      <w:del w:id="1015" w:author="S J" w:date="2015-03-29T12:04:00Z">
        <w:r>
          <w:rPr/>
          <w:delText>s</w:delText>
        </w:r>
      </w:del>
      <w:ins w:id="1016" w:author="S J" w:date="2015-03-29T12:05:00Z">
        <w:r>
          <w:rPr/>
          <w:t xml:space="preserve">s </w:t>
        </w:r>
      </w:ins>
      <w:del w:id="1017" w:author="S J" w:date="2015-03-29T12:05:00Z">
        <w:r>
          <w:rPr/>
          <w:delText xml:space="preserve"> </w:delText>
        </w:r>
      </w:del>
      <w:ins w:id="1018" w:author="S J" w:date="2015-03-29T12:03:00Z">
        <w:r>
          <w:rPr/>
          <w:t xml:space="preserve">were formulated, as well as </w:t>
        </w:r>
      </w:ins>
      <w:del w:id="1019" w:author="S J" w:date="2015-03-29T12:03:00Z">
        <w:r>
          <w:rPr/>
          <w:delText xml:space="preserve">and </w:delText>
        </w:r>
      </w:del>
      <w:r>
        <w:rPr/>
        <w:t xml:space="preserve">defined </w:t>
      </w:r>
      <w:del w:id="1020" w:author="S J" w:date="2015-03-29T12:05:00Z">
        <w:r>
          <w:rPr/>
          <w:delText xml:space="preserve">and implemented </w:delText>
        </w:r>
      </w:del>
      <w:r>
        <w:rPr/>
        <w:t>standards for network protocols and services</w:t>
      </w:r>
      <w:ins w:id="1021" w:author="S J" w:date="2015-03-29T12:05:00Z">
        <w:r>
          <w:rPr/>
          <w:t xml:space="preserve">, which </w:t>
        </w:r>
      </w:ins>
      <w:del w:id="1022" w:author="S J" w:date="2015-03-29T12:05:00Z">
        <w:r>
          <w:rPr/>
          <w:delText xml:space="preserve"> that </w:delText>
        </w:r>
      </w:del>
      <w:r>
        <w:rPr/>
        <w:t>a distributed infrastructure should fulfill and provide. Such infrastructures are currently distinguished as grid</w:t>
      </w:r>
      <w:del w:id="1023" w:author="S J" w:date="2015-03-29T12:05:00Z">
        <w:r>
          <w:rPr/>
          <w:delText>-</w:delText>
        </w:r>
      </w:del>
      <w:ins w:id="1024" w:author="S J" w:date="2015-03-29T12:05:00Z">
        <w:r>
          <w:rPr/>
          <w:t xml:space="preserve"> </w:t>
        </w:r>
      </w:ins>
      <w:r>
        <w:rPr/>
        <w:t>computing or cloud</w:t>
      </w:r>
      <w:ins w:id="1025" w:author="S J" w:date="2015-03-29T12:05:00Z">
        <w:r>
          <w:rPr/>
          <w:t xml:space="preserve"> </w:t>
        </w:r>
      </w:ins>
      <w:del w:id="1026" w:author="S J" w:date="2015-03-29T12:05:00Z">
        <w:r>
          <w:rPr/>
          <w:delText>-</w:delText>
        </w:r>
      </w:del>
      <w:r>
        <w:rPr/>
        <w:t>computing</w:t>
      </w:r>
      <w:ins w:id="1027" w:author="S J" w:date="2015-03-29T12:06:00Z">
        <w:r>
          <w:rPr/>
          <w:t xml:space="preserve"> and their </w:t>
        </w:r>
      </w:ins>
      <w:del w:id="1028" w:author="S J" w:date="2015-03-29T12:06:00Z">
        <w:r>
          <w:rPr/>
          <w:delText xml:space="preserve"> infrastructures and the </w:delText>
        </w:r>
      </w:del>
      <w:r>
        <w:rPr/>
        <w:t xml:space="preserve">users </w:t>
      </w:r>
      <w:del w:id="1029" w:author="S J" w:date="2015-03-29T12:06:00Z">
        <w:r>
          <w:rPr/>
          <w:delText xml:space="preserve">of it </w:delText>
        </w:r>
      </w:del>
      <w:r>
        <w:rPr/>
        <w:t xml:space="preserve">can </w:t>
      </w:r>
      <w:del w:id="1030" w:author="S J" w:date="2015-03-29T12:06:00Z">
        <w:r>
          <w:rPr/>
          <w:delText xml:space="preserve">get </w:delText>
        </w:r>
      </w:del>
      <w:ins w:id="1031" w:author="S J" w:date="2015-03-29T12:06:00Z">
        <w:r>
          <w:rPr/>
          <w:t xml:space="preserve">gain </w:t>
        </w:r>
      </w:ins>
      <w:r>
        <w:rPr/>
        <w:t xml:space="preserve">access to </w:t>
      </w:r>
      <w:ins w:id="1032" w:author="S J" w:date="2015-03-29T12:06:00Z">
        <w:r>
          <w:rPr/>
          <w:t xml:space="preserve">a </w:t>
        </w:r>
      </w:ins>
      <w:r>
        <w:rPr/>
        <w:t xml:space="preserve">much higher virtual capacity than accessible locally. Users </w:t>
      </w:r>
      <w:del w:id="1033" w:author="S J" w:date="2015-03-29T12:06:00Z">
        <w:r>
          <w:rPr/>
          <w:delText>also may</w:delText>
        </w:r>
      </w:del>
      <w:ins w:id="1034" w:author="S J" w:date="2015-03-29T12:06:00Z">
        <w:r>
          <w:rPr/>
          <w:t>can also</w:t>
        </w:r>
      </w:ins>
      <w:r>
        <w:rPr/>
        <w:t xml:space="preserve"> access remotely specialized devices</w:t>
      </w:r>
      <w:ins w:id="1035" w:author="S J" w:date="2015-03-29T12:06:00Z">
        <w:r>
          <w:rPr/>
          <w:t>,</w:t>
        </w:r>
      </w:ins>
      <w:r>
        <w:rPr/>
        <w:t xml:space="preserve"> which are not available within their institution.</w:t>
      </w:r>
    </w:p>
    <w:p>
      <w:pPr>
        <w:pStyle w:val="Heading3"/>
        <w:numPr>
          <w:ilvl w:val="2"/>
          <w:numId w:val="1"/>
        </w:numPr>
        <w:spacing w:lineRule="auto" w:line="360" w:before="120" w:after="120"/>
        <w:rPr/>
      </w:pPr>
      <w:bookmarkStart w:id="17" w:name="BMsec_distributedprogramming"/>
      <w:r>
        <w:rPr/>
        <w:t>2.3.1</w:t>
      </w:r>
      <w:bookmarkEnd w:id="17"/>
      <w:r>
        <w:rPr/>
        <w:t xml:space="preserve">  Programming </w:t>
      </w:r>
      <w:del w:id="1036" w:author="S J" w:date="2015-03-29T12:06:00Z">
        <w:r>
          <w:rPr/>
          <w:delText>model</w:delText>
        </w:r>
      </w:del>
      <w:ins w:id="1037" w:author="S J" w:date="2015-03-29T12:06:00Z">
        <w:r>
          <w:rPr/>
          <w:t>Model</w:t>
        </w:r>
      </w:ins>
    </w:p>
    <w:p>
      <w:pPr>
        <w:pStyle w:val="Normal"/>
        <w:spacing w:lineRule="auto" w:line="360" w:before="60" w:after="0"/>
        <w:rPr/>
      </w:pPr>
      <w:ins w:id="1038" w:author="S J" w:date="2015-03-29T12:06:00Z">
        <w:r>
          <w:rPr/>
          <w:t>A</w:t>
        </w:r>
      </w:ins>
      <w:del w:id="1039" w:author="S J" w:date="2015-03-29T12:06:00Z">
        <w:r>
          <w:rPr/>
          <w:delText>The</w:delText>
        </w:r>
      </w:del>
      <w:r>
        <w:rPr/>
        <w:t xml:space="preserve"> parallel programming model (section </w:t>
      </w:r>
      <w:r>
        <w:rPr/>
        <w:fldChar w:fldCharType="begin"/>
      </w:r>
      <w:r>
        <w:instrText> REF BMsec_parallelprogramming \h </w:instrText>
      </w:r>
      <w:r>
        <w:fldChar w:fldCharType="separate"/>
      </w:r>
      <w:r>
        <w:t>2.2.1</w:t>
      </w:r>
      <w:r>
        <w:fldChar w:fldCharType="end"/>
      </w:r>
      <w:r>
        <w:rPr/>
        <w:t xml:space="preserve">) is used to realize </w:t>
      </w:r>
      <w:del w:id="1040" w:author="S J" w:date="2015-03-29T12:06:00Z">
        <w:r>
          <w:rPr/>
          <w:delText xml:space="preserve">the </w:delText>
        </w:r>
      </w:del>
      <w:r>
        <w:rPr/>
        <w:t xml:space="preserve">distributed computing in </w:t>
      </w:r>
      <w:ins w:id="1041" w:author="S J" w:date="2015-03-29T12:06:00Z">
        <w:r>
          <w:rPr/>
          <w:t xml:space="preserve">a </w:t>
        </w:r>
      </w:ins>
      <w:r>
        <w:rPr/>
        <w:t>local computer or server</w:t>
      </w:r>
      <w:ins w:id="1042" w:author="S J" w:date="2015-03-29T12:06:00Z">
        <w:r>
          <w:rPr/>
          <w:t xml:space="preserve">. An </w:t>
        </w:r>
      </w:ins>
      <w:del w:id="1043" w:author="S J" w:date="2015-03-29T12:06:00Z">
        <w:r>
          <w:rPr/>
          <w:delText xml:space="preserve"> and </w:delText>
        </w:r>
      </w:del>
      <w:r>
        <w:rPr/>
        <w:t xml:space="preserve">additionally higher level of task interaction is realized via </w:t>
      </w:r>
      <w:ins w:id="1044" w:author="S J" w:date="2015-03-29T12:06:00Z">
        <w:r>
          <w:rPr/>
          <w:t xml:space="preserve">a </w:t>
        </w:r>
      </w:ins>
      <w:r>
        <w:rPr/>
        <w:t xml:space="preserve">shared distributed file system or </w:t>
      </w:r>
      <w:ins w:id="1045" w:author="S J" w:date="2015-03-29T12:07:00Z">
        <w:r>
          <w:rPr/>
          <w:t xml:space="preserve">by </w:t>
        </w:r>
      </w:ins>
      <w:r>
        <w:rPr/>
        <w:t>messages</w:t>
      </w:r>
      <w:ins w:id="1046" w:author="S J" w:date="2015-03-29T12:07:00Z">
        <w:r>
          <w:rPr/>
          <w:t xml:space="preserve"> that are</w:t>
        </w:r>
      </w:ins>
      <w:r>
        <w:rPr/>
        <w:t xml:space="preserve"> passed over </w:t>
      </w:r>
      <w:ins w:id="1047" w:author="S J" w:date="2015-03-29T12:07:00Z">
        <w:r>
          <w:rPr/>
          <w:t xml:space="preserve">a </w:t>
        </w:r>
      </w:ins>
      <w:r>
        <w:rPr/>
        <w:t xml:space="preserve">computer network. Looking </w:t>
      </w:r>
      <w:ins w:id="1048" w:author="S J" w:date="2015-03-29T12:07:00Z">
        <w:r>
          <w:rPr/>
          <w:t>at</w:t>
        </w:r>
      </w:ins>
      <w:del w:id="1049" w:author="S J" w:date="2015-03-29T12:07:00Z">
        <w:r>
          <w:rPr/>
          <w:delText>into</w:delText>
        </w:r>
      </w:del>
      <w:r>
        <w:rPr/>
        <w:t xml:space="preserve"> </w:t>
      </w:r>
      <w:del w:id="1050" w:author="S J" w:date="2015-03-29T12:07:00Z">
        <w:r>
          <w:rPr/>
          <w:delText xml:space="preserve">the </w:delText>
        </w:r>
      </w:del>
      <w:r>
        <w:rPr/>
        <w:t>software layers, distributed computing usually incorporates one or several new layers</w:t>
      </w:r>
      <w:ins w:id="1051" w:author="S J" w:date="2015-03-29T12:07:00Z">
        <w:r>
          <w:rPr/>
          <w:t xml:space="preserve">. Some of these </w:t>
        </w:r>
      </w:ins>
      <w:del w:id="1052" w:author="S J" w:date="2015-03-29T12:07:00Z">
        <w:r>
          <w:rPr/>
          <w:delText xml:space="preserve">, some of them </w:delText>
        </w:r>
      </w:del>
      <w:r>
        <w:rPr/>
        <w:t>are called middleware delivering services or APIs for application and hide</w:t>
      </w:r>
      <w:del w:id="1053" w:author="S J" w:date="2015-03-29T12:07:00Z">
        <w:r>
          <w:rPr/>
          <w:delText>s</w:delText>
        </w:r>
      </w:del>
      <w:r>
        <w:rPr/>
        <w:t xml:space="preserve"> specific implementation across heterogeneous computing platforms</w:t>
      </w:r>
      <w:ins w:id="1054" w:author="S J" w:date="2015-03-29T12:07:00Z">
        <w:r>
          <w:rPr/>
          <w:t xml:space="preserve"> </w:t>
        </w:r>
      </w:ins>
      <w:r>
        <w:rPr/>
        <w:t>(operating system and hardware).</w:t>
      </w:r>
    </w:p>
    <w:p>
      <w:pPr>
        <w:pStyle w:val="Heading4"/>
        <w:numPr>
          <w:ilvl w:val="3"/>
          <w:numId w:val="1"/>
        </w:numPr>
        <w:spacing w:lineRule="auto" w:line="360" w:before="120" w:after="120"/>
        <w:rPr/>
      </w:pPr>
      <w:r>
        <w:rPr/>
        <w:t>System Architecture</w:t>
      </w:r>
    </w:p>
    <w:p>
      <w:pPr>
        <w:pStyle w:val="Normal"/>
        <w:spacing w:lineRule="auto" w:line="360" w:before="60" w:after="0"/>
        <w:rPr/>
      </w:pPr>
      <w:r>
        <w:rPr/>
        <w:t>As</w:t>
      </w:r>
      <w:del w:id="1055" w:author="S J" w:date="2015-03-29T12:07:00Z">
        <w:r>
          <w:rPr/>
          <w:delText xml:space="preserve"> the</w:delText>
        </w:r>
      </w:del>
      <w:r>
        <w:rPr/>
        <w:t xml:space="preserve"> algorithms and programs </w:t>
      </w:r>
      <w:ins w:id="1056" w:author="S J" w:date="2015-03-29T12:07:00Z">
        <w:r>
          <w:rPr/>
          <w:t xml:space="preserve">are </w:t>
        </w:r>
      </w:ins>
      <w:r>
        <w:rPr/>
        <w:t xml:space="preserve">needed to solve </w:t>
      </w:r>
      <w:ins w:id="1057" w:author="S J" w:date="2015-03-29T12:07:00Z">
        <w:r>
          <w:rPr/>
          <w:t xml:space="preserve">an </w:t>
        </w:r>
      </w:ins>
      <w:r>
        <w:rPr/>
        <w:t>increasing number of problems and changing requirements, a view on software architecture is needed</w:t>
      </w:r>
      <w:ins w:id="1058" w:author="S J" w:date="2015-03-29T12:08:00Z">
        <w:r>
          <w:rPr/>
          <w:t xml:space="preserve"> in order</w:t>
        </w:r>
      </w:ins>
      <w:r>
        <w:rPr/>
        <w:t xml:space="preserve"> to construct and order several programs and algorithms into </w:t>
      </w:r>
      <w:ins w:id="1059" w:author="S J" w:date="2015-03-29T12:08:00Z">
        <w:r>
          <w:rPr/>
          <w:t xml:space="preserve">a </w:t>
        </w:r>
      </w:ins>
      <w:del w:id="1060" w:author="S J" w:date="2015-03-29T12:08:00Z">
        <w:r>
          <w:rPr/>
          <w:delText xml:space="preserve">wider </w:delText>
        </w:r>
      </w:del>
      <w:ins w:id="1061" w:author="S J" w:date="2015-03-29T12:08:00Z">
        <w:r>
          <w:rPr/>
          <w:t xml:space="preserve"> more </w:t>
        </w:r>
      </w:ins>
      <w:r>
        <w:rPr/>
        <w:t>robust system</w:t>
      </w:r>
      <w:ins w:id="1062" w:author="S J" w:date="2015-03-29T12:08:00Z">
        <w:r>
          <w:rPr/>
          <w:t>,</w:t>
        </w:r>
      </w:ins>
      <w:r>
        <w:rPr/>
        <w:t xml:space="preserve"> aiming to solve </w:t>
      </w:r>
      <w:ins w:id="1063" w:author="S J" w:date="2015-03-29T12:08:00Z">
        <w:r>
          <w:rPr/>
          <w:t xml:space="preserve">a </w:t>
        </w:r>
      </w:ins>
      <w:r>
        <w:rPr/>
        <w:t>broader set of problems.</w:t>
      </w:r>
    </w:p>
    <w:p>
      <w:pPr>
        <w:pStyle w:val="Normal"/>
        <w:spacing w:lineRule="auto" w:line="360"/>
        <w:ind w:left="0" w:right="0" w:firstLine="360"/>
        <w:rPr/>
      </w:pPr>
      <w:ins w:id="1064" w:author="S J" w:date="2015-03-29T12:08:00Z">
        <w:r>
          <w:rPr/>
          <w:t>Within distributed computing, t</w:t>
        </w:r>
      </w:ins>
      <w:del w:id="1065" w:author="S J" w:date="2015-03-29T12:08:00Z">
        <w:r>
          <w:rPr/>
          <w:delText>T</w:delText>
        </w:r>
      </w:del>
      <w:r>
        <w:rPr/>
        <w:t xml:space="preserve">he major software architecture </w:t>
      </w:r>
      <w:del w:id="1066" w:author="S J" w:date="2015-03-29T12:08:00Z">
        <w:r>
          <w:rPr/>
          <w:delText>within distributed computing are</w:delText>
        </w:r>
      </w:del>
      <w:ins w:id="1067" w:author="S J" w:date="2015-03-29T12:08:00Z">
        <w:r>
          <w:rPr/>
          <w:t>is</w:t>
        </w:r>
      </w:ins>
      <w:r>
        <w:rPr/>
        <w:t xml:space="preserve"> based on client-server architecture (</w:t>
      </w:r>
      <w:del w:id="1068" w:author="S J" w:date="2015-03-29T12:08:00Z">
        <w:r>
          <w:rPr/>
          <w:delText xml:space="preserve">Example </w:delText>
        </w:r>
      </w:del>
      <w:ins w:id="1069" w:author="S J" w:date="2015-03-29T12:08:00Z">
        <w:r>
          <w:rPr/>
          <w:t>e.g</w:t>
        </w:r>
      </w:ins>
      <w:ins w:id="1070" w:author="S J" w:date="2015-03-29T18:32:00Z">
        <w:r>
          <w:rPr/>
          <w:t>.</w:t>
        </w:r>
      </w:ins>
      <w:ins w:id="1071" w:author="S J" w:date="2015-03-29T12:08:00Z">
        <w:r>
          <w:rPr/>
          <w:t xml:space="preserve">, </w:t>
        </w:r>
      </w:ins>
      <w:del w:id="1072" w:author="S J" w:date="2015-03-29T12:08:00Z">
        <w:r>
          <w:rPr/>
          <w:delText>in fig</w:delText>
        </w:r>
      </w:del>
      <w:ins w:id="1073" w:author="S J" w:date="2015-03-29T12:08:00Z">
        <w:r>
          <w:rPr/>
          <w:t>Figure</w:t>
        </w:r>
      </w:ins>
      <w:del w:id="1074" w:author="S J" w:date="2015-03-29T12:08:00Z">
        <w:r>
          <w:rPr/>
          <w:delText>.</w:delText>
        </w:r>
      </w:del>
      <w:ins w:id="1075" w:author="S J" w:date="2015-03-29T12:08:00Z">
        <w:r>
          <w:rPr/>
          <w:t xml:space="preserve"> </w:t>
        </w:r>
      </w:ins>
      <w:del w:id="1076" w:author="S J" w:date="2015-03-29T12:08:00Z">
        <w:r>
          <w:rPr/>
          <w:delText xml:space="preserve"> </w:delText>
        </w:r>
      </w:del>
      <w:r>
        <w:rPr/>
        <w:fldChar w:fldCharType="begin"/>
      </w:r>
      <w:r>
        <w:instrText> REF BMfig_architecture \h </w:instrText>
      </w:r>
      <w:r>
        <w:fldChar w:fldCharType="separate"/>
      </w:r>
      <w:r>
        <w:t>2.5</w:t>
      </w:r>
      <w:r>
        <w:fldChar w:fldCharType="end"/>
      </w:r>
      <w:r>
        <w:rPr/>
        <w:t xml:space="preserve">), peer-to-peer architecture or more layered architecture patterns. </w:t>
      </w:r>
    </w:p>
    <w:p>
      <w:pPr>
        <w:pStyle w:val="Figure"/>
        <w:spacing w:lineRule="auto" w:line="360" w:before="240" w:after="0"/>
        <w:ind w:left="0" w:right="0" w:firstLine="360"/>
        <w:rPr>
          <w:rFonts w:eastAsia="Times New Roman"/>
          <w:sz w:val="24"/>
        </w:rPr>
      </w:pPr>
      <w:r>
        <w:rPr>
          <w:rFonts w:eastAsia="Times New Roman"/>
          <w:sz w:val="24"/>
        </w:rPr>
        <w:t xml:space="preserve"> </w:t>
      </w:r>
    </w:p>
    <w:p>
      <w:pPr>
        <w:pStyle w:val="Centerpar"/>
        <w:spacing w:lineRule="auto" w:line="360"/>
        <w:rPr>
          <w:rFonts w:eastAsia="Times New Roman"/>
        </w:rPr>
      </w:pPr>
      <w:r>
        <w:rPr/>
        <w:drawing>
          <wp:inline distT="0" distB="0" distL="0" distR="0">
            <wp:extent cx="5541010" cy="3322320"/>
            <wp:effectExtent l="0" t="0" r="0" b="0"/>
            <wp:docPr id="1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descr=""/>
                    <pic:cNvPicPr>
                      <a:picLocks noChangeAspect="1" noChangeArrowheads="1"/>
                    </pic:cNvPicPr>
                  </pic:nvPicPr>
                  <pic:blipFill>
                    <a:blip r:embed="rId116"/>
                    <a:stretch>
                      <a:fillRect/>
                    </a:stretch>
                  </pic:blipFill>
                  <pic:spPr bwMode="auto">
                    <a:xfrm>
                      <a:off x="0" y="0"/>
                      <a:ext cx="5541010" cy="3322320"/>
                    </a:xfrm>
                    <a:prstGeom prst="rect">
                      <a:avLst/>
                    </a:prstGeom>
                    <a:noFill/>
                    <a:ln w="9525">
                      <a:noFill/>
                      <a:miter lim="800000"/>
                      <a:headEnd/>
                      <a:tailEnd/>
                    </a:ln>
                  </pic:spPr>
                </pic:pic>
              </a:graphicData>
            </a:graphic>
          </wp:inline>
        </w:drawing>
      </w:r>
      <w:r>
        <w:rPr>
          <w:rFonts w:eastAsia="Times New Roman"/>
        </w:rPr>
        <w:t xml:space="preserve"> </w:t>
      </w:r>
    </w:p>
    <w:p>
      <w:pPr>
        <w:pStyle w:val="Caption11"/>
        <w:spacing w:lineRule="auto" w:line="360"/>
        <w:rPr/>
      </w:pPr>
      <w:r>
        <w:rPr/>
        <w:t xml:space="preserve">Figure </w:t>
      </w:r>
      <w:bookmarkStart w:id="18" w:name="BMfig_architecture"/>
      <w:r>
        <w:rPr/>
        <w:t>2.5</w:t>
      </w:r>
      <w:bookmarkEnd w:id="18"/>
      <w:r>
        <w:rPr/>
        <w:t xml:space="preserve">: Example of client-server architecture involving </w:t>
      </w:r>
      <w:ins w:id="1077" w:author="S J" w:date="2015-03-29T12:09:00Z">
        <w:r>
          <w:rPr/>
          <w:t xml:space="preserve">a </w:t>
        </w:r>
      </w:ins>
      <w:r>
        <w:rPr/>
        <w:t>web server</w:t>
      </w:r>
      <w:ins w:id="1078" w:author="S J" w:date="2015-03-29T12:09:00Z">
        <w:r>
          <w:rPr/>
          <w:t xml:space="preserve">, </w:t>
        </w:r>
      </w:ins>
      <w:del w:id="1079" w:author="S J" w:date="2015-03-29T12:09:00Z">
        <w:r>
          <w:rPr/>
          <w:delText xml:space="preserve"> </w:delText>
        </w:r>
      </w:del>
      <w:r>
        <w:rPr/>
        <w:t xml:space="preserve">which is middleware between web application and server platform. Client visualization in HTML5 web page communicates with </w:t>
      </w:r>
      <w:ins w:id="1080" w:author="S J" w:date="2015-03-29T12:09:00Z">
        <w:r>
          <w:rPr/>
          <w:t xml:space="preserve">the </w:t>
        </w:r>
      </w:ins>
      <w:r>
        <w:rPr/>
        <w:t xml:space="preserve">server via </w:t>
      </w:r>
      <w:ins w:id="1081" w:author="S J" w:date="2015-03-29T12:09:00Z">
        <w:r>
          <w:rPr/>
          <w:t xml:space="preserve">a </w:t>
        </w:r>
      </w:ins>
      <w:r>
        <w:rPr/>
        <w:t>HTTP protocol.</w:t>
      </w:r>
      <w:r>
        <w:fldChar w:fldCharType="begin"/>
      </w:r>
      <w:r>
        <w:instrText> TC "2.5 Example of client-server architecture involving web server which is middleware between web application and server platform. Client visualization in HTML5 web page communicates with server via HTTP protocol." \l 2 </w:instrText>
      </w:r>
      <w:r>
        <w:fldChar w:fldCharType="separate"/>
      </w:r>
      <w:r>
        <w:rPr/>
      </w:r>
      <w:r>
        <w:fldChar w:fldCharType="end"/>
      </w:r>
    </w:p>
    <w:p>
      <w:pPr>
        <w:pStyle w:val="Normal"/>
        <w:spacing w:lineRule="auto" w:line="360" w:before="240" w:after="0"/>
        <w:ind w:left="0" w:right="0" w:firstLine="360"/>
        <w:rPr/>
      </w:pPr>
      <w:r>
        <w:rPr/>
        <w:t>Service</w:t>
      </w:r>
      <w:ins w:id="1082" w:author="S J" w:date="2015-03-29T12:09:00Z">
        <w:r>
          <w:rPr/>
          <w:t>-</w:t>
        </w:r>
      </w:ins>
      <w:del w:id="1083" w:author="S J" w:date="2015-03-29T12:09:00Z">
        <w:r>
          <w:rPr/>
          <w:delText xml:space="preserve"> </w:delText>
        </w:r>
      </w:del>
      <w:r>
        <w:rPr/>
        <w:t xml:space="preserve">oriented </w:t>
      </w:r>
      <w:del w:id="1084" w:author="S J" w:date="2015-03-29T12:09:00Z">
        <w:r>
          <w:rPr/>
          <w:delText xml:space="preserve">architecture </w:delText>
        </w:r>
      </w:del>
      <w:ins w:id="1085" w:author="S J" w:date="2015-03-29T12:09:00Z">
        <w:r>
          <w:rPr/>
          <w:t xml:space="preserve">Architecture </w:t>
        </w:r>
      </w:ins>
      <w:r>
        <w:rPr/>
        <w:t>(SOA) is</w:t>
      </w:r>
      <w:ins w:id="1086" w:author="S J" w:date="2015-03-29T12:09:00Z">
        <w:r>
          <w:rPr/>
          <w:t xml:space="preserve"> a</w:t>
        </w:r>
      </w:ins>
      <w:r>
        <w:rPr/>
        <w:t xml:space="preserve"> high</w:t>
      </w:r>
      <w:ins w:id="1087" w:author="S J" w:date="2015-03-29T12:09:00Z">
        <w:r>
          <w:rPr/>
          <w:t>-</w:t>
        </w:r>
      </w:ins>
      <w:del w:id="1088" w:author="S J" w:date="2015-03-29T12:09:00Z">
        <w:r>
          <w:rPr/>
          <w:delText xml:space="preserve"> </w:delText>
        </w:r>
      </w:del>
      <w:r>
        <w:rPr/>
        <w:t>level programming model</w:t>
      </w:r>
      <w:ins w:id="1089" w:author="S J" w:date="2015-03-29T12:09:00Z">
        <w:r>
          <w:rPr/>
          <w:t>, which is</w:t>
        </w:r>
      </w:ins>
      <w:r>
        <w:rPr/>
        <w:t xml:space="preserve"> based on self</w:t>
      </w:r>
      <w:ins w:id="1090" w:author="S J" w:date="2015-03-29T12:09:00Z">
        <w:r>
          <w:rPr/>
          <w:t>-</w:t>
        </w:r>
      </w:ins>
      <w:del w:id="1091" w:author="S J" w:date="2015-03-29T12:09:00Z">
        <w:r>
          <w:rPr/>
          <w:delText xml:space="preserve"> </w:delText>
        </w:r>
      </w:del>
      <w:r>
        <w:rPr/>
        <w:t>contained units of functionality –</w:t>
      </w:r>
      <w:ins w:id="1092" w:author="S J" w:date="2015-03-29T12:10:00Z">
        <w:r>
          <w:rPr/>
          <w:t xml:space="preserve"> </w:t>
        </w:r>
      </w:ins>
      <w:r>
        <w:rPr/>
        <w:t xml:space="preserve">service – </w:t>
      </w:r>
      <w:ins w:id="1093" w:author="S J" w:date="2015-03-29T12:10:00Z">
        <w:r>
          <w:rPr/>
          <w:t xml:space="preserve">and </w:t>
        </w:r>
      </w:ins>
      <w:del w:id="1094" w:author="S J" w:date="2015-03-29T12:10:00Z">
        <w:r>
          <w:rPr/>
          <w:delText xml:space="preserve">wrapped </w:delText>
        </w:r>
      </w:del>
      <w:ins w:id="1095" w:author="S J" w:date="2015-03-29T12:10:00Z">
        <w:r>
          <w:rPr/>
          <w:t xml:space="preserve">covered </w:t>
        </w:r>
      </w:ins>
      <w:r>
        <w:rPr/>
        <w:t xml:space="preserve">with documented interfaces. SOA introduces a new service layer in </w:t>
      </w:r>
      <w:del w:id="1096" w:author="S J" w:date="2015-03-29T12:10:00Z">
        <w:r>
          <w:rPr/>
          <w:delText xml:space="preserve">the </w:delText>
        </w:r>
      </w:del>
      <w:r>
        <w:rPr/>
        <w:t>client-server architecture</w:t>
      </w:r>
      <w:ins w:id="1097" w:author="S J" w:date="2015-03-29T12:10:00Z">
        <w:r>
          <w:rPr/>
          <w:t>,</w:t>
        </w:r>
      </w:ins>
      <w:r>
        <w:rPr/>
        <w:t xml:space="preserve"> which separate</w:t>
      </w:r>
      <w:ins w:id="1098" w:author="S J" w:date="2015-03-29T12:10:00Z">
        <w:r>
          <w:rPr/>
          <w:t>s</w:t>
        </w:r>
      </w:ins>
      <w:r>
        <w:rPr/>
        <w:t xml:space="preserve"> service interface from its implementation. </w:t>
      </w:r>
      <w:ins w:id="1099" w:author="S J" w:date="2015-03-29T12:10:00Z">
        <w:r>
          <w:rPr/>
          <w:t xml:space="preserve">T. Erl. described </w:t>
        </w:r>
      </w:ins>
      <w:r>
        <w:rPr/>
        <w:t xml:space="preserve">SOA principles and paradigms </w:t>
      </w:r>
      <w:del w:id="1100" w:author="S J" w:date="2015-03-29T12:11:00Z">
        <w:r>
          <w:rPr/>
          <w:delText xml:space="preserve">are described e.g. in book of T. Erl. </w:delText>
        </w:r>
      </w:del>
      <w:r>
        <w:rPr/>
        <w:t>[</w:t>
      </w:r>
      <w:r>
        <w:rPr/>
        <w:fldChar w:fldCharType="begin"/>
      </w:r>
      <w:r>
        <w:instrText> REF BIB_Erl2008 \h </w:instrText>
      </w:r>
      <w:r>
        <w:fldChar w:fldCharType="separate"/>
      </w:r>
      <w:r>
        <w:t>51</w:t>
      </w:r>
      <w:r>
        <w:fldChar w:fldCharType="end"/>
      </w:r>
      <w:r>
        <w:rPr/>
        <w:t xml:space="preserve">]. </w:t>
      </w:r>
    </w:p>
    <w:p>
      <w:pPr>
        <w:pStyle w:val="Normal"/>
        <w:spacing w:lineRule="auto" w:line="360"/>
        <w:ind w:left="0" w:right="0" w:firstLine="360"/>
        <w:rPr/>
      </w:pPr>
      <w:r>
        <w:rPr/>
        <w:t xml:space="preserve">Another approach represents </w:t>
      </w:r>
      <w:ins w:id="1101" w:author="S J" w:date="2015-03-29T12:11:00Z">
        <w:r>
          <w:rPr/>
          <w:t xml:space="preserve">the </w:t>
        </w:r>
      </w:ins>
      <w:r>
        <w:rPr/>
        <w:t xml:space="preserve">objects and data of </w:t>
      </w:r>
      <w:del w:id="1102" w:author="S J" w:date="2015-03-29T12:11:00Z">
        <w:r>
          <w:rPr/>
          <w:delText xml:space="preserve">the </w:delText>
        </w:r>
      </w:del>
      <w:ins w:id="1103" w:author="S J" w:date="2015-03-29T12:11:00Z">
        <w:r>
          <w:rPr/>
          <w:t xml:space="preserve">a </w:t>
        </w:r>
      </w:ins>
      <w:r>
        <w:rPr/>
        <w:t>system as resources with</w:t>
      </w:r>
      <w:ins w:id="1104" w:author="S J" w:date="2015-03-29T12:11:00Z">
        <w:r>
          <w:rPr/>
          <w:t xml:space="preserve"> a</w:t>
        </w:r>
      </w:ins>
      <w:r>
        <w:rPr/>
        <w:t xml:space="preserve"> standard set of operations</w:t>
      </w:r>
      <w:ins w:id="1105" w:author="S J" w:date="2015-03-29T12:11:00Z">
        <w:r>
          <w:rPr/>
          <w:t xml:space="preserve"> -</w:t>
        </w:r>
      </w:ins>
      <w:del w:id="1106" w:author="S J" w:date="2015-03-29T12:11:00Z">
        <w:r>
          <w:rPr/>
          <w:delText>,</w:delText>
        </w:r>
      </w:del>
      <w:r>
        <w:rPr/>
        <w:t xml:space="preserve"> create, read, update, delete (CRUD). Representation State Transfer (REST) specifies several architectural constraints that help scalability</w:t>
      </w:r>
      <w:ins w:id="1107" w:author="S J" w:date="2015-03-29T12:11:00Z">
        <w:r>
          <w:rPr/>
          <w:t xml:space="preserve"> and </w:t>
        </w:r>
      </w:ins>
      <w:del w:id="1108" w:author="S J" w:date="2015-03-29T12:11:00Z">
        <w:r>
          <w:rPr/>
          <w:delText xml:space="preserve">, </w:delText>
        </w:r>
      </w:del>
      <w:r>
        <w:rPr/>
        <w:t>performance</w:t>
      </w:r>
      <w:ins w:id="1109" w:author="S J" w:date="2015-03-29T12:11:00Z">
        <w:r>
          <w:rPr/>
          <w:t xml:space="preserve">. It </w:t>
        </w:r>
      </w:ins>
      <w:del w:id="1110" w:author="S J" w:date="2015-03-29T12:11:00Z">
        <w:r>
          <w:rPr/>
          <w:delText xml:space="preserve"> and </w:delText>
        </w:r>
      </w:del>
      <w:r>
        <w:rPr/>
        <w:t xml:space="preserve">presents functionality via </w:t>
      </w:r>
      <w:ins w:id="1111" w:author="S J" w:date="2015-03-29T12:11:00Z">
        <w:r>
          <w:rPr/>
          <w:t xml:space="preserve">a </w:t>
        </w:r>
      </w:ins>
      <w:r>
        <w:rPr/>
        <w:t>fixed number of operation</w:t>
      </w:r>
      <w:ins w:id="1112" w:author="S J" w:date="2015-03-29T12:11:00Z">
        <w:r>
          <w:rPr/>
          <w:t>s</w:t>
        </w:r>
      </w:ins>
      <w:r>
        <w:rPr/>
        <w:t xml:space="preserve"> and uniform resource location</w:t>
      </w:r>
      <w:ins w:id="1113" w:author="S J" w:date="2015-03-29T12:11:00Z">
        <w:r>
          <w:rPr/>
          <w:t>s, as</w:t>
        </w:r>
      </w:ins>
      <w:r>
        <w:rPr/>
        <w:t xml:space="preserve"> proposed by Fielding [</w:t>
      </w:r>
      <w:r>
        <w:rPr/>
        <w:fldChar w:fldCharType="begin"/>
      </w:r>
      <w:r>
        <w:instrText> REF BIB_fielding2000chapter \h </w:instrText>
      </w:r>
      <w:r>
        <w:fldChar w:fldCharType="separate"/>
      </w:r>
      <w:r>
        <w:t>52</w:t>
      </w:r>
      <w:r>
        <w:fldChar w:fldCharType="end"/>
      </w:r>
      <w:r>
        <w:rPr/>
        <w:t>]. The</w:t>
      </w:r>
      <w:ins w:id="1114" w:author="S J" w:date="2015-03-29T12:12:00Z">
        <w:r>
          <w:rPr/>
          <w:t xml:space="preserve"> constraints of</w:t>
        </w:r>
      </w:ins>
      <w:r>
        <w:rPr/>
        <w:t xml:space="preserve"> REST </w:t>
      </w:r>
      <w:del w:id="1115" w:author="S J" w:date="2015-03-29T12:12:00Z">
        <w:r>
          <w:rPr/>
          <w:delText>style constraints towards</w:delText>
        </w:r>
      </w:del>
      <w:ins w:id="1116" w:author="S J" w:date="2015-03-29T12:12:00Z">
        <w:r>
          <w:rPr/>
          <w:t xml:space="preserve">are that its </w:t>
        </w:r>
      </w:ins>
      <w:del w:id="1117" w:author="S J" w:date="2015-03-29T12:12:00Z">
        <w:r>
          <w:rPr/>
          <w:delText xml:space="preserve"> the </w:delText>
        </w:r>
      </w:del>
      <w:r>
        <w:rPr/>
        <w:t>application is statelessness, resource</w:t>
      </w:r>
      <w:ins w:id="1118" w:author="S J" w:date="2015-03-29T12:12:00Z">
        <w:r>
          <w:rPr/>
          <w:t>-</w:t>
        </w:r>
      </w:ins>
      <w:del w:id="1119" w:author="S J" w:date="2015-03-29T12:12:00Z">
        <w:r>
          <w:rPr/>
          <w:delText xml:space="preserve"> </w:delText>
        </w:r>
      </w:del>
      <w:r>
        <w:rPr/>
        <w:t>orientated with uniform interface (CRUD) and hypermedia</w:t>
      </w:r>
      <w:ins w:id="1120" w:author="S J" w:date="2015-03-29T12:12:00Z">
        <w:r>
          <w:rPr/>
          <w:t>-</w:t>
        </w:r>
      </w:ins>
      <w:del w:id="1121" w:author="S J" w:date="2015-03-29T12:12:00Z">
        <w:r>
          <w:rPr/>
          <w:delText xml:space="preserve"> </w:delText>
        </w:r>
      </w:del>
      <w:r>
        <w:rPr/>
        <w:t>driven</w:t>
      </w:r>
      <w:ins w:id="1122" w:author="S J" w:date="2015-03-29T12:12:00Z">
        <w:r>
          <w:rPr/>
          <w:t>,</w:t>
        </w:r>
      </w:ins>
      <w:r>
        <w:rPr/>
        <w:t xml:space="preserve"> which should facilitate and optimize</w:t>
      </w:r>
      <w:del w:id="1123" w:author="S J" w:date="2015-03-29T12:12:00Z">
        <w:r>
          <w:rPr/>
          <w:delText xml:space="preserve"> </w:delText>
        </w:r>
      </w:del>
      <w:ins w:id="1124" w:author="S J" w:date="2015-03-29T12:12:00Z">
        <w:r>
          <w:rPr/>
          <w:t xml:space="preserve"> the </w:t>
        </w:r>
      </w:ins>
      <w:r>
        <w:rPr/>
        <w:t xml:space="preserve">processing of resources via current web based technologies, mainly HTTP protocol. </w:t>
      </w:r>
    </w:p>
    <w:p>
      <w:pPr>
        <w:pStyle w:val="Normal"/>
        <w:spacing w:lineRule="auto" w:line="360"/>
        <w:ind w:left="0" w:right="0" w:firstLine="360"/>
        <w:rPr/>
      </w:pPr>
      <w:r>
        <w:rPr/>
        <w:t>While SOA focus</w:t>
      </w:r>
      <w:ins w:id="1125" w:author="S J" w:date="2015-03-29T12:12:00Z">
        <w:r>
          <w:rPr/>
          <w:t>es</w:t>
        </w:r>
      </w:ins>
      <w:r>
        <w:rPr/>
        <w:t xml:space="preserve"> on application design and easily turning </w:t>
      </w:r>
      <w:del w:id="1126" w:author="S J" w:date="2015-03-29T12:12:00Z">
        <w:r>
          <w:rPr/>
          <w:delText xml:space="preserve">the </w:delText>
        </w:r>
      </w:del>
      <w:r>
        <w:rPr/>
        <w:t xml:space="preserve">application objects into distributed services, REST is rather </w:t>
      </w:r>
      <w:ins w:id="1127" w:author="S J" w:date="2015-03-29T12:12:00Z">
        <w:r>
          <w:rPr/>
          <w:t xml:space="preserve">a </w:t>
        </w:r>
      </w:ins>
      <w:r>
        <w:rPr/>
        <w:t xml:space="preserve">set of constraints </w:t>
      </w:r>
      <w:del w:id="1128" w:author="S J" w:date="2015-03-29T12:13:00Z">
        <w:r>
          <w:rPr/>
          <w:delText xml:space="preserve">to </w:delText>
        </w:r>
      </w:del>
      <w:ins w:id="1129" w:author="S J" w:date="2015-03-29T12:13:00Z">
        <w:r>
          <w:rPr/>
          <w:t xml:space="preserve">on </w:t>
        </w:r>
      </w:ins>
      <w:r>
        <w:rPr/>
        <w:t>the architecture</w:t>
      </w:r>
      <w:ins w:id="1130" w:author="S J" w:date="2015-03-29T12:13:00Z">
        <w:r>
          <w:rPr/>
          <w:t>, which are used</w:t>
        </w:r>
      </w:ins>
      <w:r>
        <w:rPr/>
        <w:t xml:space="preserve"> to handle the issues of distribution within </w:t>
      </w:r>
      <w:ins w:id="1131" w:author="S J" w:date="2015-03-29T12:13:00Z">
        <w:r>
          <w:rPr/>
          <w:t xml:space="preserve">the </w:t>
        </w:r>
      </w:ins>
      <w:r>
        <w:rPr/>
        <w:t xml:space="preserve">web, as noted </w:t>
      </w:r>
      <w:del w:id="1132" w:author="S J" w:date="2015-03-29T12:13:00Z">
        <w:r>
          <w:rPr/>
          <w:delText xml:space="preserve">e.g. </w:delText>
        </w:r>
      </w:del>
      <w:r>
        <w:rPr/>
        <w:t>by Vinoski [</w:t>
      </w:r>
      <w:r>
        <w:rPr/>
        <w:fldChar w:fldCharType="begin"/>
      </w:r>
      <w:r>
        <w:instrText> REF BIB_Vinoski2007 \h </w:instrText>
      </w:r>
      <w:r>
        <w:fldChar w:fldCharType="separate"/>
      </w:r>
      <w:r>
        <w:t>53</w:t>
      </w:r>
      <w:r>
        <w:fldChar w:fldCharType="end"/>
      </w:r>
      <w:r>
        <w:rPr/>
        <w:t>].</w:t>
      </w:r>
    </w:p>
    <w:p>
      <w:pPr>
        <w:pStyle w:val="Normal"/>
        <w:spacing w:lineRule="auto" w:line="360"/>
        <w:ind w:left="0" w:right="0" w:firstLine="360"/>
        <w:rPr/>
      </w:pPr>
      <w:ins w:id="1133" w:author="S J" w:date="2015-03-29T12:13:00Z">
        <w:r>
          <w:rPr/>
          <w:t>The s</w:t>
        </w:r>
      </w:ins>
      <w:del w:id="1134" w:author="S J" w:date="2015-03-29T12:13:00Z">
        <w:r>
          <w:rPr/>
          <w:delText>S</w:delText>
        </w:r>
      </w:del>
      <w:r>
        <w:rPr/>
        <w:t xml:space="preserve">oftware architecture of </w:t>
      </w:r>
      <w:del w:id="1135" w:author="S J" w:date="2015-03-29T12:13:00Z">
        <w:r>
          <w:rPr/>
          <w:delText xml:space="preserve">the </w:delText>
        </w:r>
      </w:del>
      <w:r>
        <w:rPr/>
        <w:t>enterprise application</w:t>
      </w:r>
      <w:ins w:id="1136" w:author="S J" w:date="2015-03-29T12:13:00Z">
        <w:r>
          <w:rPr/>
          <w:t>s</w:t>
        </w:r>
      </w:ins>
      <w:r>
        <w:rPr/>
        <w:t xml:space="preserve">, distributed systems and some repeating patterns are cataloged </w:t>
      </w:r>
      <w:ins w:id="1137" w:author="S J" w:date="2015-03-29T12:13:00Z">
        <w:r>
          <w:rPr/>
          <w:t xml:space="preserve">in published works, </w:t>
        </w:r>
      </w:ins>
      <w:r>
        <w:rPr/>
        <w:t>e.g.</w:t>
      </w:r>
      <w:ins w:id="1138" w:author="S J" w:date="2015-03-29T12:13:00Z">
        <w:r>
          <w:rPr/>
          <w:t>,</w:t>
        </w:r>
      </w:ins>
      <w:r>
        <w:rPr/>
        <w:t xml:space="preserve"> </w:t>
      </w:r>
      <w:del w:id="1139" w:author="S J" w:date="2015-03-29T12:13:00Z">
        <w:r>
          <w:rPr/>
          <w:delText xml:space="preserve">in a book </w:delText>
        </w:r>
      </w:del>
      <w:r>
        <w:rPr/>
        <w:t>by Fowler et. al[</w:t>
      </w:r>
      <w:r>
        <w:rPr/>
        <w:fldChar w:fldCharType="begin"/>
      </w:r>
      <w:r>
        <w:instrText> REF BIB_Fowler2003 \h </w:instrText>
      </w:r>
      <w:r>
        <w:fldChar w:fldCharType="separate"/>
      </w:r>
      <w:r>
        <w:t>54</w:t>
      </w:r>
      <w:r>
        <w:fldChar w:fldCharType="end"/>
      </w:r>
      <w:r>
        <w:rPr/>
        <w:t>] or Nilsson [</w:t>
      </w:r>
      <w:r>
        <w:rPr/>
        <w:fldChar w:fldCharType="begin"/>
      </w:r>
      <w:r>
        <w:instrText> REF BIB_Nilsson2006 \h </w:instrText>
      </w:r>
      <w:r>
        <w:fldChar w:fldCharType="separate"/>
      </w:r>
      <w:r>
        <w:t>55</w:t>
      </w:r>
      <w:r>
        <w:fldChar w:fldCharType="end"/>
      </w:r>
      <w:r>
        <w:rPr/>
        <w:t xml:space="preserve">]. </w:t>
      </w:r>
      <w:ins w:id="1140" w:author="S J" w:date="2015-03-29T12:13:00Z">
        <w:r>
          <w:rPr/>
          <w:t>Furthermore,</w:t>
        </w:r>
      </w:ins>
      <w:ins w:id="1141" w:author="S J" w:date="2015-03-29T12:14:00Z">
        <w:r>
          <w:rPr/>
          <w:t xml:space="preserve"> Hohpe et al.</w:t>
        </w:r>
      </w:ins>
      <w:ins w:id="1142" w:author="S J" w:date="2015-03-29T12:13:00Z">
        <w:r>
          <w:rPr/>
          <w:t xml:space="preserve"> </w:t>
        </w:r>
      </w:ins>
      <w:ins w:id="1143" w:author="S J" w:date="2015-03-29T12:14:00Z">
        <w:r>
          <w:rPr/>
          <w:t xml:space="preserve">discusses </w:t>
        </w:r>
      </w:ins>
      <w:ins w:id="1144" w:author="S J" w:date="2015-03-29T12:13:00Z">
        <w:r>
          <w:rPr/>
          <w:t>i</w:t>
        </w:r>
      </w:ins>
      <w:del w:id="1145" w:author="S J" w:date="2015-03-29T12:13:00Z">
        <w:r>
          <w:rPr/>
          <w:delText>I</w:delText>
        </w:r>
      </w:del>
      <w:r>
        <w:rPr/>
        <w:t>ntegration patterns</w:t>
      </w:r>
      <w:ins w:id="1146" w:author="S J" w:date="2015-03-29T12:14:00Z">
        <w:r>
          <w:rPr/>
          <w:t xml:space="preserve">, </w:t>
        </w:r>
      </w:ins>
      <w:del w:id="1147" w:author="S J" w:date="2015-03-29T12:14:00Z">
        <w:r>
          <w:rPr/>
          <w:delText xml:space="preserve"> are discussed </w:delText>
        </w:r>
      </w:del>
      <w:r>
        <w:rPr/>
        <w:t xml:space="preserve">with </w:t>
      </w:r>
      <w:ins w:id="1148" w:author="S J" w:date="2015-03-29T12:14:00Z">
        <w:r>
          <w:rPr/>
          <w:t xml:space="preserve">a </w:t>
        </w:r>
      </w:ins>
      <w:r>
        <w:rPr/>
        <w:t>focus on the ways of connecting heterogeneous parts of the system</w:t>
      </w:r>
      <w:del w:id="1149" w:author="S J" w:date="2015-03-29T12:14:00Z">
        <w:r>
          <w:rPr/>
          <w:delText xml:space="preserve"> by Hohpe et al</w:delText>
        </w:r>
      </w:del>
      <w:ins w:id="1150" w:author="S J" w:date="2015-03-29T12:14:00Z">
        <w:r>
          <w:rPr/>
          <w:t xml:space="preserve"> </w:t>
        </w:r>
      </w:ins>
      <w:del w:id="1151" w:author="S J" w:date="2015-03-29T12:14:00Z">
        <w:r>
          <w:rPr/>
          <w:delText>.</w:delText>
        </w:r>
      </w:del>
      <w:r>
        <w:rPr/>
        <w:t>[</w:t>
      </w:r>
      <w:r>
        <w:rPr/>
        <w:fldChar w:fldCharType="begin"/>
      </w:r>
      <w:r>
        <w:instrText> REF BIB_Hohpe2002 \h </w:instrText>
      </w:r>
      <w:r>
        <w:fldChar w:fldCharType="separate"/>
      </w:r>
      <w:r>
        <w:t>56</w:t>
      </w:r>
      <w:r>
        <w:fldChar w:fldCharType="end"/>
      </w:r>
      <w:r>
        <w:rPr/>
        <w:t xml:space="preserve">]. </w:t>
      </w:r>
    </w:p>
    <w:p>
      <w:pPr>
        <w:pStyle w:val="Heading4"/>
        <w:numPr>
          <w:ilvl w:val="3"/>
          <w:numId w:val="1"/>
        </w:numPr>
        <w:spacing w:lineRule="auto" w:line="360" w:before="120" w:after="120"/>
        <w:rPr/>
      </w:pPr>
      <w:r>
        <w:rPr/>
        <w:t>Types of Computing Infrastructure</w:t>
      </w:r>
    </w:p>
    <w:p>
      <w:pPr>
        <w:pStyle w:val="Normal"/>
        <w:spacing w:lineRule="auto" w:line="360" w:before="60" w:after="0"/>
        <w:rPr/>
      </w:pPr>
      <w:r>
        <w:rPr/>
        <w:t xml:space="preserve">When we focus on the architecture of </w:t>
      </w:r>
      <w:del w:id="1152" w:author="S J" w:date="2015-03-29T12:15:00Z">
        <w:r>
          <w:rPr/>
          <w:delText xml:space="preserve">the </w:delText>
        </w:r>
      </w:del>
      <w:r>
        <w:rPr/>
        <w:t xml:space="preserve">middleware and </w:t>
      </w:r>
      <w:ins w:id="1153" w:author="S J" w:date="2015-03-29T12:15:00Z">
        <w:r>
          <w:rPr/>
          <w:t xml:space="preserve">the </w:t>
        </w:r>
      </w:ins>
      <w:r>
        <w:rPr/>
        <w:t xml:space="preserve">philosophy of building a computing infrastructure, these main types of distributed infrastructures are distinguished for scientific computing and are relevant to the rest of this work: </w:t>
      </w:r>
    </w:p>
    <w:p>
      <w:pPr>
        <w:pStyle w:val="List"/>
        <w:spacing w:lineRule="auto" w:line="360" w:before="50" w:after="120"/>
        <w:ind w:left="600" w:right="0" w:hanging="300"/>
        <w:rPr>
          <w:sz w:val="24"/>
        </w:rPr>
      </w:pPr>
      <w:r>
        <w:rPr>
          <w:sz w:val="24"/>
        </w:rPr>
        <w:t>1.</w:t>
        <w:tab/>
      </w:r>
      <w:r>
        <w:rPr>
          <w:i/>
          <w:sz w:val="24"/>
        </w:rPr>
        <w:t>Service grid</w:t>
      </w:r>
      <w:ins w:id="1154" w:author="S J" w:date="2015-03-29T12:15:00Z">
        <w:r>
          <w:rPr>
            <w:i/>
            <w:sz w:val="24"/>
          </w:rPr>
          <w:t xml:space="preserve"> </w:t>
        </w:r>
      </w:ins>
      <w:del w:id="1155" w:author="S J" w:date="2015-03-29T12:15:00Z">
        <w:r>
          <w:rPr>
            <w:i/>
            <w:sz w:val="24"/>
          </w:rPr>
          <w:delText>-</w:delText>
        </w:r>
      </w:del>
      <w:r>
        <w:rPr>
          <w:i/>
          <w:sz w:val="24"/>
        </w:rPr>
        <w:t>computing</w:t>
      </w:r>
      <w:r>
        <w:rPr>
          <w:sz w:val="24"/>
        </w:rPr>
        <w:t xml:space="preserve"> is based on the idea that</w:t>
      </w:r>
      <w:del w:id="1156" w:author="S J" w:date="2015-03-29T12:15:00Z">
        <w:r>
          <w:rPr>
            <w:sz w:val="24"/>
          </w:rPr>
          <w:delText xml:space="preserve"> a</w:delText>
        </w:r>
      </w:del>
      <w:r>
        <w:rPr>
          <w:sz w:val="24"/>
        </w:rPr>
        <w:t xml:space="preserve"> computing resources (servers, clusters</w:t>
      </w:r>
      <w:ins w:id="1157" w:author="S J" w:date="2015-03-29T12:15:00Z">
        <w:r>
          <w:rPr>
            <w:sz w:val="24"/>
          </w:rPr>
          <w:t xml:space="preserve"> and</w:t>
        </w:r>
      </w:ins>
      <w:del w:id="1158" w:author="S J" w:date="2015-03-29T12:15:00Z">
        <w:r>
          <w:rPr>
            <w:sz w:val="24"/>
          </w:rPr>
          <w:delText>,</w:delText>
        </w:r>
      </w:del>
      <w:r>
        <w:rPr>
          <w:sz w:val="24"/>
        </w:rPr>
        <w:t xml:space="preserve"> special hardware) </w:t>
      </w:r>
      <w:del w:id="1159" w:author="S J" w:date="2015-03-29T12:15:00Z">
        <w:r>
          <w:rPr>
            <w:sz w:val="24"/>
          </w:rPr>
          <w:delText xml:space="preserve">is </w:delText>
        </w:r>
      </w:del>
      <w:ins w:id="1160" w:author="S J" w:date="2015-03-29T12:15:00Z">
        <w:r>
          <w:rPr>
            <w:sz w:val="24"/>
          </w:rPr>
          <w:t xml:space="preserve">are </w:t>
        </w:r>
      </w:ins>
      <w:r>
        <w:rPr>
          <w:sz w:val="24"/>
        </w:rPr>
        <w:t>owned by some organization</w:t>
      </w:r>
      <w:ins w:id="1161" w:author="S J" w:date="2015-03-29T12:16:00Z">
        <w:r>
          <w:rPr>
            <w:sz w:val="24"/>
          </w:rPr>
          <w:t>s</w:t>
        </w:r>
      </w:ins>
      <w:r>
        <w:rPr>
          <w:sz w:val="24"/>
        </w:rPr>
        <w:t xml:space="preserve"> but may be maintained by some collective organization</w:t>
      </w:r>
      <w:ins w:id="1162" w:author="S J" w:date="2015-03-29T12:16:00Z">
        <w:r>
          <w:rPr>
            <w:sz w:val="24"/>
          </w:rPr>
          <w:t>s,</w:t>
        </w:r>
      </w:ins>
      <w:r>
        <w:rPr>
          <w:sz w:val="24"/>
        </w:rPr>
        <w:t xml:space="preserve"> with an effort to provide a collection of services in</w:t>
      </w:r>
      <w:ins w:id="1163" w:author="S J" w:date="2015-03-29T12:16:00Z">
        <w:r>
          <w:rPr>
            <w:sz w:val="24"/>
          </w:rPr>
          <w:t xml:space="preserve"> a</w:t>
        </w:r>
      </w:ins>
      <w:r>
        <w:rPr>
          <w:sz w:val="24"/>
        </w:rPr>
        <w:t xml:space="preserve"> best effort approach. </w:t>
      </w:r>
    </w:p>
    <w:p>
      <w:pPr>
        <w:pStyle w:val="List"/>
        <w:spacing w:lineRule="auto" w:line="360" w:before="50" w:after="120"/>
        <w:ind w:left="600" w:right="0" w:hanging="300"/>
        <w:rPr>
          <w:sz w:val="24"/>
        </w:rPr>
      </w:pPr>
      <w:r>
        <w:rPr>
          <w:sz w:val="24"/>
        </w:rPr>
        <w:t>2.</w:t>
        <w:tab/>
      </w:r>
      <w:r>
        <w:rPr>
          <w:i/>
          <w:sz w:val="24"/>
        </w:rPr>
        <w:t>Desktop grid</w:t>
      </w:r>
      <w:ins w:id="1164" w:author="S J" w:date="2015-03-29T12:16:00Z">
        <w:r>
          <w:rPr>
            <w:i/>
            <w:sz w:val="24"/>
          </w:rPr>
          <w:t xml:space="preserve"> </w:t>
        </w:r>
      </w:ins>
      <w:del w:id="1165" w:author="S J" w:date="2015-03-29T12:16:00Z">
        <w:r>
          <w:rPr>
            <w:i/>
            <w:sz w:val="24"/>
          </w:rPr>
          <w:delText>-</w:delText>
        </w:r>
      </w:del>
      <w:r>
        <w:rPr>
          <w:i/>
          <w:sz w:val="24"/>
        </w:rPr>
        <w:t>computing</w:t>
      </w:r>
      <w:r>
        <w:rPr>
          <w:sz w:val="24"/>
        </w:rPr>
        <w:t xml:space="preserve"> is based on the idea </w:t>
      </w:r>
      <w:del w:id="1166" w:author="S J" w:date="2015-03-29T12:16:00Z">
        <w:r>
          <w:rPr>
            <w:sz w:val="24"/>
          </w:rPr>
          <w:delText xml:space="preserve">to </w:delText>
        </w:r>
      </w:del>
      <w:ins w:id="1167" w:author="S J" w:date="2015-03-29T12:16:00Z">
        <w:r>
          <w:rPr>
            <w:sz w:val="24"/>
          </w:rPr>
          <w:t xml:space="preserve">of </w:t>
        </w:r>
      </w:ins>
      <w:r>
        <w:rPr>
          <w:sz w:val="24"/>
        </w:rPr>
        <w:t>connect</w:t>
      </w:r>
      <w:ins w:id="1168" w:author="S J" w:date="2015-03-29T12:16:00Z">
        <w:r>
          <w:rPr>
            <w:sz w:val="24"/>
          </w:rPr>
          <w:t>ing</w:t>
        </w:r>
      </w:ins>
      <w:r>
        <w:rPr>
          <w:sz w:val="24"/>
        </w:rPr>
        <w:t xml:space="preserve"> generic desktop computers and provid</w:t>
      </w:r>
      <w:ins w:id="1169" w:author="S J" w:date="2015-03-29T12:16:00Z">
        <w:r>
          <w:rPr>
            <w:sz w:val="24"/>
          </w:rPr>
          <w:t>ing</w:t>
        </w:r>
      </w:ins>
      <w:del w:id="1170" w:author="S J" w:date="2015-03-29T12:16:00Z">
        <w:r>
          <w:rPr>
            <w:sz w:val="24"/>
          </w:rPr>
          <w:delText>e</w:delText>
        </w:r>
      </w:del>
      <w:r>
        <w:rPr>
          <w:sz w:val="24"/>
        </w:rPr>
        <w:t xml:space="preserve"> the idle computation time</w:t>
      </w:r>
      <w:ins w:id="1171" w:author="S J" w:date="2015-03-29T12:16:00Z">
        <w:r>
          <w:rPr>
            <w:sz w:val="24"/>
          </w:rPr>
          <w:t>,</w:t>
        </w:r>
      </w:ins>
      <w:r>
        <w:rPr>
          <w:sz w:val="24"/>
        </w:rPr>
        <w:t xml:space="preserve"> e.g.</w:t>
      </w:r>
      <w:ins w:id="1172" w:author="S J" w:date="2015-03-29T12:16:00Z">
        <w:r>
          <w:rPr>
            <w:sz w:val="24"/>
          </w:rPr>
          <w:t>,</w:t>
        </w:r>
      </w:ins>
      <w:r>
        <w:rPr>
          <w:sz w:val="24"/>
        </w:rPr>
        <w:t xml:space="preserve"> as a screen saver or background process to the projects. </w:t>
      </w:r>
    </w:p>
    <w:p>
      <w:pPr>
        <w:pStyle w:val="List"/>
        <w:spacing w:lineRule="auto" w:line="360" w:before="50" w:after="120"/>
        <w:ind w:left="600" w:right="0" w:hanging="300"/>
        <w:rPr>
          <w:sz w:val="24"/>
        </w:rPr>
      </w:pPr>
      <w:r>
        <w:rPr>
          <w:sz w:val="24"/>
        </w:rPr>
        <w:t>3.</w:t>
        <w:tab/>
      </w:r>
      <w:r>
        <w:rPr>
          <w:i/>
          <w:sz w:val="24"/>
        </w:rPr>
        <w:t>Cloud</w:t>
      </w:r>
      <w:ins w:id="1173" w:author="S J" w:date="2015-03-29T12:16:00Z">
        <w:r>
          <w:rPr>
            <w:i/>
            <w:sz w:val="24"/>
          </w:rPr>
          <w:t xml:space="preserve"> </w:t>
        </w:r>
      </w:ins>
      <w:del w:id="1174" w:author="S J" w:date="2015-03-29T12:16:00Z">
        <w:r>
          <w:rPr>
            <w:i/>
            <w:sz w:val="24"/>
          </w:rPr>
          <w:delText>-</w:delText>
        </w:r>
      </w:del>
      <w:r>
        <w:rPr>
          <w:i/>
          <w:sz w:val="24"/>
        </w:rPr>
        <w:t>computing</w:t>
      </w:r>
      <w:r>
        <w:rPr>
          <w:sz w:val="24"/>
        </w:rPr>
        <w:t xml:space="preserve"> provides architecture to services, </w:t>
      </w:r>
      <w:ins w:id="1175" w:author="S J" w:date="2015-03-29T12:16:00Z">
        <w:r>
          <w:rPr>
            <w:sz w:val="24"/>
          </w:rPr>
          <w:t xml:space="preserve">a </w:t>
        </w:r>
      </w:ins>
      <w:r>
        <w:rPr>
          <w:sz w:val="24"/>
        </w:rPr>
        <w:t xml:space="preserve">platform or </w:t>
      </w:r>
      <w:ins w:id="1176" w:author="S J" w:date="2015-03-29T12:16:00Z">
        <w:r>
          <w:rPr>
            <w:sz w:val="24"/>
          </w:rPr>
          <w:t xml:space="preserve">a </w:t>
        </w:r>
      </w:ins>
      <w:r>
        <w:rPr>
          <w:sz w:val="24"/>
        </w:rPr>
        <w:t xml:space="preserve">whole infrastructure in a way that </w:t>
      </w:r>
      <w:del w:id="1177" w:author="S J" w:date="2015-03-29T12:17:00Z">
        <w:r>
          <w:rPr>
            <w:sz w:val="24"/>
          </w:rPr>
          <w:delText>access to them is provided</w:delText>
        </w:r>
      </w:del>
      <w:ins w:id="1178" w:author="S J" w:date="2015-03-29T12:17:00Z">
        <w:r>
          <w:rPr>
            <w:sz w:val="24"/>
          </w:rPr>
          <w:t>provides access</w:t>
        </w:r>
      </w:ins>
      <w:r>
        <w:rPr>
          <w:sz w:val="24"/>
        </w:rPr>
        <w:t xml:space="preserve"> as a service</w:t>
      </w:r>
      <w:ins w:id="1179" w:author="S J" w:date="2015-03-29T12:17:00Z">
        <w:r>
          <w:rPr>
            <w:sz w:val="24"/>
          </w:rPr>
          <w:t>,</w:t>
        </w:r>
      </w:ins>
      <w:r>
        <w:rPr>
          <w:sz w:val="24"/>
        </w:rPr>
        <w:t xml:space="preserve"> with </w:t>
      </w:r>
      <w:ins w:id="1180" w:author="S J" w:date="2015-03-29T12:17:00Z">
        <w:r>
          <w:rPr>
            <w:sz w:val="24"/>
          </w:rPr>
          <w:t>the</w:t>
        </w:r>
      </w:ins>
      <w:del w:id="1181" w:author="S J" w:date="2015-03-29T12:17:00Z">
        <w:r>
          <w:rPr>
            <w:sz w:val="24"/>
          </w:rPr>
          <w:delText>an</w:delText>
        </w:r>
      </w:del>
      <w:r>
        <w:rPr>
          <w:sz w:val="24"/>
        </w:rPr>
        <w:t xml:space="preserve"> impression of sole use </w:t>
      </w:r>
      <w:ins w:id="1182" w:author="S J" w:date="2015-03-29T12:17:00Z">
        <w:r>
          <w:rPr>
            <w:sz w:val="24"/>
          </w:rPr>
          <w:t xml:space="preserve">of </w:t>
        </w:r>
      </w:ins>
      <w:r>
        <w:rPr>
          <w:sz w:val="24"/>
        </w:rPr>
        <w:t xml:space="preserve">it by </w:t>
      </w:r>
      <w:ins w:id="1183" w:author="S J" w:date="2015-03-29T12:17:00Z">
        <w:r>
          <w:rPr>
            <w:sz w:val="24"/>
          </w:rPr>
          <w:t xml:space="preserve">the </w:t>
        </w:r>
      </w:ins>
      <w:r>
        <w:rPr>
          <w:sz w:val="24"/>
        </w:rPr>
        <w:t xml:space="preserve">user or process.  </w:t>
      </w:r>
    </w:p>
    <w:p>
      <w:pPr>
        <w:pStyle w:val="Heading3"/>
        <w:numPr>
          <w:ilvl w:val="2"/>
          <w:numId w:val="1"/>
        </w:numPr>
        <w:spacing w:lineRule="auto" w:line="360" w:before="180" w:after="120"/>
        <w:rPr/>
      </w:pPr>
      <w:r>
        <w:rPr/>
        <w:t>2.3.2  Research and Education Network</w:t>
      </w:r>
    </w:p>
    <w:p>
      <w:pPr>
        <w:pStyle w:val="Normal"/>
        <w:spacing w:lineRule="auto" w:line="360" w:before="60" w:after="0"/>
        <w:rPr/>
      </w:pPr>
      <w:r>
        <w:rPr/>
        <w:t xml:space="preserve">The fundamental part of any </w:t>
      </w:r>
      <w:ins w:id="1184" w:author="S J" w:date="2015-03-29T12:18:00Z">
        <w:r>
          <w:rPr/>
          <w:t>g</w:t>
        </w:r>
      </w:ins>
      <w:del w:id="1185" w:author="S J" w:date="2015-03-29T12:18:00Z">
        <w:r>
          <w:rPr/>
          <w:delText>G</w:delText>
        </w:r>
      </w:del>
      <w:r>
        <w:rPr/>
        <w:t>rid is the computer network</w:t>
      </w:r>
      <w:ins w:id="1186" w:author="S J" w:date="2015-03-29T12:19:00Z">
        <w:r>
          <w:rPr/>
          <w:t>, which</w:t>
        </w:r>
      </w:ins>
      <w:r>
        <w:rPr/>
        <w:t xml:space="preserve"> </w:t>
      </w:r>
      <w:del w:id="1187" w:author="S J" w:date="2015-03-29T12:19:00Z">
        <w:r>
          <w:rPr/>
          <w:delText xml:space="preserve">connecting </w:delText>
        </w:r>
      </w:del>
      <w:ins w:id="1188" w:author="S J" w:date="2015-03-29T12:19:00Z">
        <w:r>
          <w:rPr/>
          <w:t xml:space="preserve">connects </w:t>
        </w:r>
      </w:ins>
      <w:r>
        <w:rPr/>
        <w:t>resources that are distributed in different geographical location</w:t>
      </w:r>
      <w:ins w:id="1189" w:author="S J" w:date="2015-03-29T12:19:00Z">
        <w:r>
          <w:rPr/>
          <w:t>s</w:t>
        </w:r>
      </w:ins>
      <w:r>
        <w:rPr/>
        <w:t>, generally</w:t>
      </w:r>
      <w:ins w:id="1190" w:author="S J" w:date="2015-03-29T12:19:00Z">
        <w:r>
          <w:rPr/>
          <w:t xml:space="preserve"> on the</w:t>
        </w:r>
      </w:ins>
      <w:r>
        <w:rPr/>
        <w:t xml:space="preserve"> Internet. </w:t>
      </w:r>
    </w:p>
    <w:p>
      <w:pPr>
        <w:pStyle w:val="Normal"/>
        <w:spacing w:lineRule="auto" w:line="360"/>
        <w:ind w:left="0" w:right="0" w:firstLine="360"/>
        <w:rPr/>
      </w:pPr>
      <w:r>
        <w:rPr/>
        <w:t xml:space="preserve">The national grid initiative in </w:t>
      </w:r>
      <w:ins w:id="1191" w:author="S J" w:date="2015-03-29T12:19:00Z">
        <w:r>
          <w:rPr/>
          <w:t xml:space="preserve">the </w:t>
        </w:r>
      </w:ins>
      <w:r>
        <w:rPr/>
        <w:t>Czech Republic</w:t>
      </w:r>
      <w:ins w:id="1192" w:author="S J" w:date="2015-03-29T12:19:00Z">
        <w:r>
          <w:rPr/>
          <w:t xml:space="preserve">, </w:t>
        </w:r>
      </w:ins>
      <w:del w:id="1193" w:author="S J" w:date="2015-03-29T12:19:00Z">
        <w:r>
          <w:rPr/>
          <w:delText xml:space="preserve"> -</w:delText>
        </w:r>
      </w:del>
      <w:r>
        <w:rPr/>
        <w:t>METACENTRUM</w:t>
      </w:r>
      <w:r>
        <w:rPr>
          <w:rStyle w:val="FootnoteAnchor"/>
        </w:rPr>
        <w:footnoteReference w:id="9"/>
      </w:r>
      <w:ins w:id="1194" w:author="S J" w:date="2015-03-29T12:19:00Z">
        <w:r>
          <w:rPr/>
          <w:t>,</w:t>
        </w:r>
      </w:ins>
      <w:r>
        <w:rPr/>
        <w:t xml:space="preserve"> is interconnected via </w:t>
      </w:r>
      <w:ins w:id="1195" w:author="S J" w:date="2015-03-29T12:19:00Z">
        <w:r>
          <w:rPr/>
          <w:t xml:space="preserve">the </w:t>
        </w:r>
      </w:ins>
      <w:r>
        <w:rPr/>
        <w:t>high-speed network</w:t>
      </w:r>
      <w:ins w:id="1196" w:author="S J" w:date="2015-03-29T12:19:00Z">
        <w:r>
          <w:rPr/>
          <w:t>,</w:t>
        </w:r>
      </w:ins>
      <w:r>
        <w:rPr/>
        <w:t xml:space="preserve"> CESNET 2</w:t>
      </w:r>
      <w:ins w:id="1197" w:author="S J" w:date="2015-03-29T12:19:00Z">
        <w:r>
          <w:rPr/>
          <w:t>, which utilizes</w:t>
        </w:r>
      </w:ins>
      <w:del w:id="1198" w:author="S J" w:date="2015-03-29T12:19:00Z">
        <w:r>
          <w:rPr/>
          <w:delText xml:space="preserve"> utilizing</w:delText>
        </w:r>
      </w:del>
      <w:r>
        <w:rPr/>
        <w:t xml:space="preserve"> the technology of transferring data over optical cables using Dense Wavelength Division Multiplexing (DWDM) [</w:t>
      </w:r>
      <w:r>
        <w:rPr/>
        <w:fldChar w:fldCharType="begin"/>
      </w:r>
      <w:r>
        <w:instrText> REF BIB_novak2007deployment \h </w:instrText>
      </w:r>
      <w:r>
        <w:fldChar w:fldCharType="separate"/>
      </w:r>
      <w:r>
        <w:t>57</w:t>
      </w:r>
      <w:r>
        <w:fldChar w:fldCharType="end"/>
      </w:r>
      <w:r>
        <w:rPr/>
        <w:t>]</w:t>
      </w:r>
      <w:ins w:id="1199" w:author="S J" w:date="2015-03-29T12:19:00Z">
        <w:r>
          <w:rPr/>
          <w:t xml:space="preserve">, as </w:t>
        </w:r>
      </w:ins>
      <w:del w:id="1200" w:author="S J" w:date="2015-03-29T12:19:00Z">
        <w:r>
          <w:rPr/>
          <w:delText xml:space="preserve"> ad </w:delText>
        </w:r>
      </w:del>
      <w:r>
        <w:rPr/>
        <w:t xml:space="preserve">seen in </w:t>
      </w:r>
      <w:ins w:id="1201" w:author="S J" w:date="2015-03-29T12:19:00Z">
        <w:r>
          <w:rPr/>
          <w:t>F</w:t>
        </w:r>
      </w:ins>
      <w:del w:id="1202" w:author="S J" w:date="2015-03-29T12:19:00Z">
        <w:r>
          <w:rPr/>
          <w:delText>f</w:delText>
        </w:r>
      </w:del>
      <w:r>
        <w:rPr/>
        <w:t>ig</w:t>
      </w:r>
      <w:del w:id="1203" w:author="S J" w:date="2015-03-29T12:20:00Z">
        <w:r>
          <w:rPr/>
          <w:delText xml:space="preserve">. </w:delText>
        </w:r>
      </w:del>
      <w:ins w:id="1204" w:author="S J" w:date="2015-03-29T12:20:00Z">
        <w:r>
          <w:rPr/>
          <w:t xml:space="preserve">ure </w:t>
        </w:r>
      </w:ins>
      <w:r>
        <w:rPr/>
        <w:fldChar w:fldCharType="begin"/>
      </w:r>
      <w:r>
        <w:instrText> REF BMfig_cesnet \h </w:instrText>
      </w:r>
      <w:r>
        <w:fldChar w:fldCharType="separate"/>
      </w:r>
      <w:r>
        <w:t>2.6</w:t>
      </w:r>
      <w:r>
        <w:fldChar w:fldCharType="end"/>
      </w:r>
      <w:r>
        <w:rPr/>
        <w:t>.</w:t>
      </w:r>
    </w:p>
    <w:p>
      <w:pPr>
        <w:pStyle w:val="Figure"/>
        <w:spacing w:lineRule="auto" w:line="360" w:before="240" w:after="0"/>
        <w:ind w:left="0" w:right="0" w:firstLine="360"/>
        <w:rPr>
          <w:rFonts w:eastAsia="Times New Roman"/>
          <w:sz w:val="24"/>
        </w:rPr>
      </w:pPr>
      <w:r>
        <w:rPr>
          <w:rFonts w:eastAsia="Times New Roman"/>
          <w:sz w:val="24"/>
        </w:rPr>
        <w:t xml:space="preserve"> </w:t>
      </w:r>
    </w:p>
    <w:p>
      <w:pPr>
        <w:pStyle w:val="Centerpar"/>
        <w:spacing w:lineRule="auto" w:line="360"/>
        <w:rPr>
          <w:rFonts w:eastAsia="Times New Roman"/>
        </w:rPr>
      </w:pPr>
      <w:r>
        <w:rPr/>
        <w:drawing>
          <wp:inline distT="0" distB="0" distL="0" distR="0">
            <wp:extent cx="5522595" cy="3195955"/>
            <wp:effectExtent l="0" t="0" r="0" b="0"/>
            <wp:docPr id="1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descr=""/>
                    <pic:cNvPicPr>
                      <a:picLocks noChangeAspect="1" noChangeArrowheads="1"/>
                    </pic:cNvPicPr>
                  </pic:nvPicPr>
                  <pic:blipFill>
                    <a:blip r:embed="rId117"/>
                    <a:stretch>
                      <a:fillRect/>
                    </a:stretch>
                  </pic:blipFill>
                  <pic:spPr bwMode="auto">
                    <a:xfrm>
                      <a:off x="0" y="0"/>
                      <a:ext cx="5522595" cy="3195955"/>
                    </a:xfrm>
                    <a:prstGeom prst="rect">
                      <a:avLst/>
                    </a:prstGeom>
                    <a:noFill/>
                    <a:ln w="9525">
                      <a:noFill/>
                      <a:miter lim="800000"/>
                      <a:headEnd/>
                      <a:tailEnd/>
                    </a:ln>
                  </pic:spPr>
                </pic:pic>
              </a:graphicData>
            </a:graphic>
          </wp:inline>
        </w:drawing>
      </w:r>
      <w:r>
        <w:rPr>
          <w:rFonts w:eastAsia="Times New Roman"/>
        </w:rPr>
        <w:t xml:space="preserve"> </w:t>
      </w:r>
    </w:p>
    <w:p>
      <w:pPr>
        <w:pStyle w:val="Caption11"/>
        <w:spacing w:lineRule="auto" w:line="360"/>
        <w:rPr>
          <w:rFonts w:cs="Courier New" w:ascii="Courier New" w:hAnsi="Courier New"/>
        </w:rPr>
      </w:pPr>
      <w:r>
        <w:rPr/>
        <w:t xml:space="preserve">Figure </w:t>
      </w:r>
      <w:bookmarkStart w:id="19" w:name="BMfig_cesnet"/>
      <w:r>
        <w:rPr/>
        <w:t>2.6</w:t>
      </w:r>
      <w:bookmarkEnd w:id="19"/>
      <w:r>
        <w:rPr/>
        <w:t xml:space="preserve">: </w:t>
      </w:r>
      <w:ins w:id="1205" w:author="S J" w:date="2015-03-29T12:20:00Z">
        <w:r>
          <w:rPr/>
          <w:t xml:space="preserve">From December 2014, the </w:t>
        </w:r>
      </w:ins>
      <w:r>
        <w:rPr/>
        <w:t xml:space="preserve">CESNET2 network </w:t>
      </w:r>
      <w:del w:id="1206" w:author="S J" w:date="2015-03-29T12:20:00Z">
        <w:r>
          <w:rPr/>
          <w:delText>topology as from december 2014</w:delText>
        </w:r>
      </w:del>
      <w:ins w:id="1207" w:author="S J" w:date="2015-03-29T12:20:00Z">
        <w:r>
          <w:rPr/>
          <w:t xml:space="preserve">topology has been </w:t>
        </w:r>
      </w:ins>
      <w:del w:id="1208" w:author="S J" w:date="2015-03-29T12:20:00Z">
        <w:r>
          <w:rPr/>
          <w:delText xml:space="preserve"> is </w:delText>
        </w:r>
      </w:del>
      <w:r>
        <w:rPr/>
        <w:t xml:space="preserve">maintained by </w:t>
      </w:r>
      <w:ins w:id="1209" w:author="S J" w:date="2015-03-29T12:20:00Z">
        <w:r>
          <w:rPr/>
          <w:t xml:space="preserve">an </w:t>
        </w:r>
      </w:ins>
      <w:r>
        <w:rPr/>
        <w:t>association of universities and academy of science</w:t>
      </w:r>
      <w:ins w:id="1210" w:author="S J" w:date="2015-03-29T12:20:00Z">
        <w:r>
          <w:rPr/>
          <w:t>,</w:t>
        </w:r>
      </w:ins>
      <w:r>
        <w:rPr/>
        <w:t xml:space="preserve"> CESNET. I</w:t>
      </w:r>
      <w:ins w:id="1211" w:author="S J" w:date="2015-03-29T12:21:00Z">
        <w:r>
          <w:rPr/>
          <w:t>t mainly i</w:t>
        </w:r>
      </w:ins>
      <w:r>
        <w:rPr/>
        <w:t xml:space="preserve">nterconnects mainly departments of universities and academy of sciences via </w:t>
      </w:r>
      <w:ins w:id="1212" w:author="S J" w:date="2015-03-29T12:21:00Z">
        <w:r>
          <w:rPr/>
          <w:t xml:space="preserve">a </w:t>
        </w:r>
      </w:ins>
      <w:r>
        <w:rPr/>
        <w:t xml:space="preserve">rented physical network. It provides connection to </w:t>
      </w:r>
      <w:ins w:id="1213" w:author="S J" w:date="2015-03-29T12:21:00Z">
        <w:r>
          <w:rPr/>
          <w:t xml:space="preserve">the </w:t>
        </w:r>
      </w:ins>
      <w:r>
        <w:rPr/>
        <w:t xml:space="preserve">general Internet via the </w:t>
      </w:r>
      <w:ins w:id="1214" w:author="S J" w:date="2015-03-29T12:21:00Z">
        <w:r>
          <w:rPr/>
          <w:t>C</w:t>
        </w:r>
      </w:ins>
      <w:del w:id="1215" w:author="S J" w:date="2015-03-29T12:21:00Z">
        <w:r>
          <w:rPr/>
          <w:delText>c</w:delText>
        </w:r>
      </w:del>
      <w:r>
        <w:rPr/>
        <w:t xml:space="preserve">zech NIX.cz (Neutral Internet eXchange), AMS-IX (Amsterdam Internet eXchange) and other channels to European research and education network GÉANT. Sources: </w:t>
      </w:r>
      <w:hyperlink r:id="rId118">
        <w:r>
          <w:rPr>
            <w:rStyle w:val="InternetLink"/>
            <w:rFonts w:cs="Courier New" w:ascii="Courier New" w:hAnsi="Courier New"/>
          </w:rPr>
          <w:t>http://www.cesnet.cz</w:t>
        </w:r>
      </w:hyperlink>
      <w:hyperlink r:id="rId119">
        <w:r>
          <w:rPr>
            <w:rStyle w:val="InternetLink"/>
            <w:rFonts w:cs="Courier New" w:ascii="Courier New" w:hAnsi="Courier New"/>
          </w:rPr>
          <w:t>http://www.cesnet.cz</w:t>
        </w:r>
      </w:hyperlink>
      <w:r>
        <w:fldChar w:fldCharType="begin"/>
      </w:r>
      <w:r>
        <w:instrText> TC "2.6 CESNET2 network topology as from december 2014 is maintained by association of universities and academy of science CESNET. Interconnects mainly departments of universities and academy of sciences via rented physical network. It provides connection to general Internet via the czech NIX.cz (Neutral Internet eXchange), AMS-IX (Amsterdam Internet eXchange) and other channels to European research and education network GÉANT. Sources: " \l 2 </w:instrText>
      </w:r>
      <w:r>
        <w:fldChar w:fldCharType="separate"/>
      </w:r>
      <w:r>
        <w:rPr>
          <w:rFonts w:cs="Courier New" w:ascii="Courier New" w:hAnsi="Courier New"/>
        </w:rPr>
      </w:r>
      <w:r>
        <w:fldChar w:fldCharType="end"/>
      </w:r>
    </w:p>
    <w:p>
      <w:pPr>
        <w:pStyle w:val="Heading3"/>
        <w:numPr>
          <w:ilvl w:val="2"/>
          <w:numId w:val="1"/>
        </w:numPr>
        <w:spacing w:lineRule="auto" w:line="360" w:before="360" w:after="120"/>
        <w:rPr/>
      </w:pPr>
      <w:bookmarkStart w:id="20" w:name="BMsec_servicegrid"/>
      <w:r>
        <w:rPr/>
        <w:t>2.3.3</w:t>
      </w:r>
      <w:bookmarkEnd w:id="20"/>
      <w:r>
        <w:rPr/>
        <w:t xml:space="preserve">  Service </w:t>
      </w:r>
      <w:ins w:id="1216" w:author="S J" w:date="2015-03-29T12:21:00Z">
        <w:r>
          <w:rPr/>
          <w:t>G</w:t>
        </w:r>
      </w:ins>
      <w:del w:id="1217" w:author="S J" w:date="2015-03-29T12:21:00Z">
        <w:r>
          <w:rPr/>
          <w:delText>g</w:delText>
        </w:r>
      </w:del>
      <w:r>
        <w:rPr/>
        <w:t>rid</w:t>
      </w:r>
      <w:ins w:id="1218" w:author="S J" w:date="2015-03-29T12:21:00Z">
        <w:r>
          <w:rPr/>
          <w:t xml:space="preserve"> C</w:t>
        </w:r>
      </w:ins>
      <w:del w:id="1219" w:author="S J" w:date="2015-03-29T12:21:00Z">
        <w:r>
          <w:rPr/>
          <w:delText>-c</w:delText>
        </w:r>
      </w:del>
      <w:r>
        <w:rPr/>
        <w:t>omputing</w:t>
      </w:r>
    </w:p>
    <w:p>
      <w:pPr>
        <w:pStyle w:val="Normal"/>
        <w:spacing w:lineRule="auto" w:line="360" w:before="60" w:after="0"/>
        <w:rPr/>
      </w:pPr>
      <w:del w:id="1220" w:author="S J" w:date="2015-03-29T12:21:00Z">
        <w:r>
          <w:rPr/>
          <w:delText xml:space="preserve">The </w:delText>
        </w:r>
      </w:del>
      <w:ins w:id="1221" w:author="S J" w:date="2015-03-29T12:21:00Z">
        <w:r>
          <w:rPr/>
          <w:t>S</w:t>
        </w:r>
      </w:ins>
      <w:del w:id="1222" w:author="S J" w:date="2015-03-29T12:21:00Z">
        <w:r>
          <w:rPr/>
          <w:delText>Service-grid</w:delText>
        </w:r>
      </w:del>
      <w:ins w:id="1223" w:author="S J" w:date="2015-03-29T12:21:00Z">
        <w:r>
          <w:rPr/>
          <w:t>ervice grid</w:t>
        </w:r>
      </w:ins>
      <w:r>
        <w:rPr/>
        <w:t xml:space="preserve"> computing is based on a basic set of services</w:t>
      </w:r>
      <w:ins w:id="1224" w:author="S J" w:date="2015-03-29T12:21:00Z">
        <w:r>
          <w:rPr/>
          <w:t>, which are</w:t>
        </w:r>
      </w:ins>
      <w:r>
        <w:rPr/>
        <w:t xml:space="preserve"> implemented by a middleware</w:t>
      </w:r>
      <w:ins w:id="1225" w:author="S J" w:date="2015-03-29T12:21:00Z">
        <w:r>
          <w:rPr/>
          <w:t xml:space="preserve">. They </w:t>
        </w:r>
      </w:ins>
      <w:del w:id="1226" w:author="S J" w:date="2015-03-29T12:21:00Z">
        <w:r>
          <w:rPr/>
          <w:delText xml:space="preserve"> to </w:delText>
        </w:r>
      </w:del>
      <w:r>
        <w:rPr/>
        <w:t xml:space="preserve">provide uniform interface for job scheduling and execution within the computing infrastructure. The term </w:t>
      </w:r>
      <w:del w:id="1227" w:author="S J" w:date="2015-03-29T12:22:00Z">
        <w:r>
          <w:rPr>
            <w:i/>
          </w:rPr>
          <w:delText>Grid</w:delText>
        </w:r>
      </w:del>
      <w:del w:id="1228" w:author="S J" w:date="2015-03-29T12:22:00Z">
        <w:r>
          <w:rPr/>
          <w:delText xml:space="preserve"> </w:delText>
        </w:r>
      </w:del>
      <w:ins w:id="1229" w:author="S J" w:date="2015-03-29T12:22:00Z">
        <w:r>
          <w:rPr>
            <w:i/>
          </w:rPr>
          <w:t>grid</w:t>
        </w:r>
      </w:ins>
      <w:ins w:id="1230" w:author="S J" w:date="2015-03-29T12:22:00Z">
        <w:r>
          <w:rPr/>
          <w:t xml:space="preserve"> </w:t>
        </w:r>
      </w:ins>
      <w:r>
        <w:rPr/>
        <w:t xml:space="preserve">is used to emphasize the analogy with </w:t>
      </w:r>
      <w:del w:id="1231" w:author="S J" w:date="2015-03-29T12:22:00Z">
        <w:r>
          <w:rPr/>
          <w:delText xml:space="preserve">the </w:delText>
        </w:r>
      </w:del>
      <w:ins w:id="1232" w:author="S J" w:date="2015-03-29T12:22:00Z">
        <w:r>
          <w:rPr/>
          <w:t xml:space="preserve">an </w:t>
        </w:r>
      </w:ins>
      <w:r>
        <w:rPr/>
        <w:t>electric power grid</w:t>
      </w:r>
      <w:ins w:id="1233" w:author="S J" w:date="2015-03-29T12:22:00Z">
        <w:r>
          <w:rPr/>
          <w:t>,</w:t>
        </w:r>
      </w:ins>
      <w:r>
        <w:rPr/>
        <w:t xml:space="preserve"> providing access to electricity [</w:t>
      </w:r>
      <w:r>
        <w:rPr/>
        <w:fldChar w:fldCharType="begin"/>
      </w:r>
      <w:r>
        <w:instrText> REF BIB_foster2004 \h </w:instrText>
      </w:r>
      <w:r>
        <w:fldChar w:fldCharType="separate"/>
      </w:r>
      <w:r>
        <w:t>58</w:t>
      </w:r>
      <w:r>
        <w:fldChar w:fldCharType="end"/>
      </w:r>
      <w:r>
        <w:rPr/>
        <w:t>]. Foster et al.</w:t>
      </w:r>
      <w:ins w:id="1234" w:author="S J" w:date="2015-03-29T12:22:00Z">
        <w:r>
          <w:rPr/>
          <w:t xml:space="preserve"> </w:t>
        </w:r>
      </w:ins>
      <w:r>
        <w:rPr/>
        <w:t>[</w:t>
      </w:r>
      <w:r>
        <w:rPr/>
        <w:fldChar w:fldCharType="begin"/>
      </w:r>
      <w:r>
        <w:instrText> REF BIB_foster2001 \h </w:instrText>
      </w:r>
      <w:r>
        <w:fldChar w:fldCharType="separate"/>
      </w:r>
      <w:r>
        <w:t>59</w:t>
      </w:r>
      <w:r>
        <w:fldChar w:fldCharType="end"/>
      </w:r>
      <w:r>
        <w:rPr/>
        <w:t xml:space="preserve">, </w:t>
      </w:r>
      <w:r>
        <w:rPr/>
        <w:fldChar w:fldCharType="begin"/>
      </w:r>
      <w:r>
        <w:instrText> REF BIB_foster2004 \h </w:instrText>
      </w:r>
      <w:r>
        <w:fldChar w:fldCharType="separate"/>
      </w:r>
      <w:r>
        <w:t>58</w:t>
      </w:r>
      <w:r>
        <w:fldChar w:fldCharType="end"/>
      </w:r>
      <w:r>
        <w:rPr/>
        <w:t>] and Chervenak et al. [</w:t>
      </w:r>
      <w:r>
        <w:rPr/>
        <w:fldChar w:fldCharType="begin"/>
      </w:r>
      <w:r>
        <w:instrText> REF BIB_Chervenak2000 \h </w:instrText>
      </w:r>
      <w:r>
        <w:fldChar w:fldCharType="separate"/>
      </w:r>
      <w:r>
        <w:t>60</w:t>
      </w:r>
      <w:r>
        <w:fldChar w:fldCharType="end"/>
      </w:r>
      <w:r>
        <w:rPr/>
        <w:t>] describe "data" and "computational" grid</w:t>
      </w:r>
      <w:ins w:id="1235" w:author="S J" w:date="2015-03-29T12:22:00Z">
        <w:r>
          <w:rPr/>
          <w:t>s</w:t>
        </w:r>
      </w:ins>
      <w:r>
        <w:rPr/>
        <w:t xml:space="preserve"> as shared hardware and software resources</w:t>
      </w:r>
      <w:ins w:id="1236" w:author="S J" w:date="2015-03-29T12:22:00Z">
        <w:r>
          <w:rPr/>
          <w:t>, which</w:t>
        </w:r>
      </w:ins>
      <w:del w:id="1237" w:author="S J" w:date="2015-03-29T12:22:00Z">
        <w:r>
          <w:rPr/>
          <w:delText xml:space="preserve"> that</w:delText>
        </w:r>
      </w:del>
      <w:r>
        <w:rPr/>
        <w:t xml:space="preserve"> provide reliable, consistent, pervasive and cheap access to high performance computational capacities</w:t>
      </w:r>
      <w:ins w:id="1238" w:author="S J" w:date="2015-03-29T12:22:00Z">
        <w:r>
          <w:rPr/>
          <w:t>. They also provide the</w:t>
        </w:r>
      </w:ins>
      <w:del w:id="1239" w:author="S J" w:date="2015-03-29T12:22:00Z">
        <w:r>
          <w:rPr/>
          <w:delText xml:space="preserve"> and</w:delText>
        </w:r>
      </w:del>
      <w:r>
        <w:rPr/>
        <w:t xml:space="preserve"> effective and reliable execution of requests over data, which needs sensitive controlling of terabyte storage, data transfers to gigabits per second</w:t>
      </w:r>
      <w:del w:id="1240" w:author="S J" w:date="2015-03-29T12:23:00Z">
        <w:r>
          <w:rPr/>
          <w:delText>s</w:delText>
        </w:r>
      </w:del>
      <w:r>
        <w:rPr/>
        <w:t xml:space="preserve"> over global computer networks and </w:t>
      </w:r>
      <w:ins w:id="1241" w:author="S J" w:date="2015-03-29T12:23:00Z">
        <w:r>
          <w:rPr/>
          <w:t xml:space="preserve">the </w:t>
        </w:r>
      </w:ins>
      <w:r>
        <w:rPr/>
        <w:t>scheduling</w:t>
      </w:r>
      <w:ins w:id="1242" w:author="S J" w:date="2015-03-29T12:23:00Z">
        <w:r>
          <w:rPr/>
          <w:t xml:space="preserve"> of</w:t>
        </w:r>
      </w:ins>
      <w:r>
        <w:rPr/>
        <w:t xml:space="preserve"> such data transfer</w:t>
      </w:r>
      <w:ins w:id="1243" w:author="S J" w:date="2015-03-29T12:23:00Z">
        <w:r>
          <w:rPr/>
          <w:t>,</w:t>
        </w:r>
      </w:ins>
      <w:r>
        <w:rPr/>
        <w:t xml:space="preserve"> with respect to computational needs. The services provided by grid are either tools or web services</w:t>
      </w:r>
      <w:ins w:id="1244" w:author="S J" w:date="2015-03-29T12:23:00Z">
        <w:r>
          <w:rPr/>
          <w:t>,</w:t>
        </w:r>
      </w:ins>
      <w:r>
        <w:rPr/>
        <w:t xml:space="preserve"> following </w:t>
      </w:r>
      <w:r>
        <w:rPr>
          <w:i/>
        </w:rPr>
        <w:t>Service</w:t>
      </w:r>
      <w:ins w:id="1245" w:author="S J" w:date="2015-03-29T12:23:00Z">
        <w:r>
          <w:rPr>
            <w:i/>
          </w:rPr>
          <w:t>-</w:t>
        </w:r>
      </w:ins>
      <w:del w:id="1246" w:author="S J" w:date="2015-03-29T12:23:00Z">
        <w:r>
          <w:rPr>
            <w:i/>
          </w:rPr>
          <w:delText xml:space="preserve"> O</w:delText>
        </w:r>
      </w:del>
      <w:ins w:id="1247" w:author="S J" w:date="2015-03-29T12:23:00Z">
        <w:r>
          <w:rPr>
            <w:i/>
          </w:rPr>
          <w:t>o</w:t>
        </w:r>
      </w:ins>
      <w:r>
        <w:rPr>
          <w:i/>
        </w:rPr>
        <w:t>riented Architecture</w:t>
      </w:r>
      <w:ins w:id="1248" w:author="S J" w:date="2015-03-29T12:23:00Z">
        <w:r>
          <w:rPr>
            <w:i/>
          </w:rPr>
          <w:t xml:space="preserve"> </w:t>
        </w:r>
      </w:ins>
      <w:r>
        <w:rPr/>
        <w:t>(SOA) for grid computing – Open Grid Service Architecture (OGSA) [</w:t>
      </w:r>
      <w:r>
        <w:rPr/>
        <w:fldChar w:fldCharType="begin"/>
      </w:r>
      <w:r>
        <w:instrText> REF BIB_Foster2003 \h </w:instrText>
      </w:r>
      <w:r>
        <w:fldChar w:fldCharType="separate"/>
      </w:r>
      <w:r>
        <w:t>61</w:t>
      </w:r>
      <w:r>
        <w:fldChar w:fldCharType="end"/>
      </w:r>
      <w:r>
        <w:rPr/>
        <w:t>]. The security model and access to</w:t>
      </w:r>
      <w:del w:id="1249" w:author="S J" w:date="2015-03-29T12:23:00Z">
        <w:r>
          <w:rPr/>
          <w:delText xml:space="preserve"> the</w:delText>
        </w:r>
      </w:del>
      <w:r>
        <w:rPr/>
        <w:t xml:space="preserve"> grid infrastructure</w:t>
      </w:r>
      <w:ins w:id="1250" w:author="S J" w:date="2015-03-29T12:23:00Z">
        <w:r>
          <w:rPr/>
          <w:t>s</w:t>
        </w:r>
      </w:ins>
      <w:r>
        <w:rPr/>
        <w:t xml:space="preserve"> </w:t>
      </w:r>
      <w:del w:id="1251" w:author="S J" w:date="2015-03-29T12:23:00Z">
        <w:r>
          <w:rPr/>
          <w:delText xml:space="preserve">is </w:delText>
        </w:r>
      </w:del>
      <w:ins w:id="1252" w:author="S J" w:date="2015-03-29T12:23:00Z">
        <w:r>
          <w:rPr/>
          <w:t xml:space="preserve">are mainly </w:t>
        </w:r>
      </w:ins>
      <w:r>
        <w:rPr/>
        <w:t xml:space="preserve">proposed and implemented </w:t>
      </w:r>
      <w:del w:id="1253" w:author="S J" w:date="2015-03-29T12:24:00Z">
        <w:r>
          <w:rPr/>
          <w:delText xml:space="preserve">mainly </w:delText>
        </w:r>
      </w:del>
      <w:r>
        <w:rPr/>
        <w:t xml:space="preserve">by a mutual authentication between users and resources via </w:t>
      </w:r>
      <w:ins w:id="1254" w:author="S J" w:date="2015-03-29T12:24:00Z">
        <w:r>
          <w:rPr/>
          <w:t xml:space="preserve">a </w:t>
        </w:r>
      </w:ins>
      <w:r>
        <w:rPr/>
        <w:t>public key infrastructure</w:t>
      </w:r>
      <w:ins w:id="1255" w:author="S J" w:date="2015-03-29T12:24:00Z">
        <w:r>
          <w:rPr/>
          <w:t>,</w:t>
        </w:r>
      </w:ins>
      <w:r>
        <w:rPr/>
        <w:t xml:space="preserve"> using </w:t>
      </w:r>
      <w:ins w:id="1256" w:author="S J" w:date="2015-03-29T12:24:00Z">
        <w:r>
          <w:rPr/>
          <w:t xml:space="preserve">the </w:t>
        </w:r>
      </w:ins>
      <w:r>
        <w:rPr/>
        <w:t>X.509 certificate [</w:t>
      </w:r>
      <w:r>
        <w:rPr/>
        <w:fldChar w:fldCharType="begin"/>
      </w:r>
      <w:r>
        <w:instrText> REF BIB_Foster1998 \h </w:instrText>
      </w:r>
      <w:r>
        <w:fldChar w:fldCharType="separate"/>
      </w:r>
      <w:r>
        <w:t>62</w:t>
      </w:r>
      <w:r>
        <w:fldChar w:fldCharType="end"/>
      </w:r>
      <w:r>
        <w:rPr/>
        <w:t xml:space="preserve">]. The administration and maintenance of such networked infrastructures are not trivial tasks and </w:t>
      </w:r>
      <w:del w:id="1257" w:author="S J" w:date="2015-03-29T12:24:00Z">
        <w:r>
          <w:rPr/>
          <w:delText xml:space="preserve">they </w:delText>
        </w:r>
      </w:del>
      <w:r>
        <w:rPr/>
        <w:t>are performed by experts of institutional computing centers or national laboratories</w:t>
      </w:r>
      <w:ins w:id="1258" w:author="S J" w:date="2015-03-29T12:24:00Z">
        <w:r>
          <w:rPr/>
          <w:t xml:space="preserve">. Furthermore, </w:t>
        </w:r>
      </w:ins>
      <w:del w:id="1259" w:author="S J" w:date="2015-03-29T12:24:00Z">
        <w:r>
          <w:rPr/>
          <w:delText xml:space="preserve"> and </w:delText>
        </w:r>
      </w:del>
      <w:r>
        <w:rPr/>
        <w:t xml:space="preserve">interconnected sites are managed and coordinated at </w:t>
      </w:r>
      <w:ins w:id="1260" w:author="S J" w:date="2015-03-29T12:24:00Z">
        <w:r>
          <w:rPr/>
          <w:t xml:space="preserve">a </w:t>
        </w:r>
      </w:ins>
      <w:r>
        <w:rPr/>
        <w:t xml:space="preserve">national level or </w:t>
      </w:r>
      <w:del w:id="1261" w:author="S J" w:date="2015-03-29T12:24:00Z">
        <w:r>
          <w:rPr/>
          <w:delText xml:space="preserve">at </w:delText>
        </w:r>
      </w:del>
      <w:ins w:id="1262" w:author="S J" w:date="2015-03-29T12:24:00Z">
        <w:r>
          <w:rPr/>
          <w:t xml:space="preserve">an </w:t>
        </w:r>
      </w:ins>
      <w:r>
        <w:rPr/>
        <w:t>international level. Such national organizations cooperate with similar national grid infrastructures in other countries. An umbrella organization in Europe –</w:t>
      </w:r>
      <w:ins w:id="1263" w:author="S J" w:date="2015-03-29T12:24:00Z">
        <w:r>
          <w:rPr/>
          <w:t xml:space="preserve"> the </w:t>
        </w:r>
      </w:ins>
      <w:r>
        <w:rPr/>
        <w:t>European Grid Infrastructure (EGI)</w:t>
      </w:r>
      <w:r>
        <w:rPr>
          <w:rStyle w:val="FootnoteAnchor"/>
        </w:rPr>
        <w:footnoteReference w:id="10"/>
      </w:r>
      <w:r>
        <w:rPr/>
        <w:t xml:space="preserve"> – was established during 2010</w:t>
      </w:r>
      <w:ins w:id="1264" w:author="S J" w:date="2015-03-29T12:24:00Z">
        <w:r>
          <w:rPr/>
          <w:t xml:space="preserve">. This </w:t>
        </w:r>
      </w:ins>
      <w:del w:id="1265" w:author="S J" w:date="2015-03-29T12:24:00Z">
        <w:r>
          <w:rPr/>
          <w:delText xml:space="preserve"> and </w:delText>
        </w:r>
      </w:del>
      <w:r>
        <w:rPr/>
        <w:t xml:space="preserve">supports </w:t>
      </w:r>
      <w:ins w:id="1266" w:author="S J" w:date="2015-03-29T12:24:00Z">
        <w:r>
          <w:rPr/>
          <w:t xml:space="preserve">the </w:t>
        </w:r>
      </w:ins>
      <w:r>
        <w:rPr/>
        <w:t xml:space="preserve">integration and coordination </w:t>
      </w:r>
      <w:ins w:id="1267" w:author="S J" w:date="2015-03-29T12:24:00Z">
        <w:r>
          <w:rPr/>
          <w:t xml:space="preserve">of </w:t>
        </w:r>
      </w:ins>
      <w:r>
        <w:rPr/>
        <w:t xml:space="preserve">activities </w:t>
      </w:r>
      <w:ins w:id="1268" w:author="S J" w:date="2015-03-29T12:25:00Z">
        <w:r>
          <w:rPr/>
          <w:t>o</w:t>
        </w:r>
      </w:ins>
      <w:del w:id="1269" w:author="S J" w:date="2015-03-29T12:25:00Z">
        <w:r>
          <w:rPr/>
          <w:delText>O</w:delText>
        </w:r>
      </w:del>
      <w:r>
        <w:rPr/>
        <w:t>f National Grid Initiatives (NGI) across national boundaries</w:t>
      </w:r>
      <w:ins w:id="1270" w:author="S J" w:date="2015-03-29T12:25:00Z">
        <w:r>
          <w:rPr/>
          <w:t>,</w:t>
        </w:r>
      </w:ins>
      <w:r>
        <w:rPr/>
        <w:t xml:space="preserve"> with respect to the scientific collaboration </w:t>
      </w:r>
      <w:del w:id="1271" w:author="S J" w:date="2015-03-29T12:25:00Z">
        <w:r>
          <w:rPr/>
          <w:delText xml:space="preserve">which goes also </w:delText>
        </w:r>
      </w:del>
      <w:r>
        <w:rPr/>
        <w:t xml:space="preserve">across national boundaries. </w:t>
      </w:r>
    </w:p>
    <w:p>
      <w:pPr>
        <w:pStyle w:val="Figure"/>
        <w:spacing w:lineRule="auto" w:line="360" w:before="240" w:after="0"/>
        <w:ind w:left="0" w:right="0" w:firstLine="360"/>
        <w:rPr>
          <w:rFonts w:eastAsia="Times New Roman"/>
          <w:sz w:val="24"/>
        </w:rPr>
      </w:pPr>
      <w:r>
        <w:rPr>
          <w:rFonts w:eastAsia="Times New Roman"/>
          <w:sz w:val="24"/>
        </w:rPr>
        <w:t xml:space="preserve"> </w:t>
      </w:r>
    </w:p>
    <w:p>
      <w:pPr>
        <w:pStyle w:val="Centerpar"/>
        <w:spacing w:lineRule="auto" w:line="360"/>
        <w:rPr>
          <w:rFonts w:eastAsia="Times New Roman"/>
        </w:rPr>
      </w:pPr>
      <w:r>
        <w:rPr/>
        <w:drawing>
          <wp:inline distT="0" distB="0" distL="0" distR="0">
            <wp:extent cx="5577205" cy="3902075"/>
            <wp:effectExtent l="0" t="0" r="0" b="0"/>
            <wp:docPr id="1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descr=""/>
                    <pic:cNvPicPr>
                      <a:picLocks noChangeAspect="1" noChangeArrowheads="1"/>
                    </pic:cNvPicPr>
                  </pic:nvPicPr>
                  <pic:blipFill>
                    <a:blip r:embed="rId120"/>
                    <a:stretch>
                      <a:fillRect/>
                    </a:stretch>
                  </pic:blipFill>
                  <pic:spPr bwMode="auto">
                    <a:xfrm>
                      <a:off x="0" y="0"/>
                      <a:ext cx="5577205" cy="3902075"/>
                    </a:xfrm>
                    <a:prstGeom prst="rect">
                      <a:avLst/>
                    </a:prstGeom>
                    <a:noFill/>
                    <a:ln w="9525">
                      <a:noFill/>
                      <a:miter lim="800000"/>
                      <a:headEnd/>
                      <a:tailEnd/>
                    </a:ln>
                  </pic:spPr>
                </pic:pic>
              </a:graphicData>
            </a:graphic>
          </wp:inline>
        </w:drawing>
      </w:r>
      <w:r>
        <w:rPr>
          <w:rFonts w:eastAsia="Times New Roman"/>
        </w:rPr>
        <w:t xml:space="preserve"> </w:t>
      </w:r>
      <w:r>
        <w:rPr>
          <w:rFonts w:eastAsia="Times New Roman"/>
        </w:rPr>
        <w:drawing>
          <wp:inline distT="0" distB="0" distL="0" distR="0">
            <wp:extent cx="3376930" cy="3657600"/>
            <wp:effectExtent l="0" t="0" r="0" b="0"/>
            <wp:docPr id="1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descr=""/>
                    <pic:cNvPicPr>
                      <a:picLocks noChangeAspect="1" noChangeArrowheads="1"/>
                    </pic:cNvPicPr>
                  </pic:nvPicPr>
                  <pic:blipFill>
                    <a:blip r:embed="rId121"/>
                    <a:stretch>
                      <a:fillRect/>
                    </a:stretch>
                  </pic:blipFill>
                  <pic:spPr bwMode="auto">
                    <a:xfrm>
                      <a:off x="0" y="0"/>
                      <a:ext cx="3376930" cy="3657600"/>
                    </a:xfrm>
                    <a:prstGeom prst="rect">
                      <a:avLst/>
                    </a:prstGeom>
                    <a:noFill/>
                    <a:ln w="9525">
                      <a:noFill/>
                      <a:miter lim="800000"/>
                      <a:headEnd/>
                      <a:tailEnd/>
                    </a:ln>
                  </pic:spPr>
                </pic:pic>
              </a:graphicData>
            </a:graphic>
          </wp:inline>
        </w:drawing>
      </w:r>
      <w:r>
        <w:rPr>
          <w:rFonts w:eastAsia="Times New Roman"/>
        </w:rPr>
        <w:t xml:space="preserve"> </w:t>
      </w:r>
    </w:p>
    <w:p>
      <w:pPr>
        <w:pStyle w:val="Caption11"/>
        <w:spacing w:lineRule="auto" w:line="360"/>
        <w:rPr>
          <w:rFonts w:cs="Courier New" w:ascii="Courier New" w:hAnsi="Courier New"/>
        </w:rPr>
      </w:pPr>
      <w:r>
        <w:rPr/>
        <w:t xml:space="preserve">Figure </w:t>
      </w:r>
      <w:bookmarkStart w:id="21" w:name="BMfig_egi"/>
      <w:r>
        <w:rPr/>
        <w:t>2.7</w:t>
      </w:r>
      <w:bookmarkEnd w:id="21"/>
      <w:r>
        <w:rPr/>
        <w:t xml:space="preserve">: </w:t>
      </w:r>
      <w:ins w:id="1272" w:author="S J" w:date="2015-03-29T12:25:00Z">
        <w:r>
          <w:rPr/>
          <w:t>The c</w:t>
        </w:r>
      </w:ins>
      <w:del w:id="1273" w:author="S J" w:date="2015-03-29T12:25:00Z">
        <w:r>
          <w:rPr/>
          <w:delText>C</w:delText>
        </w:r>
      </w:del>
      <w:r>
        <w:rPr/>
        <w:t xml:space="preserve">ountries </w:t>
      </w:r>
      <w:ins w:id="1274" w:author="S J" w:date="2015-03-29T12:25:00Z">
        <w:r>
          <w:rPr/>
          <w:t xml:space="preserve">that are </w:t>
        </w:r>
      </w:ins>
      <w:r>
        <w:rPr/>
        <w:t xml:space="preserve">involved in EGI and </w:t>
      </w:r>
      <w:ins w:id="1275" w:author="S J" w:date="2015-03-29T12:25:00Z">
        <w:r>
          <w:rPr/>
          <w:t xml:space="preserve">the </w:t>
        </w:r>
      </w:ins>
      <w:r>
        <w:rPr/>
        <w:t xml:space="preserve">number of CPUs within </w:t>
      </w:r>
      <w:ins w:id="1276" w:author="S J" w:date="2015-03-29T12:25:00Z">
        <w:r>
          <w:rPr/>
          <w:t xml:space="preserve">the </w:t>
        </w:r>
      </w:ins>
      <w:r>
        <w:rPr/>
        <w:t>EGI infrastructure in 2012</w:t>
      </w:r>
      <w:ins w:id="1277" w:author="S J" w:date="2015-03-29T12:25:00Z">
        <w:r>
          <w:rPr/>
          <w:t>. At the end of 2012,</w:t>
        </w:r>
      </w:ins>
      <w:del w:id="1278" w:author="S J" w:date="2015-03-29T12:25:00Z">
        <w:r>
          <w:rPr/>
          <w:delText>,</w:delText>
        </w:r>
      </w:del>
      <w:r>
        <w:rPr/>
        <w:t xml:space="preserve"> the total logical CPU capacity </w:t>
      </w:r>
      <w:del w:id="1279" w:author="S J" w:date="2015-03-29T12:25:00Z">
        <w:r>
          <w:rPr/>
          <w:delText xml:space="preserve">at the end of 2012 </w:delText>
        </w:r>
      </w:del>
      <w:r>
        <w:rPr/>
        <w:t>was 349,720 cores</w:t>
      </w:r>
      <w:ins w:id="1280" w:author="S J" w:date="2015-03-29T12:25:00Z">
        <w:r>
          <w:rPr/>
          <w:t xml:space="preserve"> </w:t>
        </w:r>
      </w:ins>
      <w:r>
        <w:rPr/>
        <w:t>(</w:t>
      </w:r>
      <w:del w:id="1281" w:author="S J" w:date="2015-03-29T12:25:00Z">
        <w:r>
          <w:rPr/>
          <w:delText xml:space="preserve"> </w:delText>
        </w:r>
      </w:del>
      <w:r>
        <w:rPr/>
        <w:t xml:space="preserve">in </w:t>
      </w:r>
      <w:ins w:id="1282" w:author="S J" w:date="2015-03-29T12:25:00Z">
        <w:r>
          <w:rPr/>
          <w:t xml:space="preserve">the </w:t>
        </w:r>
      </w:ins>
      <w:r>
        <w:rPr/>
        <w:t>graph per countr</w:t>
      </w:r>
      <w:ins w:id="1283" w:author="S J" w:date="2015-03-29T12:25:00Z">
        <w:r>
          <w:rPr/>
          <w:t>y</w:t>
        </w:r>
      </w:ins>
      <w:del w:id="1284" w:author="S J" w:date="2015-03-29T12:25:00Z">
        <w:r>
          <w:rPr/>
          <w:delText>ies</w:delText>
        </w:r>
      </w:del>
      <w:r>
        <w:rPr/>
        <w:t xml:space="preserve">). </w:t>
      </w:r>
      <w:ins w:id="1285" w:author="S J" w:date="2015-03-29T12:25:00Z">
        <w:r>
          <w:rPr/>
          <w:t xml:space="preserve">In March 2014, the </w:t>
        </w:r>
      </w:ins>
      <w:r>
        <w:rPr/>
        <w:t>CPU capacity was 433,957 cores</w:t>
      </w:r>
      <w:ins w:id="1286" w:author="S J" w:date="2015-03-29T12:26:00Z">
        <w:r>
          <w:rPr/>
          <w:t xml:space="preserve">. </w:t>
        </w:r>
      </w:ins>
      <w:del w:id="1287" w:author="S J" w:date="2015-03-29T12:26:00Z">
        <w:r>
          <w:rPr/>
          <w:delText xml:space="preserve"> in March 2014. </w:delText>
        </w:r>
      </w:del>
      <w:r>
        <w:rPr/>
        <w:t xml:space="preserve">Sources: EGI Compendium 2013, EGI statistics at </w:t>
      </w:r>
      <w:hyperlink r:id="rId122">
        <w:r>
          <w:rPr>
            <w:rStyle w:val="InternetLink"/>
            <w:rFonts w:cs="Courier New" w:ascii="Courier New" w:hAnsi="Courier New"/>
          </w:rPr>
          <w:t>http://www.egi.eu</w:t>
        </w:r>
      </w:hyperlink>
      <w:r>
        <w:rPr/>
        <w:t xml:space="preserve">. </w:t>
      </w:r>
      <w:hyperlink r:id="rId123">
        <w:r>
          <w:rPr>
            <w:rStyle w:val="InternetLink"/>
            <w:rFonts w:cs="Courier New" w:ascii="Courier New" w:hAnsi="Courier New"/>
          </w:rPr>
          <w:t>http://www.egi.eu</w:t>
        </w:r>
        <w:r>
          <w:fldChar w:fldCharType="begin"/>
        </w:r>
        <w:r>
          <w:instrText> TC "2.7 Countries involved in EGI and number of CPUs within EGI infrastructure in 2012, the total logical CPU capacity at the end of 2012 was 349,720 cores( in graph per countries). CPU capacity was 433,957 cores in March 2014. Sources: EGI Compendium 2013, EGI statistics at . " \l 2 </w:instrText>
        </w:r>
        <w:r>
          <w:fldChar w:fldCharType="separate"/>
        </w:r>
        <w:r>
          <w:rPr>
            <w:rFonts w:cs="Courier New" w:ascii="Courier New" w:hAnsi="Courier New"/>
          </w:rPr>
        </w:r>
      </w:hyperlink>
      <w:r>
        <w:fldChar w:fldCharType="end"/>
      </w:r>
    </w:p>
    <w:p>
      <w:pPr>
        <w:pStyle w:val="Normal"/>
        <w:spacing w:lineRule="auto" w:line="360" w:before="240" w:after="0"/>
        <w:ind w:left="0" w:right="0" w:firstLine="360"/>
        <w:rPr/>
      </w:pPr>
      <w:ins w:id="1288" w:author="S J" w:date="2015-03-29T12:26:00Z">
        <w:r>
          <w:rPr/>
          <w:t xml:space="preserve">In the last decade, there has been an acceleration in the </w:t>
        </w:r>
      </w:ins>
      <w:del w:id="1289" w:author="S J" w:date="2015-03-29T12:26:00Z">
        <w:r>
          <w:rPr/>
          <w:delText xml:space="preserve">The </w:delText>
        </w:r>
      </w:del>
      <w:r>
        <w:rPr/>
        <w:t>growth of several production grid infrastructure</w:t>
      </w:r>
      <w:ins w:id="1290" w:author="S J" w:date="2015-03-29T12:26:00Z">
        <w:r>
          <w:rPr/>
          <w:t>s</w:t>
        </w:r>
      </w:ins>
      <w:r>
        <w:rPr/>
        <w:t xml:space="preserve"> for science</w:t>
      </w:r>
      <w:ins w:id="1291" w:author="S J" w:date="2015-03-29T12:26:00Z">
        <w:r>
          <w:rPr/>
          <w:t>. This</w:t>
        </w:r>
      </w:ins>
      <w:ins w:id="1292" w:author="S J" w:date="2015-03-29T12:27:00Z">
        <w:r>
          <w:rPr/>
          <w:t xml:space="preserve"> is</w:t>
        </w:r>
      </w:ins>
      <w:ins w:id="1293" w:author="S J" w:date="2015-03-29T12:26:00Z">
        <w:r>
          <w:rPr/>
          <w:t xml:space="preserve"> mainly due to </w:t>
        </w:r>
      </w:ins>
      <w:del w:id="1294" w:author="S J" w:date="2015-03-29T12:26:00Z">
        <w:r>
          <w:rPr/>
          <w:delText xml:space="preserve"> was accelerated in last decade mainly by </w:delText>
        </w:r>
      </w:del>
      <w:r>
        <w:rPr/>
        <w:t>the need</w:t>
      </w:r>
      <w:ins w:id="1295" w:author="S J" w:date="2015-03-29T12:26:00Z">
        <w:r>
          <w:rPr/>
          <w:t xml:space="preserve"> for </w:t>
        </w:r>
      </w:ins>
      <w:del w:id="1296" w:author="S J" w:date="2015-03-29T12:26:00Z">
        <w:r>
          <w:rPr/>
          <w:delText xml:space="preserve">s of </w:delText>
        </w:r>
      </w:del>
      <w:r>
        <w:rPr/>
        <w:t>experiments of high</w:t>
      </w:r>
      <w:ins w:id="1297" w:author="S J" w:date="2015-03-29T12:27:00Z">
        <w:r>
          <w:rPr/>
          <w:t>-</w:t>
        </w:r>
      </w:ins>
      <w:del w:id="1298" w:author="S J" w:date="2015-03-29T12:27:00Z">
        <w:r>
          <w:rPr/>
          <w:delText xml:space="preserve"> </w:delText>
        </w:r>
      </w:del>
      <w:r>
        <w:rPr/>
        <w:t>energy physics</w:t>
      </w:r>
      <w:ins w:id="1299" w:author="S J" w:date="2015-03-29T12:27:00Z">
        <w:r>
          <w:rPr/>
          <w:t xml:space="preserve"> in order</w:t>
        </w:r>
      </w:ins>
      <w:r>
        <w:rPr/>
        <w:t xml:space="preserve"> to process </w:t>
      </w:r>
      <w:ins w:id="1300" w:author="S J" w:date="2015-03-29T12:27:00Z">
        <w:r>
          <w:rPr/>
          <w:t xml:space="preserve">a </w:t>
        </w:r>
      </w:ins>
      <w:r>
        <w:rPr/>
        <w:t>large number of observed data in a reasonable time [</w:t>
      </w:r>
      <w:r>
        <w:rPr/>
        <w:fldChar w:fldCharType="begin"/>
      </w:r>
      <w:r>
        <w:instrText> REF BIB_Bird2009 \h </w:instrText>
      </w:r>
      <w:r>
        <w:fldChar w:fldCharType="separate"/>
      </w:r>
      <w:r>
        <w:t>63</w:t>
      </w:r>
      <w:r>
        <w:fldChar w:fldCharType="end"/>
      </w:r>
      <w:r>
        <w:rPr/>
        <w:t xml:space="preserve">]. The Worldwide Large Hadron Collider Computing Grid (WLCG) </w:t>
      </w:r>
      <w:del w:id="1301" w:author="S J" w:date="2015-03-29T12:27:00Z">
        <w:r>
          <w:rPr/>
          <w:delText>has been</w:delText>
        </w:r>
      </w:del>
      <w:ins w:id="1302" w:author="S J" w:date="2015-03-29T12:27:00Z">
        <w:r>
          <w:rPr/>
          <w:t>was</w:t>
        </w:r>
      </w:ins>
      <w:r>
        <w:rPr/>
        <w:t xml:space="preserve"> designed to store and process almost 30 PetaBytes of data per year in the period of 2009-2013 [</w:t>
      </w:r>
      <w:r>
        <w:rPr/>
        <w:fldChar w:fldCharType="begin"/>
      </w:r>
      <w:r>
        <w:instrText> REF BIB_Adamova2014 \h </w:instrText>
      </w:r>
      <w:r>
        <w:fldChar w:fldCharType="separate"/>
      </w:r>
      <w:r>
        <w:t>64</w:t>
      </w:r>
      <w:r>
        <w:fldChar w:fldCharType="end"/>
      </w:r>
      <w:r>
        <w:rPr/>
        <w:t>]</w:t>
      </w:r>
      <w:ins w:id="1303" w:author="S J" w:date="2015-03-29T12:27:00Z">
        <w:r>
          <w:rPr/>
          <w:t xml:space="preserve">. It </w:t>
        </w:r>
      </w:ins>
      <w:del w:id="1304" w:author="S J" w:date="2015-03-29T12:27:00Z">
        <w:r>
          <w:rPr/>
          <w:delText xml:space="preserve"> and </w:delText>
        </w:r>
      </w:del>
      <w:r>
        <w:rPr/>
        <w:t>is one of the largest grid</w:t>
      </w:r>
      <w:ins w:id="1305" w:author="S J" w:date="2015-03-29T12:27:00Z">
        <w:r>
          <w:rPr/>
          <w:t>s to be</w:t>
        </w:r>
      </w:ins>
      <w:r>
        <w:rPr/>
        <w:t xml:space="preserve"> deployed in </w:t>
      </w:r>
      <w:del w:id="1306" w:author="S J" w:date="2015-03-29T12:27:00Z">
        <w:r>
          <w:rPr/>
          <w:delText xml:space="preserve">the </w:delText>
        </w:r>
      </w:del>
      <w:ins w:id="1307" w:author="S J" w:date="2015-03-29T12:27:00Z">
        <w:r>
          <w:rPr/>
          <w:t xml:space="preserve">a </w:t>
        </w:r>
      </w:ins>
      <w:r>
        <w:rPr/>
        <w:t>grid infrastructure. As the hardware infrastructure is built with a philosophy of federated access to resources</w:t>
      </w:r>
      <w:ins w:id="1308" w:author="S J" w:date="2015-03-29T12:27:00Z">
        <w:r>
          <w:rPr/>
          <w:t xml:space="preserve">, which are owned </w:t>
        </w:r>
      </w:ins>
      <w:del w:id="1309" w:author="S J" w:date="2015-03-29T12:27:00Z">
        <w:r>
          <w:rPr/>
          <w:delText xml:space="preserve"> owning </w:delText>
        </w:r>
      </w:del>
      <w:r>
        <w:rPr/>
        <w:t>by research institution</w:t>
      </w:r>
      <w:ins w:id="1310" w:author="S J" w:date="2015-03-29T12:27:00Z">
        <w:r>
          <w:rPr/>
          <w:t>s</w:t>
        </w:r>
      </w:ins>
      <w:r>
        <w:rPr/>
        <w:t>, universities</w:t>
      </w:r>
      <w:ins w:id="1311" w:author="S J" w:date="2015-03-29T12:27:00Z">
        <w:r>
          <w:rPr/>
          <w:t>,</w:t>
        </w:r>
      </w:ins>
      <w:r>
        <w:rPr/>
        <w:t xml:space="preserve"> etc</w:t>
      </w:r>
      <w:ins w:id="1312" w:author="S J" w:date="2015-03-29T12:28:00Z">
        <w:r>
          <w:rPr/>
          <w:t>.,</w:t>
        </w:r>
      </w:ins>
      <w:del w:id="1313" w:author="S J" w:date="2015-03-29T12:27:00Z">
        <w:r>
          <w:rPr/>
          <w:delText>,</w:delText>
        </w:r>
      </w:del>
      <w:r>
        <w:rPr/>
        <w:t xml:space="preserve"> other scientists from different scientific disciplines can</w:t>
      </w:r>
      <w:ins w:id="1314" w:author="S J" w:date="2015-03-29T12:28:00Z">
        <w:r>
          <w:rPr/>
          <w:t xml:space="preserve"> also</w:t>
        </w:r>
      </w:ins>
      <w:r>
        <w:rPr/>
        <w:t xml:space="preserve"> become users of this powerful infrastructure</w:t>
      </w:r>
      <w:ins w:id="1315" w:author="S J" w:date="2015-03-29T12:28:00Z">
        <w:r>
          <w:rPr/>
          <w:t xml:space="preserve">. Due to </w:t>
        </w:r>
      </w:ins>
      <w:del w:id="1316" w:author="S J" w:date="2015-03-29T12:28:00Z">
        <w:r>
          <w:rPr/>
          <w:delText xml:space="preserve"> too. </w:delText>
        </w:r>
      </w:del>
      <w:ins w:id="1317" w:author="S J" w:date="2015-03-29T12:28:00Z">
        <w:r>
          <w:rPr/>
          <w:t>t</w:t>
        </w:r>
      </w:ins>
      <w:del w:id="1318" w:author="S J" w:date="2015-03-29T12:28:00Z">
        <w:r>
          <w:rPr/>
          <w:delText>T</w:delText>
        </w:r>
      </w:del>
      <w:r>
        <w:rPr/>
        <w:t xml:space="preserve">he development of virtualization, the infrastructure may employ </w:t>
      </w:r>
      <w:ins w:id="1319" w:author="S J" w:date="2015-03-29T12:28:00Z">
        <w:r>
          <w:rPr/>
          <w:t xml:space="preserve">a </w:t>
        </w:r>
      </w:ins>
      <w:r>
        <w:rPr/>
        <w:t>larger set of application</w:t>
      </w:r>
      <w:ins w:id="1320" w:author="S J" w:date="2015-03-29T12:28:00Z">
        <w:r>
          <w:rPr/>
          <w:t>s</w:t>
        </w:r>
      </w:ins>
      <w:r>
        <w:rPr/>
        <w:t xml:space="preserve"> and services and may be</w:t>
      </w:r>
      <w:del w:id="1321" w:author="S J" w:date="2015-03-29T12:28:00Z">
        <w:r>
          <w:rPr/>
          <w:delText>come</w:delText>
        </w:r>
      </w:del>
      <w:r>
        <w:rPr/>
        <w:t xml:space="preserve"> attractive for smaller scientific collaboration.</w:t>
      </w:r>
    </w:p>
    <w:p>
      <w:pPr>
        <w:pStyle w:val="Normal"/>
        <w:spacing w:lineRule="auto" w:line="360"/>
        <w:ind w:left="0" w:right="0" w:firstLine="360"/>
        <w:rPr/>
      </w:pPr>
      <w:r>
        <w:rPr/>
        <w:t>Several grid infrastructures were established</w:t>
      </w:r>
      <w:ins w:id="1322" w:author="S J" w:date="2015-03-29T12:28:00Z">
        <w:r>
          <w:rPr/>
          <w:t>,</w:t>
        </w:r>
      </w:ins>
      <w:r>
        <w:rPr/>
        <w:t xml:space="preserve"> based on different grid</w:t>
      </w:r>
      <w:ins w:id="1323" w:author="S J" w:date="2015-03-29T12:28:00Z">
        <w:r>
          <w:rPr/>
          <w:t xml:space="preserve"> </w:t>
        </w:r>
      </w:ins>
      <w:del w:id="1324" w:author="S J" w:date="2015-03-29T12:28:00Z">
        <w:r>
          <w:rPr/>
          <w:delText>-</w:delText>
        </w:r>
      </w:del>
      <w:r>
        <w:rPr/>
        <w:t>middlewares. Condor is one of the earliest effort</w:t>
      </w:r>
      <w:ins w:id="1325" w:author="S J" w:date="2015-03-29T12:28:00Z">
        <w:r>
          <w:rPr/>
          <w:t>s</w:t>
        </w:r>
      </w:ins>
      <w:r>
        <w:rPr/>
        <w:t xml:space="preserve"> to provide access to underutilized computers</w:t>
      </w:r>
      <w:ins w:id="1326" w:author="S J" w:date="2015-03-29T12:28:00Z">
        <w:r>
          <w:rPr/>
          <w:t>,</w:t>
        </w:r>
      </w:ins>
      <w:r>
        <w:rPr/>
        <w:t xml:space="preserve"> while preserving </w:t>
      </w:r>
      <w:ins w:id="1327" w:author="S J" w:date="2015-03-29T12:28:00Z">
        <w:r>
          <w:rPr/>
          <w:t xml:space="preserve">the </w:t>
        </w:r>
      </w:ins>
      <w:r>
        <w:rPr/>
        <w:t>rights of the owners [</w:t>
      </w:r>
      <w:r>
        <w:rPr/>
        <w:fldChar w:fldCharType="begin"/>
      </w:r>
      <w:r>
        <w:instrText> REF BIB_Litzkow1990 \h </w:instrText>
      </w:r>
      <w:r>
        <w:fldChar w:fldCharType="separate"/>
      </w:r>
      <w:r>
        <w:t>65</w:t>
      </w:r>
      <w:r>
        <w:fldChar w:fldCharType="end"/>
      </w:r>
      <w:r>
        <w:rPr/>
        <w:t xml:space="preserve">]. </w:t>
      </w:r>
      <w:ins w:id="1328" w:author="S J" w:date="2015-03-29T12:28:00Z">
        <w:r>
          <w:rPr/>
          <w:t xml:space="preserve">Major grid middlewares that are operational in EGI are </w:t>
        </w:r>
      </w:ins>
      <w:r>
        <w:rPr/>
        <w:t>glite [</w:t>
      </w:r>
      <w:r>
        <w:rPr/>
        <w:fldChar w:fldCharType="begin"/>
      </w:r>
      <w:r>
        <w:instrText> REF BIB_Laure2006 \h </w:instrText>
      </w:r>
      <w:r>
        <w:fldChar w:fldCharType="separate"/>
      </w:r>
      <w:r>
        <w:t>66</w:t>
      </w:r>
      <w:r>
        <w:fldChar w:fldCharType="end"/>
      </w:r>
      <w:r>
        <w:rPr/>
        <w:t>]</w:t>
      </w:r>
      <w:r>
        <w:rPr>
          <w:rStyle w:val="FootnoteAnchor"/>
        </w:rPr>
        <w:footnoteReference w:id="11"/>
      </w:r>
      <w:r>
        <w:rPr/>
        <w:t>, ARC</w:t>
      </w:r>
      <w:r>
        <w:rPr>
          <w:rStyle w:val="FootnoteAnchor"/>
        </w:rPr>
        <w:footnoteReference w:id="12"/>
      </w:r>
      <w:r>
        <w:rPr/>
        <w:t xml:space="preserve"> and Globus [</w:t>
      </w:r>
      <w:r>
        <w:rPr/>
        <w:fldChar w:fldCharType="begin"/>
      </w:r>
      <w:r>
        <w:instrText> REF BIB_Foster1997 \h </w:instrText>
      </w:r>
      <w:r>
        <w:fldChar w:fldCharType="separate"/>
      </w:r>
      <w:r>
        <w:t>67</w:t>
      </w:r>
      <w:r>
        <w:fldChar w:fldCharType="end"/>
      </w:r>
      <w:r>
        <w:rPr/>
        <w:t>]</w:t>
      </w:r>
      <w:r>
        <w:rPr>
          <w:rStyle w:val="FootnoteAnchor"/>
        </w:rPr>
        <w:footnoteReference w:id="13"/>
      </w:r>
      <w:ins w:id="1329" w:author="S J" w:date="2015-03-29T12:29:00Z">
        <w:r>
          <w:rPr/>
          <w:t>.</w:t>
        </w:r>
      </w:ins>
      <w:del w:id="1330" w:author="S J" w:date="2015-03-29T12:29:00Z">
        <w:r>
          <w:rPr/>
          <w:delText xml:space="preserve"> are major grid-middleware operational in EGI.</w:delText>
        </w:r>
      </w:del>
    </w:p>
    <w:p>
      <w:pPr>
        <w:pStyle w:val="Normal"/>
        <w:spacing w:lineRule="auto" w:line="360"/>
        <w:ind w:left="0" w:right="0" w:firstLine="360"/>
        <w:rPr/>
      </w:pPr>
      <w:del w:id="1331" w:author="S J" w:date="2015-03-29T12:29:00Z">
        <w:r>
          <w:rPr/>
          <w:delText>Currently there is an effort</w:delText>
        </w:r>
      </w:del>
      <w:ins w:id="1332" w:author="S J" w:date="2015-03-29T12:29:00Z">
        <w:r>
          <w:rPr/>
          <w:t>Efforts are currently being made</w:t>
        </w:r>
      </w:ins>
      <w:r>
        <w:rPr/>
        <w:t xml:space="preserve"> to maintain interoperability </w:t>
      </w:r>
      <w:ins w:id="1333" w:author="S J" w:date="2015-03-29T12:29:00Z">
        <w:r>
          <w:rPr/>
          <w:t xml:space="preserve">in order </w:t>
        </w:r>
      </w:ins>
      <w:r>
        <w:rPr/>
        <w:t>to connect different application</w:t>
      </w:r>
      <w:ins w:id="1334" w:author="S J" w:date="2015-03-29T12:29:00Z">
        <w:r>
          <w:rPr/>
          <w:t>s</w:t>
        </w:r>
      </w:ins>
      <w:r>
        <w:rPr/>
        <w:t xml:space="preserve"> with different resources from </w:t>
      </w:r>
      <w:del w:id="1335" w:author="S J" w:date="2015-03-29T12:29:00Z">
        <w:r>
          <w:rPr/>
          <w:delText xml:space="preserve">the </w:delText>
        </w:r>
      </w:del>
      <w:r>
        <w:rPr/>
        <w:t xml:space="preserve">different grid infrastructures. Riedel et al. reports on </w:t>
      </w:r>
      <w:del w:id="1336" w:author="S J" w:date="2015-03-29T12:29:00Z">
        <w:r>
          <w:rPr/>
          <w:delText xml:space="preserve">such </w:delText>
        </w:r>
      </w:del>
      <w:ins w:id="1337" w:author="S J" w:date="2015-03-29T12:29:00Z">
        <w:r>
          <w:rPr/>
          <w:t xml:space="preserve">the </w:t>
        </w:r>
      </w:ins>
      <w:r>
        <w:rPr/>
        <w:t>effort</w:t>
      </w:r>
      <w:ins w:id="1338" w:author="S J" w:date="2015-03-29T12:29:00Z">
        <w:r>
          <w:rPr/>
          <w:t>s being made</w:t>
        </w:r>
      </w:ins>
      <w:r>
        <w:rPr/>
        <w:t xml:space="preserve"> to involve technology providers</w:t>
      </w:r>
      <w:ins w:id="1339" w:author="S J" w:date="2015-03-29T12:29:00Z">
        <w:r>
          <w:rPr/>
          <w:t>,</w:t>
        </w:r>
      </w:ins>
      <w:r>
        <w:rPr/>
        <w:t xml:space="preserve"> as well as deployment teams</w:t>
      </w:r>
      <w:ins w:id="1340" w:author="S J" w:date="2015-03-29T12:29:00Z">
        <w:r>
          <w:rPr/>
          <w:t>, in order</w:t>
        </w:r>
      </w:ins>
      <w:r>
        <w:rPr/>
        <w:t xml:space="preserve"> to participate </w:t>
      </w:r>
      <w:ins w:id="1341" w:author="S J" w:date="2015-03-29T12:29:00Z">
        <w:r>
          <w:rPr/>
          <w:t>i</w:t>
        </w:r>
      </w:ins>
      <w:del w:id="1342" w:author="S J" w:date="2015-03-29T12:29:00Z">
        <w:r>
          <w:rPr/>
          <w:delText>o</w:delText>
        </w:r>
      </w:del>
      <w:r>
        <w:rPr/>
        <w:t xml:space="preserve">n open standards </w:t>
      </w:r>
      <w:del w:id="1343" w:author="S J" w:date="2015-03-29T12:29:00Z">
        <w:r>
          <w:rPr/>
          <w:delText xml:space="preserve">for </w:delText>
        </w:r>
      </w:del>
      <w:ins w:id="1344" w:author="S J" w:date="2015-03-29T12:29:00Z">
        <w:r>
          <w:rPr/>
          <w:t xml:space="preserve">of </w:t>
        </w:r>
      </w:ins>
      <w:r>
        <w:rPr/>
        <w:t>security, data management</w:t>
      </w:r>
      <w:ins w:id="1345" w:author="S J" w:date="2015-03-29T12:29:00Z">
        <w:r>
          <w:rPr/>
          <w:t>,</w:t>
        </w:r>
      </w:ins>
      <w:r>
        <w:rPr/>
        <w:t xml:space="preserve"> etc. [</w:t>
      </w:r>
      <w:r>
        <w:rPr/>
        <w:fldChar w:fldCharType="begin"/>
      </w:r>
      <w:r>
        <w:instrText> REF BIB_Riedel2009 \h </w:instrText>
      </w:r>
      <w:r>
        <w:fldChar w:fldCharType="separate"/>
      </w:r>
      <w:r>
        <w:t>68</w:t>
      </w:r>
      <w:r>
        <w:fldChar w:fldCharType="end"/>
      </w:r>
      <w:r>
        <w:rPr/>
        <w:t>].</w:t>
      </w:r>
    </w:p>
    <w:p>
      <w:pPr>
        <w:pStyle w:val="Heading3"/>
        <w:numPr>
          <w:ilvl w:val="2"/>
          <w:numId w:val="1"/>
        </w:numPr>
        <w:spacing w:lineRule="auto" w:line="360" w:before="120" w:after="120"/>
        <w:rPr/>
      </w:pPr>
      <w:bookmarkStart w:id="22" w:name="BMsec_desktopgrid"/>
      <w:r>
        <w:rPr/>
        <w:t>2.3.4</w:t>
      </w:r>
      <w:bookmarkEnd w:id="22"/>
      <w:r>
        <w:rPr/>
        <w:t xml:space="preserve">  Desktop </w:t>
      </w:r>
      <w:ins w:id="1346" w:author="S J" w:date="2015-03-29T12:29:00Z">
        <w:r>
          <w:rPr/>
          <w:t>G</w:t>
        </w:r>
      </w:ins>
      <w:del w:id="1347" w:author="S J" w:date="2015-03-29T12:29:00Z">
        <w:r>
          <w:rPr/>
          <w:delText>g</w:delText>
        </w:r>
      </w:del>
      <w:r>
        <w:rPr/>
        <w:t>rid</w:t>
      </w:r>
      <w:del w:id="1348" w:author="S J" w:date="2015-03-29T12:29:00Z">
        <w:r>
          <w:rPr/>
          <w:delText>-</w:delText>
        </w:r>
      </w:del>
      <w:ins w:id="1349" w:author="S J" w:date="2015-03-29T12:29:00Z">
        <w:r>
          <w:rPr/>
          <w:t xml:space="preserve"> </w:t>
        </w:r>
      </w:ins>
      <w:del w:id="1350" w:author="S J" w:date="2015-03-29T12:29:00Z">
        <w:r>
          <w:rPr/>
          <w:delText>computing</w:delText>
        </w:r>
      </w:del>
      <w:ins w:id="1351" w:author="S J" w:date="2015-03-29T12:29:00Z">
        <w:r>
          <w:rPr/>
          <w:t>Computing</w:t>
        </w:r>
      </w:ins>
    </w:p>
    <w:p>
      <w:pPr>
        <w:pStyle w:val="Normal"/>
        <w:spacing w:lineRule="auto" w:line="360" w:before="60" w:after="0"/>
        <w:rPr/>
      </w:pPr>
      <w:r>
        <w:rPr/>
        <w:t>Joining desktop computers from an individual user to form a voluntary or desktop</w:t>
      </w:r>
      <w:del w:id="1352" w:author="S J" w:date="2015-03-29T12:30:00Z">
        <w:r>
          <w:rPr/>
          <w:delText>-</w:delText>
        </w:r>
      </w:del>
      <w:ins w:id="1353" w:author="S J" w:date="2015-03-29T12:30:00Z">
        <w:r>
          <w:rPr/>
          <w:t xml:space="preserve"> </w:t>
        </w:r>
      </w:ins>
      <w:r>
        <w:rPr/>
        <w:t xml:space="preserve">grid was popularized by a project </w:t>
      </w:r>
      <w:del w:id="1354" w:author="S J" w:date="2015-03-29T12:30:00Z">
        <w:r>
          <w:rPr/>
          <w:delText xml:space="preserve">trying </w:delText>
        </w:r>
      </w:del>
      <w:ins w:id="1355" w:author="S J" w:date="2015-03-29T12:30:00Z">
        <w:r>
          <w:rPr/>
          <w:t xml:space="preserve">that tries </w:t>
        </w:r>
      </w:ins>
      <w:r>
        <w:rPr/>
        <w:t xml:space="preserve">to identify uncommon signals from space to search </w:t>
      </w:r>
      <w:ins w:id="1356" w:author="S J" w:date="2015-03-29T12:30:00Z">
        <w:r>
          <w:rPr/>
          <w:t xml:space="preserve">for </w:t>
        </w:r>
      </w:ins>
      <w:r>
        <w:rPr/>
        <w:t>extraterrestrial intelligence (SETI@Home)</w:t>
      </w:r>
      <w:r>
        <w:rPr>
          <w:rStyle w:val="FootnoteAnchor"/>
        </w:rPr>
        <w:footnoteReference w:id="14"/>
      </w:r>
      <w:r>
        <w:rPr/>
        <w:t>. It</w:t>
      </w:r>
      <w:ins w:id="1357" w:author="S J" w:date="2015-03-29T12:30:00Z">
        <w:r>
          <w:rPr/>
          <w:t xml:space="preserve"> is</w:t>
        </w:r>
      </w:ins>
      <w:del w:id="1358" w:author="S J" w:date="2015-03-29T12:30:00Z">
        <w:r>
          <w:rPr/>
          <w:delText>’s</w:delText>
        </w:r>
      </w:del>
      <w:r>
        <w:rPr/>
        <w:t xml:space="preserve"> based on the idea that a volunteer </w:t>
      </w:r>
      <w:del w:id="1359" w:author="S J" w:date="2015-03-29T12:30:00Z">
        <w:r>
          <w:rPr/>
          <w:delText xml:space="preserve">will </w:delText>
        </w:r>
      </w:del>
      <w:r>
        <w:rPr/>
        <w:t>download</w:t>
      </w:r>
      <w:ins w:id="1360" w:author="S J" w:date="2015-03-29T12:30:00Z">
        <w:r>
          <w:rPr/>
          <w:t>s</w:t>
        </w:r>
      </w:ins>
      <w:r>
        <w:rPr/>
        <w:t xml:space="preserve"> a small client program, which executes in </w:t>
      </w:r>
      <w:ins w:id="1361" w:author="S J" w:date="2015-03-29T12:30:00Z">
        <w:r>
          <w:rPr/>
          <w:t xml:space="preserve">the </w:t>
        </w:r>
      </w:ins>
      <w:r>
        <w:rPr/>
        <w:t>background or instead of a screen saver</w:t>
      </w:r>
      <w:ins w:id="1362" w:author="S J" w:date="2015-03-29T12:30:00Z">
        <w:r>
          <w:rPr/>
          <w:t>. I</w:t>
        </w:r>
      </w:ins>
      <w:del w:id="1363" w:author="S J" w:date="2015-03-29T12:30:00Z">
        <w:r>
          <w:rPr/>
          <w:delText>; i</w:delText>
        </w:r>
      </w:del>
      <w:r>
        <w:rPr/>
        <w:t xml:space="preserve">t downloads </w:t>
      </w:r>
      <w:del w:id="1364" w:author="S J" w:date="2015-03-29T12:30:00Z">
        <w:r>
          <w:rPr/>
          <w:delText xml:space="preserve">some </w:delText>
        </w:r>
      </w:del>
      <w:ins w:id="1365" w:author="S J" w:date="2015-03-29T12:30:00Z">
        <w:r>
          <w:rPr/>
          <w:t xml:space="preserve">an </w:t>
        </w:r>
      </w:ins>
      <w:r>
        <w:rPr/>
        <w:t>amount of raw data from a server on</w:t>
      </w:r>
      <w:ins w:id="1366" w:author="S J" w:date="2015-03-29T12:30:00Z">
        <w:r>
          <w:rPr/>
          <w:t xml:space="preserve"> the</w:t>
        </w:r>
      </w:ins>
      <w:r>
        <w:rPr/>
        <w:t xml:space="preserve"> Internet </w:t>
      </w:r>
      <w:ins w:id="1367" w:author="S J" w:date="2015-03-29T12:30:00Z">
        <w:r>
          <w:rPr/>
          <w:t xml:space="preserve">in order </w:t>
        </w:r>
      </w:ins>
      <w:r>
        <w:rPr/>
        <w:t>to</w:t>
      </w:r>
      <w:ins w:id="1368" w:author="S J" w:date="2015-03-29T12:31:00Z">
        <w:r>
          <w:rPr/>
          <w:t xml:space="preserve"> be</w:t>
        </w:r>
      </w:ins>
      <w:r>
        <w:rPr/>
        <w:t xml:space="preserve"> analyze</w:t>
      </w:r>
      <w:ins w:id="1369" w:author="S J" w:date="2015-03-29T12:31:00Z">
        <w:r>
          <w:rPr/>
          <w:t>d. It then</w:t>
        </w:r>
      </w:ins>
      <w:del w:id="1370" w:author="S J" w:date="2015-03-29T12:31:00Z">
        <w:r>
          <w:rPr/>
          <w:delText xml:space="preserve"> and</w:delText>
        </w:r>
      </w:del>
      <w:r>
        <w:rPr/>
        <w:t xml:space="preserve"> sends </w:t>
      </w:r>
      <w:ins w:id="1371" w:author="S J" w:date="2015-03-29T12:31:00Z">
        <w:r>
          <w:rPr/>
          <w:t xml:space="preserve">the result </w:t>
        </w:r>
      </w:ins>
      <w:r>
        <w:rPr/>
        <w:t xml:space="preserve">back </w:t>
      </w:r>
      <w:del w:id="1372" w:author="S J" w:date="2015-03-29T12:31:00Z">
        <w:r>
          <w:rPr/>
          <w:delText xml:space="preserve">the result </w:delText>
        </w:r>
      </w:del>
      <w:r>
        <w:rPr/>
        <w:t xml:space="preserve">to the server. In contrast to service grids, the authorization of users </w:t>
      </w:r>
      <w:del w:id="1373" w:author="S J" w:date="2015-03-29T12:31:00Z">
        <w:r>
          <w:rPr/>
          <w:delText xml:space="preserve">can’t </w:delText>
        </w:r>
      </w:del>
      <w:ins w:id="1374" w:author="S J" w:date="2015-03-29T12:31:00Z">
        <w:r>
          <w:rPr/>
          <w:t xml:space="preserve">cannot </w:t>
        </w:r>
      </w:ins>
      <w:r>
        <w:rPr/>
        <w:t>be so strong for volunteer individuals and some other policies, e.g.</w:t>
      </w:r>
      <w:ins w:id="1375" w:author="S J" w:date="2015-03-29T12:31:00Z">
        <w:r>
          <w:rPr/>
          <w:t>,</w:t>
        </w:r>
      </w:ins>
      <w:r>
        <w:rPr/>
        <w:t xml:space="preserve"> redundancy, </w:t>
      </w:r>
      <w:del w:id="1376" w:author="S J" w:date="2015-03-29T12:31:00Z">
        <w:r>
          <w:rPr/>
          <w:delText xml:space="preserve">is </w:delText>
        </w:r>
      </w:del>
      <w:ins w:id="1377" w:author="S J" w:date="2015-03-29T12:31:00Z">
        <w:r>
          <w:rPr/>
          <w:t xml:space="preserve">are </w:t>
        </w:r>
      </w:ins>
      <w:r>
        <w:rPr/>
        <w:t>implemented to eliminate bad or cheating results [</w:t>
      </w:r>
      <w:r>
        <w:rPr/>
        <w:fldChar w:fldCharType="begin"/>
      </w:r>
      <w:r>
        <w:instrText> REF BIB_Anderson2002 \h </w:instrText>
      </w:r>
      <w:r>
        <w:fldChar w:fldCharType="separate"/>
      </w:r>
      <w:r>
        <w:t>69</w:t>
      </w:r>
      <w:r>
        <w:fldChar w:fldCharType="end"/>
      </w:r>
      <w:r>
        <w:rPr/>
        <w:t>]. After the success of the SETI@Home</w:t>
      </w:r>
      <w:ins w:id="1378" w:author="S J" w:date="2015-03-29T12:31:00Z">
        <w:r>
          <w:rPr/>
          <w:t xml:space="preserve">, </w:t>
        </w:r>
      </w:ins>
      <w:del w:id="1379" w:author="S J" w:date="2015-03-29T12:31:00Z">
        <w:r>
          <w:rPr/>
          <w:delText xml:space="preserve"> there were built </w:delText>
        </w:r>
      </w:del>
      <w:r>
        <w:rPr/>
        <w:t>general-purpose frameworks</w:t>
      </w:r>
      <w:ins w:id="1380" w:author="S J" w:date="2015-03-29T12:31:00Z">
        <w:r>
          <w:rPr/>
          <w:t xml:space="preserve"> were built in order</w:t>
        </w:r>
      </w:ins>
      <w:r>
        <w:rPr/>
        <w:t xml:space="preserve"> to facilitate </w:t>
      </w:r>
      <w:ins w:id="1381" w:author="S J" w:date="2015-03-29T12:31:00Z">
        <w:r>
          <w:rPr/>
          <w:t xml:space="preserve">the </w:t>
        </w:r>
      </w:ins>
      <w:r>
        <w:rPr/>
        <w:t xml:space="preserve">development of projects that </w:t>
      </w:r>
      <w:del w:id="1382" w:author="S J" w:date="2015-03-29T12:32:00Z">
        <w:r>
          <w:rPr/>
          <w:delText xml:space="preserve">will </w:delText>
        </w:r>
      </w:del>
      <w:ins w:id="1383" w:author="S J" w:date="2015-03-29T12:32:00Z">
        <w:r>
          <w:rPr/>
          <w:t xml:space="preserve">use a </w:t>
        </w:r>
      </w:ins>
      <w:del w:id="1384" w:author="S J" w:date="2015-03-29T12:32:00Z">
        <w:r>
          <w:rPr/>
          <w:delText xml:space="preserve">use </w:delText>
        </w:r>
      </w:del>
      <w:r>
        <w:rPr/>
        <w:t>similar philosophy of computing on desktop computers</w:t>
      </w:r>
      <w:ins w:id="1385" w:author="S J" w:date="2015-03-29T12:32:00Z">
        <w:r>
          <w:rPr/>
          <w:t>, which are</w:t>
        </w:r>
      </w:ins>
      <w:r>
        <w:rPr/>
        <w:t xml:space="preserve"> connected via </w:t>
      </w:r>
      <w:ins w:id="1386" w:author="S J" w:date="2015-03-29T12:32:00Z">
        <w:r>
          <w:rPr/>
          <w:t xml:space="preserve">the </w:t>
        </w:r>
      </w:ins>
      <w:r>
        <w:rPr/>
        <w:t>Internet such as BOINC [</w:t>
      </w:r>
      <w:r>
        <w:rPr/>
        <w:fldChar w:fldCharType="begin"/>
      </w:r>
      <w:r>
        <w:instrText> REF BIB_Anderson2004 \h </w:instrText>
      </w:r>
      <w:r>
        <w:fldChar w:fldCharType="separate"/>
      </w:r>
      <w:r>
        <w:t>70</w:t>
      </w:r>
      <w:r>
        <w:fldChar w:fldCharType="end"/>
      </w:r>
      <w:r>
        <w:rPr/>
        <w:t>], SZTAKI extension to BOINC [</w:t>
      </w:r>
      <w:r>
        <w:rPr/>
        <w:fldChar w:fldCharType="begin"/>
      </w:r>
      <w:r>
        <w:instrText> REF BIB_Balaton2007 \h </w:instrText>
      </w:r>
      <w:r>
        <w:fldChar w:fldCharType="separate"/>
      </w:r>
      <w:r>
        <w:t>71</w:t>
      </w:r>
      <w:r>
        <w:fldChar w:fldCharType="end"/>
      </w:r>
      <w:r>
        <w:rPr/>
        <w:t xml:space="preserve">, </w:t>
      </w:r>
      <w:r>
        <w:rPr/>
        <w:fldChar w:fldCharType="begin"/>
      </w:r>
      <w:r>
        <w:instrText> REF BIB_Kacsuk2009 \h </w:instrText>
      </w:r>
      <w:r>
        <w:fldChar w:fldCharType="separate"/>
      </w:r>
      <w:r>
        <w:t>72</w:t>
      </w:r>
      <w:r>
        <w:fldChar w:fldCharType="end"/>
      </w:r>
      <w:r>
        <w:rPr/>
        <w:t>], XtremWeb [</w:t>
      </w:r>
      <w:r>
        <w:rPr/>
        <w:fldChar w:fldCharType="begin"/>
      </w:r>
      <w:r>
        <w:instrText> REF BIB_Fedak2001 \h </w:instrText>
      </w:r>
      <w:r>
        <w:fldChar w:fldCharType="separate"/>
      </w:r>
      <w:r>
        <w:t>73</w:t>
      </w:r>
      <w:r>
        <w:fldChar w:fldCharType="end"/>
      </w:r>
      <w:r>
        <w:rPr/>
        <w:t>] and others. Currently</w:t>
      </w:r>
      <w:ins w:id="1387" w:author="S J" w:date="2015-03-29T12:32:00Z">
        <w:r>
          <w:rPr/>
          <w:t>,</w:t>
        </w:r>
      </w:ins>
      <w:r>
        <w:rPr/>
        <w:t xml:space="preserve"> there </w:t>
      </w:r>
      <w:del w:id="1388" w:author="S J" w:date="2015-03-29T12:32:00Z">
        <w:r>
          <w:rPr/>
          <w:delText xml:space="preserve">exists </w:delText>
        </w:r>
      </w:del>
      <w:ins w:id="1389" w:author="S J" w:date="2015-03-29T12:32:00Z">
        <w:r>
          <w:rPr/>
          <w:t xml:space="preserve">are a </w:t>
        </w:r>
      </w:ins>
      <w:r>
        <w:rPr/>
        <w:t>lot of similar projects</w:t>
      </w:r>
      <w:ins w:id="1390" w:author="S J" w:date="2015-03-29T12:33:00Z">
        <w:r>
          <w:rPr/>
          <w:t xml:space="preserve"> that gain the same </w:t>
        </w:r>
      </w:ins>
      <w:del w:id="1391" w:author="S J" w:date="2015-03-29T12:33:00Z">
        <w:r>
          <w:rPr/>
          <w:delText xml:space="preserve"> gaining </w:delText>
        </w:r>
      </w:del>
      <w:r>
        <w:rPr/>
        <w:t>computer power as the SETI@Home project</w:t>
      </w:r>
      <w:ins w:id="1392" w:author="S J" w:date="2015-03-29T12:33:00Z">
        <w:r>
          <w:rPr/>
          <w:t>, e.g</w:t>
        </w:r>
      </w:ins>
      <w:ins w:id="1393" w:author="S J" w:date="2015-03-29T18:32:00Z">
        <w:r>
          <w:rPr/>
          <w:t>.</w:t>
        </w:r>
      </w:ins>
      <w:ins w:id="1394" w:author="S J" w:date="2015-03-29T12:33:00Z">
        <w:r>
          <w:rPr/>
          <w:t xml:space="preserve">, </w:t>
        </w:r>
      </w:ins>
      <w:del w:id="1395" w:author="S J" w:date="2015-03-29T12:33:00Z">
        <w:r>
          <w:rPr/>
          <w:delText xml:space="preserve">. E.g. </w:delText>
        </w:r>
      </w:del>
      <w:r>
        <w:rPr/>
        <w:t>the LHC@Home and it</w:t>
      </w:r>
      <w:ins w:id="1396" w:author="S J" w:date="2015-03-29T12:33:00Z">
        <w:r>
          <w:rPr/>
          <w:t>s</w:t>
        </w:r>
      </w:ins>
      <w:del w:id="1397" w:author="S J" w:date="2015-03-29T12:33:00Z">
        <w:r>
          <w:rPr/>
          <w:delText>’s</w:delText>
        </w:r>
      </w:del>
      <w:r>
        <w:rPr/>
        <w:t xml:space="preserve"> successor</w:t>
      </w:r>
      <w:ins w:id="1398" w:author="S J" w:date="2015-03-29T12:33:00Z">
        <w:r>
          <w:rPr/>
          <w:t>,</w:t>
        </w:r>
      </w:ins>
      <w:r>
        <w:rPr/>
        <w:t xml:space="preserve"> LHC@Home 2</w:t>
      </w:r>
      <w:ins w:id="1399" w:author="S J" w:date="2015-03-29T12:34:00Z">
        <w:r>
          <w:rPr/>
          <w:t>. These</w:t>
        </w:r>
      </w:ins>
      <w:r>
        <w:rPr/>
        <w:t xml:space="preserve"> projects were established and used to execute some selected tasks of the Large Hadron Collider (LHC) project on </w:t>
      </w:r>
      <w:del w:id="1400" w:author="S J" w:date="2015-03-29T12:34:00Z">
        <w:r>
          <w:rPr/>
          <w:delText xml:space="preserve">the </w:delText>
        </w:r>
      </w:del>
      <w:ins w:id="1401" w:author="S J" w:date="2015-03-29T12:34:00Z">
        <w:r>
          <w:rPr/>
          <w:t xml:space="preserve">a </w:t>
        </w:r>
      </w:ins>
      <w:r>
        <w:rPr/>
        <w:t>desktop grid infrastructure [</w:t>
      </w:r>
      <w:r>
        <w:rPr/>
        <w:fldChar w:fldCharType="begin"/>
      </w:r>
      <w:r>
        <w:instrText> REF BIB_Herr2006 \h </w:instrText>
      </w:r>
      <w:r>
        <w:fldChar w:fldCharType="separate"/>
      </w:r>
      <w:r>
        <w:t>74</w:t>
      </w:r>
      <w:r>
        <w:fldChar w:fldCharType="end"/>
      </w:r>
      <w:r>
        <w:rPr/>
        <w:t xml:space="preserve">, </w:t>
      </w:r>
      <w:r>
        <w:rPr/>
        <w:fldChar w:fldCharType="begin"/>
      </w:r>
      <w:r>
        <w:instrText> REF BIB_Hoimyr2012 \h </w:instrText>
      </w:r>
      <w:r>
        <w:fldChar w:fldCharType="separate"/>
      </w:r>
      <w:r>
        <w:t>75</w:t>
      </w:r>
      <w:r>
        <w:fldChar w:fldCharType="end"/>
      </w:r>
      <w:r>
        <w:rPr/>
        <w:t>].</w:t>
      </w:r>
    </w:p>
    <w:p>
      <w:pPr>
        <w:pStyle w:val="Normal"/>
        <w:spacing w:lineRule="auto" w:line="360"/>
        <w:ind w:left="0" w:right="0" w:firstLine="360"/>
        <w:rPr/>
      </w:pPr>
      <w:r>
        <w:rPr/>
        <w:t>The average performance of BOINC projects is 8.073 PetaFLOPS</w:t>
      </w:r>
      <w:ins w:id="1402" w:author="S J" w:date="2015-03-29T12:34:00Z">
        <w:r>
          <w:rPr/>
          <w:t>,</w:t>
        </w:r>
      </w:ins>
      <w:r>
        <w:rPr/>
        <w:t xml:space="preserve"> with</w:t>
      </w:r>
      <w:del w:id="1403" w:author="S J" w:date="2015-03-29T12:34:00Z">
        <w:r>
          <w:rPr/>
          <w:delText xml:space="preserve"> active</w:delText>
        </w:r>
      </w:del>
      <w:r>
        <w:rPr/>
        <w:t xml:space="preserve"> 294</w:t>
      </w:r>
      <w:ins w:id="1404" w:author="S J" w:date="2015-03-29T12:34:00Z">
        <w:r>
          <w:rPr/>
          <w:t>,</w:t>
        </w:r>
      </w:ins>
      <w:del w:id="1405" w:author="S J" w:date="2015-03-29T12:34:00Z">
        <w:r>
          <w:rPr/>
          <w:delText> </w:delText>
        </w:r>
      </w:del>
      <w:r>
        <w:rPr/>
        <w:t xml:space="preserve">764 </w:t>
      </w:r>
      <w:ins w:id="1406" w:author="S J" w:date="2015-03-29T12:34:00Z">
        <w:r>
          <w:rPr/>
          <w:t xml:space="preserve">active </w:t>
        </w:r>
      </w:ins>
      <w:r>
        <w:rPr/>
        <w:t>volunteers computing on 502</w:t>
      </w:r>
      <w:ins w:id="1407" w:author="S J" w:date="2015-03-29T12:34:00Z">
        <w:r>
          <w:rPr/>
          <w:t>,</w:t>
        </w:r>
      </w:ins>
      <w:del w:id="1408" w:author="S J" w:date="2015-03-29T12:34:00Z">
        <w:r>
          <w:rPr/>
          <w:delText> </w:delText>
        </w:r>
      </w:del>
      <w:r>
        <w:rPr/>
        <w:t>238 computers (March 18</w:t>
      </w:r>
      <w:r>
        <w:rPr/>
        <w:drawing>
          <wp:inline distT="0" distB="0" distL="0" distR="0">
            <wp:extent cx="117475" cy="81280"/>
            <wp:effectExtent l="0" t="0" r="0" b="0"/>
            <wp:docPr id="1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descr=""/>
                    <pic:cNvPicPr>
                      <a:picLocks noChangeAspect="1" noChangeArrowheads="1"/>
                    </pic:cNvPicPr>
                  </pic:nvPicPr>
                  <pic:blipFill>
                    <a:blip r:embed="rId124"/>
                    <a:stretch>
                      <a:fillRect/>
                    </a:stretch>
                  </pic:blipFill>
                  <pic:spPr bwMode="auto">
                    <a:xfrm>
                      <a:off x="0" y="0"/>
                      <a:ext cx="117475" cy="81280"/>
                    </a:xfrm>
                    <a:prstGeom prst="rect">
                      <a:avLst/>
                    </a:prstGeom>
                    <a:noFill/>
                    <a:ln w="9525">
                      <a:noFill/>
                      <a:miter lim="800000"/>
                      <a:headEnd/>
                      <a:tailEnd/>
                    </a:ln>
                  </pic:spPr>
                </pic:pic>
              </a:graphicData>
            </a:graphic>
          </wp:inline>
        </w:drawing>
      </w:r>
      <w:ins w:id="1409" w:author="S J" w:date="2015-03-29T12:34:00Z">
        <w:r>
          <w:rPr/>
          <w:t>,</w:t>
        </w:r>
      </w:ins>
      <w:r>
        <w:rPr/>
        <w:t xml:space="preserve"> 2015). </w:t>
      </w:r>
      <w:del w:id="1410" w:author="S J" w:date="2015-03-29T12:34:00Z">
        <w:r>
          <w:rPr/>
          <w:delText>E.g.</w:delText>
        </w:r>
      </w:del>
      <w:ins w:id="1411" w:author="S J" w:date="2015-03-29T12:34:00Z">
        <w:r>
          <w:rPr/>
          <w:t xml:space="preserve">For example, </w:t>
        </w:r>
      </w:ins>
      <w:r>
        <w:rPr/>
        <w:t xml:space="preserve"> SETI@Home</w:t>
      </w:r>
      <w:ins w:id="1412" w:author="S J" w:date="2015-03-29T12:35:00Z">
        <w:r>
          <w:rPr/>
          <w:t>’s</w:t>
        </w:r>
      </w:ins>
      <w:r>
        <w:rPr/>
        <w:t xml:space="preserve"> 24 hour performance is 1.95 PetaFLOPS. Although desktop grids and service grids are two different approaches </w:t>
      </w:r>
      <w:ins w:id="1413" w:author="S J" w:date="2015-03-29T12:35:00Z">
        <w:r>
          <w:rPr/>
          <w:t xml:space="preserve">that are used </w:t>
        </w:r>
      </w:ins>
      <w:r>
        <w:rPr/>
        <w:t xml:space="preserve">to gather computing power from </w:t>
      </w:r>
      <w:ins w:id="1414" w:author="S J" w:date="2015-03-29T12:35:00Z">
        <w:r>
          <w:rPr/>
          <w:t xml:space="preserve">a </w:t>
        </w:r>
      </w:ins>
      <w:r>
        <w:rPr/>
        <w:t xml:space="preserve">large number of computing resources, </w:t>
      </w:r>
      <w:del w:id="1415" w:author="S J" w:date="2015-03-29T12:35:00Z">
        <w:r>
          <w:rPr/>
          <w:delText>there is an effort</w:delText>
        </w:r>
      </w:del>
      <w:ins w:id="1416" w:author="S J" w:date="2015-03-29T12:35:00Z">
        <w:r>
          <w:rPr/>
          <w:t>efforts are being made</w:t>
        </w:r>
      </w:ins>
      <w:r>
        <w:rPr/>
        <w:t xml:space="preserve"> to interoperate and </w:t>
      </w:r>
      <w:del w:id="1417" w:author="S J" w:date="2015-03-29T12:35:00Z">
        <w:r>
          <w:rPr/>
          <w:delText xml:space="preserve">e.g. </w:delText>
        </w:r>
      </w:del>
      <w:r>
        <w:rPr/>
        <w:t xml:space="preserve">share </w:t>
      </w:r>
      <w:ins w:id="1418" w:author="S J" w:date="2015-03-29T12:35:00Z">
        <w:r>
          <w:rPr/>
          <w:t xml:space="preserve">the </w:t>
        </w:r>
      </w:ins>
      <w:r>
        <w:rPr/>
        <w:t xml:space="preserve">capacity for </w:t>
      </w:r>
      <w:ins w:id="1419" w:author="S J" w:date="2015-03-29T12:35:00Z">
        <w:r>
          <w:rPr/>
          <w:t xml:space="preserve">such </w:t>
        </w:r>
      </w:ins>
      <w:r>
        <w:rPr/>
        <w:t>a project</w:t>
      </w:r>
      <w:ins w:id="1420" w:author="S J" w:date="2015-03-29T12:35:00Z">
        <w:r>
          <w:rPr/>
          <w:t>,</w:t>
        </w:r>
      </w:ins>
      <w:del w:id="1421" w:author="S J" w:date="2015-03-29T12:35:00Z">
        <w:r>
          <w:rPr/>
          <w:delText>,</w:delText>
        </w:r>
      </w:del>
      <w:r>
        <w:rPr/>
        <w:t xml:space="preserve"> e.g.</w:t>
      </w:r>
      <w:ins w:id="1422" w:author="S J" w:date="2015-03-29T12:35:00Z">
        <w:r>
          <w:rPr/>
          <w:t>, the</w:t>
        </w:r>
      </w:ins>
      <w:r>
        <w:rPr/>
        <w:t xml:space="preserve"> EdgE project</w:t>
      </w:r>
      <w:ins w:id="1423" w:author="S J" w:date="2015-03-29T12:35:00Z">
        <w:r>
          <w:rPr/>
          <w:t>,</w:t>
        </w:r>
      </w:ins>
      <w:r>
        <w:rPr/>
        <w:t xml:space="preserve"> published by Kacsuk et al.</w:t>
      </w:r>
      <w:ins w:id="1424" w:author="S J" w:date="2015-03-29T12:35:00Z">
        <w:r>
          <w:rPr/>
          <w:t xml:space="preserve"> </w:t>
        </w:r>
      </w:ins>
      <w:r>
        <w:rPr/>
        <w:t>[</w:t>
      </w:r>
      <w:r>
        <w:rPr/>
        <w:fldChar w:fldCharType="begin"/>
      </w:r>
      <w:r>
        <w:instrText> REF BIB_Kacsuk2008 \h </w:instrText>
      </w:r>
      <w:r>
        <w:fldChar w:fldCharType="separate"/>
      </w:r>
      <w:r>
        <w:t>76</w:t>
      </w:r>
      <w:r>
        <w:fldChar w:fldCharType="end"/>
      </w:r>
      <w:r>
        <w:rPr/>
        <w:t>] and Urbah et al. [</w:t>
      </w:r>
      <w:r>
        <w:rPr/>
        <w:fldChar w:fldCharType="begin"/>
      </w:r>
      <w:r>
        <w:instrText> REF BIB_Urbah2009 \h </w:instrText>
      </w:r>
      <w:r>
        <w:fldChar w:fldCharType="separate"/>
      </w:r>
      <w:r>
        <w:t>77</w:t>
      </w:r>
      <w:r>
        <w:fldChar w:fldCharType="end"/>
      </w:r>
      <w:r>
        <w:rPr/>
        <w:t>].</w:t>
      </w:r>
    </w:p>
    <w:p>
      <w:pPr>
        <w:pStyle w:val="Heading3"/>
        <w:numPr>
          <w:ilvl w:val="2"/>
          <w:numId w:val="1"/>
        </w:numPr>
        <w:spacing w:lineRule="auto" w:line="360" w:before="120" w:after="120"/>
        <w:rPr/>
      </w:pPr>
      <w:bookmarkStart w:id="23" w:name="BMsec_introvirtual"/>
      <w:r>
        <w:rPr/>
        <w:t>2.3.5</w:t>
      </w:r>
      <w:bookmarkEnd w:id="23"/>
      <w:r>
        <w:rPr/>
        <w:t xml:space="preserve">  Virtualization</w:t>
      </w:r>
    </w:p>
    <w:p>
      <w:pPr>
        <w:pStyle w:val="Heading3"/>
        <w:numPr>
          <w:ilvl w:val="2"/>
          <w:numId w:val="1"/>
        </w:numPr>
        <w:spacing w:lineRule="auto" w:line="360" w:before="120" w:after="120"/>
        <w:rPr/>
      </w:pPr>
      <w:r>
        <w:rPr/>
        <w:t>Virtualization technology separates the physical hardware layer from the software environment</w:t>
      </w:r>
      <w:ins w:id="1425" w:author="S J" w:date="2015-03-29T12:35:00Z">
        <w:r>
          <w:rPr/>
          <w:t>,</w:t>
        </w:r>
      </w:ins>
      <w:r>
        <w:rPr/>
        <w:t xml:space="preserve"> emulating a new virtual hardware layer. </w:t>
      </w:r>
      <w:ins w:id="1426" w:author="S J" w:date="2015-03-29T12:35:00Z">
        <w:r>
          <w:rPr/>
          <w:t>The h</w:t>
        </w:r>
      </w:ins>
      <w:del w:id="1427" w:author="S J" w:date="2015-03-29T12:35:00Z">
        <w:r>
          <w:rPr/>
          <w:delText>H</w:delText>
        </w:r>
      </w:del>
      <w:r>
        <w:rPr/>
        <w:t>ypervisor or virtual machine manager manages guest virtual machines</w:t>
      </w:r>
      <w:del w:id="1428" w:author="S J" w:date="2015-03-29T12:36:00Z">
        <w:r>
          <w:rPr/>
          <w:delText xml:space="preserve">, </w:delText>
        </w:r>
      </w:del>
      <w:ins w:id="1429" w:author="S J" w:date="2015-03-29T12:36:00Z">
        <w:r>
          <w:rPr/>
          <w:t xml:space="preserve"> and </w:t>
        </w:r>
      </w:ins>
      <w:r>
        <w:rPr/>
        <w:t>translates I/O operations between virtual device and physical device</w:t>
      </w:r>
      <w:del w:id="1430" w:author="S J" w:date="2015-03-29T12:36:00Z">
        <w:r>
          <w:rPr/>
          <w:delText>,</w:delText>
        </w:r>
      </w:del>
      <w:ins w:id="1431" w:author="S J" w:date="2015-03-29T12:36:00Z">
        <w:r>
          <w:rPr/>
          <w:t>s. It also</w:t>
        </w:r>
      </w:ins>
      <w:r>
        <w:rPr/>
        <w:t xml:space="preserve"> translates instructions from virtual CPU</w:t>
      </w:r>
      <w:ins w:id="1432" w:author="S J" w:date="2015-03-29T12:36:00Z">
        <w:r>
          <w:rPr/>
          <w:t>s</w:t>
        </w:r>
      </w:ins>
      <w:r>
        <w:rPr/>
        <w:t xml:space="preserve"> to physical CPU</w:t>
      </w:r>
      <w:ins w:id="1433" w:author="S J" w:date="2015-03-29T12:36:00Z">
        <w:r>
          <w:rPr/>
          <w:t>s</w:t>
        </w:r>
      </w:ins>
      <w:r>
        <w:rPr/>
        <w:t xml:space="preserve">. This introduces some overhead and performance degradation of </w:t>
      </w:r>
      <w:ins w:id="1434" w:author="S J" w:date="2015-03-29T12:36:00Z">
        <w:r>
          <w:rPr/>
          <w:t xml:space="preserve">the </w:t>
        </w:r>
      </w:ins>
      <w:r>
        <w:rPr/>
        <w:t>virtual system</w:t>
      </w:r>
      <w:ins w:id="1435" w:author="S J" w:date="2015-03-29T12:36:00Z">
        <w:r>
          <w:rPr/>
          <w:t>,</w:t>
        </w:r>
      </w:ins>
      <w:r>
        <w:rPr/>
        <w:t xml:space="preserve"> compared to </w:t>
      </w:r>
      <w:ins w:id="1436" w:author="S J" w:date="2015-03-29T12:36:00Z">
        <w:r>
          <w:rPr/>
          <w:t xml:space="preserve">the </w:t>
        </w:r>
      </w:ins>
      <w:r>
        <w:rPr/>
        <w:t xml:space="preserve">physical. However, recent virtualization technology </w:t>
      </w:r>
      <w:ins w:id="1437" w:author="S J" w:date="2015-03-29T12:36:00Z">
        <w:r>
          <w:rPr/>
          <w:t xml:space="preserve">has </w:t>
        </w:r>
      </w:ins>
      <w:r>
        <w:rPr/>
        <w:t>introduced several techniques</w:t>
      </w:r>
      <w:ins w:id="1438" w:author="S J" w:date="2015-03-29T12:36:00Z">
        <w:r>
          <w:rPr/>
          <w:t xml:space="preserve"> that</w:t>
        </w:r>
      </w:ins>
      <w:del w:id="1439" w:author="S J" w:date="2015-03-29T12:36:00Z">
        <w:r>
          <w:rPr/>
          <w:delText xml:space="preserve"> which</w:delText>
        </w:r>
      </w:del>
      <w:r>
        <w:rPr/>
        <w:t xml:space="preserve"> reduce</w:t>
      </w:r>
      <w:del w:id="1440" w:author="S J" w:date="2015-03-29T12:36:00Z">
        <w:r>
          <w:rPr/>
          <w:delText>s</w:delText>
        </w:r>
      </w:del>
      <w:r>
        <w:rPr/>
        <w:t xml:space="preserve"> overhead and eliminate specific hardware features and instructions</w:t>
      </w:r>
      <w:ins w:id="1441" w:author="S J" w:date="2015-03-29T12:36:00Z">
        <w:r>
          <w:rPr/>
          <w:t>,</w:t>
        </w:r>
      </w:ins>
      <w:r>
        <w:rPr/>
        <w:t xml:space="preserve"> which are hard to virtualize</w:t>
      </w:r>
      <w:ins w:id="1442" w:author="S J" w:date="2015-03-29T12:36:00Z">
        <w:r>
          <w:rPr/>
          <w:t>,</w:t>
        </w:r>
      </w:ins>
      <w:r>
        <w:rPr/>
        <w:t xml:space="preserve"> as reported by Barham et al. and Youseff et al. [</w:t>
      </w:r>
      <w:r>
        <w:rPr/>
        <w:fldChar w:fldCharType="begin"/>
      </w:r>
      <w:r>
        <w:instrText> REF BIB_Barham2003 \h </w:instrText>
      </w:r>
      <w:r>
        <w:fldChar w:fldCharType="separate"/>
      </w:r>
      <w:r>
        <w:t>78</w:t>
      </w:r>
      <w:r>
        <w:fldChar w:fldCharType="end"/>
      </w:r>
      <w:r>
        <w:rPr/>
        <w:t xml:space="preserve">, </w:t>
      </w:r>
      <w:r>
        <w:rPr/>
        <w:fldChar w:fldCharType="begin"/>
      </w:r>
      <w:r>
        <w:instrText> REF BIB_Youseff2006 \h </w:instrText>
      </w:r>
      <w:r>
        <w:fldChar w:fldCharType="separate"/>
      </w:r>
      <w:r>
        <w:t>79</w:t>
      </w:r>
      <w:r>
        <w:fldChar w:fldCharType="end"/>
      </w:r>
      <w:r>
        <w:rPr/>
        <w:t xml:space="preserve">]. Thanks to them, a virtual environment </w:t>
      </w:r>
      <w:ins w:id="1443" w:author="S J" w:date="2015-03-29T12:36:00Z">
        <w:r>
          <w:rPr/>
          <w:t xml:space="preserve">has been </w:t>
        </w:r>
      </w:ins>
      <w:r>
        <w:rPr/>
        <w:t>fine</w:t>
      </w:r>
      <w:ins w:id="1444" w:author="S J" w:date="2015-03-29T12:37:00Z">
        <w:r>
          <w:rPr/>
          <w:t>-</w:t>
        </w:r>
      </w:ins>
      <w:del w:id="1445" w:author="S J" w:date="2015-03-29T12:37:00Z">
        <w:r>
          <w:rPr/>
          <w:delText xml:space="preserve"> </w:delText>
        </w:r>
      </w:del>
      <w:r>
        <w:rPr/>
        <w:t xml:space="preserve">tuned for an application </w:t>
      </w:r>
      <w:ins w:id="1446" w:author="S J" w:date="2015-03-29T12:37:00Z">
        <w:r>
          <w:rPr/>
          <w:t xml:space="preserve">that </w:t>
        </w:r>
      </w:ins>
      <w:r>
        <w:rPr/>
        <w:t>can be executed on almost any hardware and platform</w:t>
      </w:r>
      <w:ins w:id="1447" w:author="S J" w:date="2015-03-29T12:37:00Z">
        <w:r>
          <w:rPr/>
          <w:t xml:space="preserve">. Here, </w:t>
        </w:r>
      </w:ins>
      <w:del w:id="1448" w:author="S J" w:date="2015-03-29T12:37:00Z">
        <w:r>
          <w:rPr/>
          <w:delText xml:space="preserve"> and </w:delText>
        </w:r>
      </w:del>
      <w:r>
        <w:rPr/>
        <w:t xml:space="preserve">virtualization becomes </w:t>
      </w:r>
      <w:ins w:id="1449" w:author="S J" w:date="2015-03-29T12:37:00Z">
        <w:r>
          <w:rPr/>
          <w:t xml:space="preserve">a </w:t>
        </w:r>
      </w:ins>
      <w:r>
        <w:rPr/>
        <w:t>part of the solution to execute jobs of desktop</w:t>
      </w:r>
      <w:del w:id="1450" w:author="S J" w:date="2015-03-29T12:37:00Z">
        <w:r>
          <w:rPr/>
          <w:delText>-</w:delText>
        </w:r>
      </w:del>
      <w:ins w:id="1451" w:author="S J" w:date="2015-03-29T12:37:00Z">
        <w:r>
          <w:rPr/>
          <w:t xml:space="preserve"> </w:t>
        </w:r>
      </w:ins>
      <w:r>
        <w:rPr/>
        <w:t>grid or service</w:t>
      </w:r>
      <w:del w:id="1452" w:author="S J" w:date="2015-03-29T12:37:00Z">
        <w:r>
          <w:rPr/>
          <w:delText>-</w:delText>
        </w:r>
      </w:del>
      <w:ins w:id="1453" w:author="S J" w:date="2015-03-29T12:37:00Z">
        <w:r>
          <w:rPr/>
          <w:t xml:space="preserve"> </w:t>
        </w:r>
      </w:ins>
      <w:r>
        <w:rPr/>
        <w:t>grid computation</w:t>
      </w:r>
      <w:ins w:id="1454" w:author="S J" w:date="2015-03-29T12:37:00Z">
        <w:r>
          <w:rPr/>
          <w:t>s</w:t>
        </w:r>
      </w:ins>
      <w:r>
        <w:rPr/>
        <w:t xml:space="preserve"> on different physical platforms [</w:t>
      </w:r>
      <w:r>
        <w:rPr/>
        <w:fldChar w:fldCharType="begin"/>
      </w:r>
      <w:r>
        <w:instrText> REF BIB_ruda2009virtual \h </w:instrText>
      </w:r>
      <w:r>
        <w:fldChar w:fldCharType="separate"/>
      </w:r>
      <w:r>
        <w:t>80</w:t>
      </w:r>
      <w:r>
        <w:fldChar w:fldCharType="end"/>
      </w:r>
      <w:r>
        <w:rPr/>
        <w:t>]. Currently</w:t>
      </w:r>
      <w:ins w:id="1455" w:author="S J" w:date="2015-03-29T12:37:00Z">
        <w:r>
          <w:rPr/>
          <w:t>,</w:t>
        </w:r>
      </w:ins>
      <w:r>
        <w:rPr/>
        <w:t xml:space="preserve"> there </w:t>
      </w:r>
      <w:del w:id="1456" w:author="S J" w:date="2015-03-29T12:37:00Z">
        <w:r>
          <w:rPr/>
          <w:delText xml:space="preserve">exists </w:delText>
        </w:r>
      </w:del>
      <w:ins w:id="1457" w:author="S J" w:date="2015-03-29T12:37:00Z">
        <w:r>
          <w:rPr/>
          <w:t xml:space="preserve">are </w:t>
        </w:r>
      </w:ins>
      <w:r>
        <w:rPr/>
        <w:t>several commercial, free or even open</w:t>
      </w:r>
      <w:ins w:id="1458" w:author="S J" w:date="2015-03-29T12:37:00Z">
        <w:r>
          <w:rPr/>
          <w:t>-</w:t>
        </w:r>
      </w:ins>
      <w:r>
        <w:rPr/>
        <w:t>source virtualization implementation</w:t>
      </w:r>
      <w:ins w:id="1459" w:author="S J" w:date="2015-03-29T12:37:00Z">
        <w:r>
          <w:rPr/>
          <w:t>s,</w:t>
        </w:r>
      </w:ins>
      <w:r>
        <w:rPr/>
        <w:t xml:space="preserve"> which are provided by different vendors and </w:t>
      </w:r>
      <w:del w:id="1460" w:author="S J" w:date="2015-03-29T12:37:00Z">
        <w:r>
          <w:rPr/>
          <w:delText xml:space="preserve">it’s </w:delText>
        </w:r>
      </w:del>
      <w:r>
        <w:rPr/>
        <w:t>hypervisor</w:t>
      </w:r>
      <w:ins w:id="1461" w:author="S J" w:date="2015-03-29T12:37:00Z">
        <w:r>
          <w:rPr/>
          <w:t>s</w:t>
        </w:r>
      </w:ins>
      <w:r>
        <w:rPr/>
        <w:t xml:space="preserve"> - VMWare</w:t>
      </w:r>
      <w:r>
        <w:rPr>
          <w:rStyle w:val="FootnoteAnchor"/>
        </w:rPr>
        <w:footnoteReference w:id="15"/>
      </w:r>
      <w:r>
        <w:rPr/>
        <w:t>, XEN</w:t>
      </w:r>
      <w:r>
        <w:rPr>
          <w:rStyle w:val="FootnoteAnchor"/>
        </w:rPr>
        <w:footnoteReference w:id="16"/>
      </w:r>
      <w:r>
        <w:rPr/>
        <w:t>, KVM</w:t>
      </w:r>
      <w:r>
        <w:rPr>
          <w:rStyle w:val="FootnoteAnchor"/>
        </w:rPr>
        <w:footnoteReference w:id="17"/>
      </w:r>
      <w:r>
        <w:rPr/>
        <w:t>, VirtualBox</w:t>
      </w:r>
      <w:r>
        <w:rPr>
          <w:rStyle w:val="FootnoteAnchor"/>
        </w:rPr>
        <w:footnoteReference w:id="18"/>
      </w:r>
      <w:ins w:id="1462" w:author="S J" w:date="2015-03-29T12:37:00Z">
        <w:r>
          <w:rPr/>
          <w:t>,</w:t>
        </w:r>
      </w:ins>
      <w:r>
        <w:rPr/>
        <w:t xml:space="preserve"> etc. 2.3.6  Cloud </w:t>
      </w:r>
      <w:del w:id="1463" w:author="S J" w:date="2015-03-29T12:37:00Z">
        <w:r>
          <w:rPr/>
          <w:delText>computing</w:delText>
        </w:r>
      </w:del>
      <w:ins w:id="1464" w:author="S J" w:date="2015-03-29T12:37:00Z">
        <w:r>
          <w:rPr/>
          <w:t>Computing</w:t>
        </w:r>
      </w:ins>
    </w:p>
    <w:p>
      <w:pPr>
        <w:pStyle w:val="Normal"/>
        <w:spacing w:lineRule="auto" w:line="360" w:before="60" w:after="0"/>
        <w:rPr/>
      </w:pPr>
      <w:r>
        <w:rPr/>
        <w:t>In contrast to grid</w:t>
      </w:r>
      <w:del w:id="1465" w:author="S J" w:date="2015-03-29T12:38:00Z">
        <w:r>
          <w:rPr/>
          <w:delText>-</w:delText>
        </w:r>
      </w:del>
      <w:ins w:id="1466" w:author="S J" w:date="2015-03-29T12:38:00Z">
        <w:r>
          <w:rPr/>
          <w:t xml:space="preserve"> </w:t>
        </w:r>
      </w:ins>
      <w:r>
        <w:rPr/>
        <w:t>computing</w:t>
      </w:r>
      <w:ins w:id="1467" w:author="S J" w:date="2015-03-29T12:38:00Z">
        <w:r>
          <w:rPr/>
          <w:t>,</w:t>
        </w:r>
      </w:ins>
      <w:r>
        <w:rPr/>
        <w:t xml:space="preserve"> where </w:t>
      </w:r>
      <w:ins w:id="1468" w:author="S J" w:date="2015-03-29T12:38:00Z">
        <w:r>
          <w:rPr/>
          <w:t xml:space="preserve">a </w:t>
        </w:r>
      </w:ins>
      <w:r>
        <w:rPr/>
        <w:t xml:space="preserve">user </w:t>
      </w:r>
      <w:del w:id="1469" w:author="S J" w:date="2015-03-29T12:38:00Z">
        <w:r>
          <w:rPr/>
          <w:delText xml:space="preserve">scheduled </w:delText>
        </w:r>
      </w:del>
      <w:ins w:id="1470" w:author="S J" w:date="2015-03-29T12:38:00Z">
        <w:r>
          <w:rPr/>
          <w:t xml:space="preserve">schedules </w:t>
        </w:r>
      </w:ins>
      <w:r>
        <w:rPr/>
        <w:t xml:space="preserve">jobs </w:t>
      </w:r>
      <w:ins w:id="1471" w:author="S J" w:date="2015-03-29T12:38:00Z">
        <w:r>
          <w:rPr/>
          <w:t xml:space="preserve">in order to access a </w:t>
        </w:r>
      </w:ins>
      <w:del w:id="1472" w:author="S J" w:date="2015-03-29T12:38:00Z">
        <w:r>
          <w:rPr/>
          <w:delText xml:space="preserve">accessing </w:delText>
        </w:r>
      </w:del>
      <w:r>
        <w:rPr/>
        <w:t xml:space="preserve">shared environment and </w:t>
      </w:r>
      <w:del w:id="1473" w:author="S J" w:date="2015-03-29T12:38:00Z">
        <w:r>
          <w:rPr/>
          <w:delText xml:space="preserve">might </w:delText>
        </w:r>
      </w:del>
      <w:ins w:id="1474" w:author="S J" w:date="2015-03-29T12:38:00Z">
        <w:r>
          <w:rPr/>
          <w:t xml:space="preserve">may </w:t>
        </w:r>
      </w:ins>
      <w:r>
        <w:rPr/>
        <w:t xml:space="preserve">be influenced by other users or by the environment, </w:t>
      </w:r>
      <w:del w:id="1475" w:author="S J" w:date="2015-03-29T12:38:00Z">
        <w:r>
          <w:rPr/>
          <w:delText xml:space="preserve">the </w:delText>
        </w:r>
      </w:del>
      <w:r>
        <w:rPr/>
        <w:t>cloud</w:t>
      </w:r>
      <w:del w:id="1476" w:author="S J" w:date="2015-03-29T12:38:00Z">
        <w:r>
          <w:rPr/>
          <w:delText>-</w:delText>
        </w:r>
      </w:del>
      <w:ins w:id="1477" w:author="S J" w:date="2015-03-29T12:38:00Z">
        <w:r>
          <w:rPr/>
          <w:t xml:space="preserve"> </w:t>
        </w:r>
      </w:ins>
      <w:r>
        <w:rPr/>
        <w:t>computing provides access to a virtual software, platform or whole infrastructure</w:t>
      </w:r>
      <w:ins w:id="1478" w:author="S J" w:date="2015-03-29T12:38:00Z">
        <w:r>
          <w:rPr/>
          <w:t xml:space="preserve">. Consequently, </w:t>
        </w:r>
      </w:ins>
      <w:del w:id="1479" w:author="S J" w:date="2015-03-29T12:38:00Z">
        <w:r>
          <w:rPr/>
          <w:delText xml:space="preserve"> so </w:delText>
        </w:r>
      </w:del>
      <w:r>
        <w:rPr/>
        <w:t xml:space="preserve">the user or process </w:t>
      </w:r>
      <w:del w:id="1480" w:author="S J" w:date="2015-03-29T12:39:00Z">
        <w:r>
          <w:rPr/>
          <w:delText xml:space="preserve">has </w:delText>
        </w:r>
      </w:del>
      <w:ins w:id="1481" w:author="S J" w:date="2015-03-29T12:39:00Z">
        <w:r>
          <w:rPr/>
          <w:t xml:space="preserve">is given the </w:t>
        </w:r>
      </w:ins>
      <w:r>
        <w:rPr/>
        <w:t xml:space="preserve">impression of sole use. Virtualization techniques </w:t>
      </w:r>
      <w:ins w:id="1482" w:author="S J" w:date="2015-03-29T12:39:00Z">
        <w:r>
          <w:rPr/>
          <w:t xml:space="preserve">have </w:t>
        </w:r>
      </w:ins>
      <w:r>
        <w:rPr/>
        <w:t xml:space="preserve">enabled </w:t>
      </w:r>
      <w:ins w:id="1483" w:author="S J" w:date="2015-03-29T12:39:00Z">
        <w:r>
          <w:rPr/>
          <w:t xml:space="preserve">the </w:t>
        </w:r>
      </w:ins>
      <w:r>
        <w:rPr/>
        <w:t>expansion of cloud</w:t>
      </w:r>
      <w:del w:id="1484" w:author="S J" w:date="2015-03-29T12:39:00Z">
        <w:r>
          <w:rPr/>
          <w:delText>-</w:delText>
        </w:r>
      </w:del>
      <w:ins w:id="1485" w:author="S J" w:date="2015-03-29T12:39:00Z">
        <w:r>
          <w:rPr/>
          <w:t xml:space="preserve"> </w:t>
        </w:r>
      </w:ins>
      <w:r>
        <w:rPr/>
        <w:t>computing</w:t>
      </w:r>
      <w:ins w:id="1486" w:author="S J" w:date="2015-03-29T12:39:00Z">
        <w:r>
          <w:rPr/>
          <w:t>,</w:t>
        </w:r>
      </w:ins>
      <w:r>
        <w:rPr/>
        <w:t xml:space="preserve"> mainly on infrastructure</w:t>
      </w:r>
      <w:ins w:id="1487" w:author="S J" w:date="2015-03-29T12:39:00Z">
        <w:r>
          <w:rPr/>
          <w:t>s</w:t>
        </w:r>
      </w:ins>
      <w:r>
        <w:rPr/>
        <w:t xml:space="preserve"> </w:t>
      </w:r>
      <w:del w:id="1488" w:author="S J" w:date="2015-03-29T12:39:00Z">
        <w:r>
          <w:rPr/>
          <w:delText xml:space="preserve">which </w:delText>
        </w:r>
      </w:del>
      <w:ins w:id="1489" w:author="S J" w:date="2015-03-29T12:39:00Z">
        <w:r>
          <w:rPr/>
          <w:t xml:space="preserve">that </w:t>
        </w:r>
      </w:ins>
      <w:del w:id="1490" w:author="S J" w:date="2015-03-29T12:39:00Z">
        <w:r>
          <w:rPr/>
          <w:delText xml:space="preserve">was </w:delText>
        </w:r>
      </w:del>
      <w:ins w:id="1491" w:author="S J" w:date="2015-03-29T12:39:00Z">
        <w:r>
          <w:rPr/>
          <w:t xml:space="preserve">were </w:t>
        </w:r>
      </w:ins>
      <w:r>
        <w:rPr/>
        <w:t>built for another purpose</w:t>
      </w:r>
      <w:ins w:id="1492" w:author="S J" w:date="2015-03-29T12:39:00Z">
        <w:r>
          <w:rPr/>
          <w:t>. These c</w:t>
        </w:r>
      </w:ins>
      <w:del w:id="1493" w:author="S J" w:date="2015-03-29T12:39:00Z">
        <w:r>
          <w:rPr/>
          <w:delText xml:space="preserve"> and c</w:delText>
        </w:r>
      </w:del>
      <w:r>
        <w:rPr/>
        <w:t xml:space="preserve">an be rented </w:t>
      </w:r>
      <w:del w:id="1494" w:author="S J" w:date="2015-03-29T12:39:00Z">
        <w:r>
          <w:rPr/>
          <w:delText xml:space="preserve">in times </w:delText>
        </w:r>
      </w:del>
      <w:r>
        <w:rPr/>
        <w:t>when the primary infrastructure is not fully utilized [</w:t>
      </w:r>
      <w:r>
        <w:rPr/>
        <w:fldChar w:fldCharType="begin"/>
      </w:r>
      <w:r>
        <w:instrText> REF BIB_Foster2008 \h </w:instrText>
      </w:r>
      <w:r>
        <w:fldChar w:fldCharType="separate"/>
      </w:r>
      <w:r>
        <w:t>81</w:t>
      </w:r>
      <w:r>
        <w:fldChar w:fldCharType="end"/>
      </w:r>
      <w:r>
        <w:rPr/>
        <w:t xml:space="preserve">]. </w:t>
      </w:r>
    </w:p>
    <w:p>
      <w:pPr>
        <w:pStyle w:val="Normal"/>
        <w:spacing w:lineRule="auto" w:line="360"/>
        <w:ind w:left="0" w:right="0" w:firstLine="360"/>
        <w:rPr/>
      </w:pPr>
      <w:r>
        <w:rPr/>
        <w:t>Cloud</w:t>
      </w:r>
      <w:del w:id="1495" w:author="S J" w:date="2015-03-29T12:39:00Z">
        <w:r>
          <w:rPr/>
          <w:delText>-</w:delText>
        </w:r>
      </w:del>
      <w:ins w:id="1496" w:author="S J" w:date="2015-03-29T12:39:00Z">
        <w:r>
          <w:rPr/>
          <w:t xml:space="preserve"> </w:t>
        </w:r>
      </w:ins>
      <w:r>
        <w:rPr/>
        <w:t>computing can be characterized as a model for enabling ubiquitous, convenient, on-demand network access to a shared pool of configurable computing resources (e.g., networks, servers, storage, applications</w:t>
      </w:r>
      <w:del w:id="1497" w:author="S J" w:date="2015-03-29T12:40:00Z">
        <w:r>
          <w:rPr/>
          <w:delText>,</w:delText>
        </w:r>
      </w:del>
      <w:r>
        <w:rPr/>
        <w:t xml:space="preserve"> and services)</w:t>
      </w:r>
      <w:ins w:id="1498" w:author="S J" w:date="2015-03-29T12:40:00Z">
        <w:r>
          <w:rPr/>
          <w:t xml:space="preserve">. These </w:t>
        </w:r>
      </w:ins>
      <w:del w:id="1499" w:author="S J" w:date="2015-03-29T12:40:00Z">
        <w:r>
          <w:rPr/>
          <w:delText xml:space="preserve"> that </w:delText>
        </w:r>
      </w:del>
      <w:r>
        <w:rPr/>
        <w:t>can be rapidly provisioned and released with minimal management effort or service provider interaction [</w:t>
      </w:r>
      <w:r>
        <w:rPr/>
        <w:fldChar w:fldCharType="begin"/>
      </w:r>
      <w:r>
        <w:instrText> REF BIB_Mell2011 \h </w:instrText>
      </w:r>
      <w:r>
        <w:fldChar w:fldCharType="separate"/>
      </w:r>
      <w:r>
        <w:t>82</w:t>
      </w:r>
      <w:r>
        <w:fldChar w:fldCharType="end"/>
      </w:r>
      <w:r>
        <w:rPr/>
        <w:t xml:space="preserve">]. </w:t>
      </w:r>
    </w:p>
    <w:p>
      <w:pPr>
        <w:pStyle w:val="Normal"/>
        <w:spacing w:lineRule="auto" w:line="360"/>
        <w:ind w:left="0" w:right="0" w:firstLine="360"/>
        <w:rPr/>
      </w:pPr>
      <w:r>
        <w:rPr/>
        <w:t xml:space="preserve">Cloud computing makes computational power and storage as </w:t>
      </w:r>
      <w:del w:id="1500" w:author="S J" w:date="2015-03-29T12:40:00Z">
        <w:r>
          <w:rPr/>
          <w:delText xml:space="preserve">utility </w:delText>
        </w:r>
      </w:del>
      <w:ins w:id="1501" w:author="S J" w:date="2015-03-29T12:40:00Z">
        <w:r>
          <w:rPr/>
          <w:t xml:space="preserve">utilities </w:t>
        </w:r>
      </w:ins>
      <w:r>
        <w:rPr/>
        <w:t>or commodit</w:t>
      </w:r>
      <w:ins w:id="1502" w:author="S J" w:date="2015-03-29T12:40:00Z">
        <w:r>
          <w:rPr/>
          <w:t>ies</w:t>
        </w:r>
      </w:ins>
      <w:del w:id="1503" w:author="S J" w:date="2015-03-29T12:40:00Z">
        <w:r>
          <w:rPr/>
          <w:delText>y</w:delText>
        </w:r>
      </w:del>
      <w:r>
        <w:rPr/>
        <w:t xml:space="preserve"> that can be rented. </w:t>
      </w:r>
      <w:ins w:id="1504" w:author="S J" w:date="2015-03-29T12:40:00Z">
        <w:r>
          <w:rPr/>
          <w:t xml:space="preserve">With current commercial clouds, the </w:t>
        </w:r>
      </w:ins>
      <w:del w:id="1505" w:author="S J" w:date="2015-03-29T12:40:00Z">
        <w:r>
          <w:rPr/>
          <w:delText xml:space="preserve">It evolves in </w:delText>
        </w:r>
      </w:del>
      <w:r>
        <w:rPr/>
        <w:t>commercial area</w:t>
      </w:r>
      <w:del w:id="1506" w:author="S J" w:date="2015-03-29T12:41:00Z">
        <w:r>
          <w:rPr/>
          <w:delText xml:space="preserve"> </w:delText>
        </w:r>
      </w:del>
      <w:ins w:id="1507" w:author="S J" w:date="2015-03-29T12:40:00Z">
        <w:r>
          <w:rPr/>
          <w:t xml:space="preserve"> has evolved in order </w:t>
        </w:r>
      </w:ins>
      <w:r>
        <w:rPr/>
        <w:t xml:space="preserve">to facilitate </w:t>
      </w:r>
      <w:ins w:id="1508" w:author="S J" w:date="2015-03-29T12:40:00Z">
        <w:r>
          <w:rPr/>
          <w:t xml:space="preserve">the </w:t>
        </w:r>
      </w:ins>
      <w:r>
        <w:rPr/>
        <w:t xml:space="preserve">scaling up </w:t>
      </w:r>
      <w:ins w:id="1509" w:author="S J" w:date="2015-03-29T12:41:00Z">
        <w:r>
          <w:rPr/>
          <w:t xml:space="preserve">that </w:t>
        </w:r>
      </w:ins>
      <w:del w:id="1510" w:author="S J" w:date="2015-03-29T12:41:00Z">
        <w:r>
          <w:rPr/>
          <w:delText xml:space="preserve">the </w:delText>
        </w:r>
      </w:del>
      <w:r>
        <w:rPr/>
        <w:t>business</w:t>
      </w:r>
      <w:ins w:id="1511" w:author="S J" w:date="2015-03-29T12:41:00Z">
        <w:r>
          <w:rPr/>
          <w:t>es</w:t>
        </w:r>
      </w:ins>
      <w:r>
        <w:rPr/>
        <w:t xml:space="preserve"> needs with </w:t>
      </w:r>
      <w:ins w:id="1512" w:author="S J" w:date="2015-03-29T12:41:00Z">
        <w:r>
          <w:rPr/>
          <w:t xml:space="preserve">the </w:t>
        </w:r>
      </w:ins>
      <w:r>
        <w:rPr/>
        <w:t>computational demand</w:t>
      </w:r>
      <w:ins w:id="1513" w:author="S J" w:date="2015-03-29T12:41:00Z">
        <w:r>
          <w:rPr/>
          <w:t>, e.g.,</w:t>
        </w:r>
      </w:ins>
      <w:del w:id="1514" w:author="S J" w:date="2015-03-29T12:41:00Z">
        <w:r>
          <w:rPr/>
          <w:delText xml:space="preserve"> with current commercial clouds such as</w:delText>
        </w:r>
      </w:del>
      <w:r>
        <w:rPr/>
        <w:t xml:space="preserve"> Amazon EC2</w:t>
      </w:r>
      <w:r>
        <w:rPr>
          <w:rStyle w:val="FootnoteAnchor"/>
        </w:rPr>
        <w:footnoteReference w:id="19"/>
      </w:r>
      <w:r>
        <w:rPr/>
        <w:t xml:space="preserve">, Microsoft Windows Azure </w:t>
      </w:r>
      <w:r>
        <w:rPr>
          <w:rStyle w:val="FootnoteAnchor"/>
        </w:rPr>
        <w:footnoteReference w:id="20"/>
      </w:r>
      <w:r>
        <w:rPr/>
        <w:t>, Google cloud</w:t>
      </w:r>
      <w:r>
        <w:rPr>
          <w:rStyle w:val="FootnoteAnchor"/>
        </w:rPr>
        <w:footnoteReference w:id="21"/>
      </w:r>
      <w:r>
        <w:rPr/>
        <w:t xml:space="preserve"> and others.Cloud computing in research infrastructures </w:t>
      </w:r>
      <w:del w:id="1515" w:author="S J" w:date="2015-03-29T12:41:00Z">
        <w:r>
          <w:rPr/>
          <w:delText xml:space="preserve">were </w:delText>
        </w:r>
      </w:del>
      <w:ins w:id="1516" w:author="S J" w:date="2015-03-29T12:41:00Z">
        <w:r>
          <w:rPr/>
          <w:t xml:space="preserve">was </w:t>
        </w:r>
      </w:ins>
      <w:r>
        <w:rPr/>
        <w:t>recently deployed</w:t>
      </w:r>
      <w:ins w:id="1517" w:author="S J" w:date="2015-03-29T12:41:00Z">
        <w:r>
          <w:rPr/>
          <w:t>,</w:t>
        </w:r>
      </w:ins>
      <w:r>
        <w:rPr/>
        <w:t xml:space="preserve"> next to the already existing grid</w:t>
      </w:r>
      <w:ins w:id="1518" w:author="S J" w:date="2015-03-29T12:41:00Z">
        <w:r>
          <w:rPr/>
          <w:t xml:space="preserve"> </w:t>
        </w:r>
      </w:ins>
      <w:del w:id="1519" w:author="S J" w:date="2015-03-29T12:41:00Z">
        <w:r>
          <w:rPr/>
          <w:delText>-</w:delText>
        </w:r>
      </w:del>
      <w:r>
        <w:rPr/>
        <w:t>infrastructures</w:t>
      </w:r>
      <w:ins w:id="1520" w:author="S J" w:date="2015-03-29T12:41:00Z">
        <w:r>
          <w:rPr/>
          <w:t>,</w:t>
        </w:r>
      </w:ins>
      <w:r>
        <w:rPr/>
        <w:t xml:space="preserve"> </w:t>
      </w:r>
      <w:del w:id="1521" w:author="S J" w:date="2015-03-29T12:41:00Z">
        <w:r>
          <w:rPr/>
          <w:delText>and utilizes</w:delText>
        </w:r>
      </w:del>
      <w:ins w:id="1522" w:author="S J" w:date="2015-03-29T12:41:00Z">
        <w:r>
          <w:rPr/>
          <w:t>utilizing</w:t>
        </w:r>
      </w:ins>
      <w:r>
        <w:rPr/>
        <w:t xml:space="preserve"> the same hardware resources. Some methods to integrate grid</w:t>
      </w:r>
      <w:ins w:id="1523" w:author="S J" w:date="2015-03-29T12:41:00Z">
        <w:r>
          <w:rPr/>
          <w:t xml:space="preserve"> </w:t>
        </w:r>
      </w:ins>
      <w:del w:id="1524" w:author="S J" w:date="2015-03-29T12:41:00Z">
        <w:r>
          <w:rPr/>
          <w:delText>-</w:delText>
        </w:r>
      </w:del>
      <w:r>
        <w:rPr/>
        <w:t>computing and cloud</w:t>
      </w:r>
      <w:ins w:id="1525" w:author="S J" w:date="2015-03-29T12:42:00Z">
        <w:r>
          <w:rPr/>
          <w:t xml:space="preserve"> </w:t>
        </w:r>
      </w:ins>
      <w:del w:id="1526" w:author="S J" w:date="2015-03-29T12:41:00Z">
        <w:r>
          <w:rPr/>
          <w:delText>-</w:delText>
        </w:r>
      </w:del>
      <w:r>
        <w:rPr/>
        <w:t>computing were proposed by Anjum et al. [</w:t>
      </w:r>
      <w:r>
        <w:rPr/>
        <w:fldChar w:fldCharType="begin"/>
      </w:r>
      <w:r>
        <w:instrText> REF BIB_Anjum2012 \h </w:instrText>
      </w:r>
      <w:r>
        <w:fldChar w:fldCharType="separate"/>
      </w:r>
      <w:r>
        <w:t>83</w:t>
      </w:r>
      <w:r>
        <w:fldChar w:fldCharType="end"/>
      </w:r>
      <w:r>
        <w:rPr/>
        <w:t xml:space="preserve">]. Access is provided to the same users of </w:t>
      </w:r>
      <w:ins w:id="1527" w:author="S J" w:date="2015-03-29T12:42:00Z">
        <w:r>
          <w:rPr/>
          <w:t xml:space="preserve">a </w:t>
        </w:r>
      </w:ins>
      <w:r>
        <w:rPr/>
        <w:t>grid</w:t>
      </w:r>
      <w:ins w:id="1528" w:author="S J" w:date="2015-03-29T12:42:00Z">
        <w:r>
          <w:rPr/>
          <w:t xml:space="preserve"> </w:t>
        </w:r>
      </w:ins>
      <w:del w:id="1529" w:author="S J" w:date="2015-03-29T12:42:00Z">
        <w:r>
          <w:rPr/>
          <w:delText>-</w:delText>
        </w:r>
      </w:del>
      <w:r>
        <w:rPr/>
        <w:t>infrastructure and currently</w:t>
      </w:r>
      <w:ins w:id="1530" w:author="S J" w:date="2015-03-29T12:42:00Z">
        <w:r>
          <w:rPr/>
          <w:t>, the</w:t>
        </w:r>
      </w:ins>
      <w:r>
        <w:rPr/>
        <w:t xml:space="preserve"> most used platforms are Open</w:t>
        <w:softHyphen/>
        <w:t>Nebula [</w:t>
      </w:r>
      <w:r>
        <w:rPr/>
        <w:fldChar w:fldCharType="begin"/>
      </w:r>
      <w:r>
        <w:instrText> REF BIB_Milojicic2011 \h </w:instrText>
      </w:r>
      <w:r>
        <w:fldChar w:fldCharType="separate"/>
      </w:r>
      <w:r>
        <w:t>84</w:t>
      </w:r>
      <w:r>
        <w:fldChar w:fldCharType="end"/>
      </w:r>
      <w:r>
        <w:rPr/>
        <w:t>] and OpenStack [</w:t>
      </w:r>
      <w:r>
        <w:rPr/>
        <w:fldChar w:fldCharType="begin"/>
      </w:r>
      <w:r>
        <w:instrText> REF BIB_Kumar2014 \h </w:instrText>
      </w:r>
      <w:r>
        <w:fldChar w:fldCharType="separate"/>
      </w:r>
      <w:r>
        <w:t>85</w:t>
      </w:r>
      <w:r>
        <w:fldChar w:fldCharType="end"/>
      </w:r>
      <w:r>
        <w:rPr/>
        <w:t>].</w:t>
      </w:r>
    </w:p>
    <w:p>
      <w:pPr>
        <w:pStyle w:val="Normal"/>
        <w:spacing w:lineRule="auto" w:line="360"/>
        <w:ind w:left="0" w:right="0" w:firstLine="360"/>
        <w:rPr/>
      </w:pPr>
      <w:ins w:id="1531" w:author="S J" w:date="2015-03-29T12:42:00Z">
        <w:r>
          <w:rPr/>
          <w:t>I</w:t>
        </w:r>
      </w:ins>
      <w:del w:id="1532" w:author="S J" w:date="2015-03-29T12:42:00Z">
        <w:r>
          <w:rPr/>
          <w:delText>An i</w:delText>
        </w:r>
      </w:del>
      <w:r>
        <w:rPr/>
        <w:t>nteroperability among cloud providers and</w:t>
      </w:r>
      <w:del w:id="1533" w:author="S J" w:date="2015-03-29T12:42:00Z">
        <w:r>
          <w:rPr/>
          <w:delText xml:space="preserve"> </w:delText>
        </w:r>
      </w:del>
      <w:ins w:id="1534" w:author="S J" w:date="2015-03-29T12:42:00Z">
        <w:r>
          <w:rPr/>
          <w:t xml:space="preserve"> a </w:t>
        </w:r>
      </w:ins>
      <w:r>
        <w:rPr/>
        <w:t>standardization o</w:t>
      </w:r>
      <w:ins w:id="1535" w:author="S J" w:date="2015-03-29T12:42:00Z">
        <w:r>
          <w:rPr/>
          <w:t>f</w:t>
        </w:r>
      </w:ins>
      <w:del w:id="1536" w:author="S J" w:date="2015-03-29T12:42:00Z">
        <w:r>
          <w:rPr/>
          <w:delText>n</w:delText>
        </w:r>
      </w:del>
      <w:r>
        <w:rPr/>
        <w:t xml:space="preserve"> cloud</w:t>
      </w:r>
      <w:ins w:id="1537" w:author="S J" w:date="2015-03-29T12:42:00Z">
        <w:r>
          <w:rPr/>
          <w:t xml:space="preserve"> </w:t>
        </w:r>
      </w:ins>
      <w:del w:id="1538" w:author="S J" w:date="2015-03-29T12:42:00Z">
        <w:r>
          <w:rPr/>
          <w:delText>-</w:delText>
        </w:r>
      </w:del>
      <w:r>
        <w:rPr/>
        <w:t xml:space="preserve">computing, virtualization and related technologies </w:t>
      </w:r>
      <w:del w:id="1539" w:author="S J" w:date="2015-03-29T12:42:00Z">
        <w:r>
          <w:rPr/>
          <w:delText xml:space="preserve">is </w:delText>
        </w:r>
      </w:del>
      <w:ins w:id="1540" w:author="S J" w:date="2015-03-29T12:42:00Z">
        <w:r>
          <w:rPr/>
          <w:t xml:space="preserve">are </w:t>
        </w:r>
      </w:ins>
      <w:r>
        <w:rPr/>
        <w:t xml:space="preserve">important as </w:t>
      </w:r>
      <w:del w:id="1541" w:author="S J" w:date="2015-03-29T12:43:00Z">
        <w:r>
          <w:rPr/>
          <w:delText xml:space="preserve">it </w:delText>
        </w:r>
      </w:del>
      <w:ins w:id="1542" w:author="S J" w:date="2015-03-29T12:43:00Z">
        <w:r>
          <w:rPr/>
          <w:t xml:space="preserve">these </w:t>
        </w:r>
      </w:ins>
      <w:r>
        <w:rPr/>
        <w:t>would keep users from being locked into a specific cloud provider</w:t>
      </w:r>
      <w:ins w:id="1543" w:author="S J" w:date="2015-03-29T12:43:00Z">
        <w:r>
          <w:rPr/>
          <w:t xml:space="preserve"> </w:t>
        </w:r>
      </w:ins>
      <w:r>
        <w:rPr/>
        <w:t>[</w:t>
      </w:r>
      <w:r>
        <w:rPr/>
        <w:fldChar w:fldCharType="begin"/>
      </w:r>
      <w:r>
        <w:instrText> REF BIB_Ortiz2011 \h </w:instrText>
      </w:r>
      <w:r>
        <w:fldChar w:fldCharType="separate"/>
      </w:r>
      <w:r>
        <w:t>86</w:t>
      </w:r>
      <w:r>
        <w:fldChar w:fldCharType="end"/>
      </w:r>
      <w:r>
        <w:rPr/>
        <w:t>].</w:t>
      </w:r>
    </w:p>
    <w:p>
      <w:pPr>
        <w:pStyle w:val="Heading3"/>
        <w:numPr>
          <w:ilvl w:val="2"/>
          <w:numId w:val="1"/>
        </w:numPr>
        <w:spacing w:lineRule="auto" w:line="360" w:before="120" w:after="120"/>
        <w:rPr/>
      </w:pPr>
      <w:r>
        <w:rPr/>
        <w:t xml:space="preserve">2.3.7  Application </w:t>
      </w:r>
      <w:del w:id="1544" w:author="S J" w:date="2015-03-29T12:43:00Z">
        <w:r>
          <w:rPr/>
          <w:delText>model</w:delText>
        </w:r>
      </w:del>
      <w:ins w:id="1545" w:author="S J" w:date="2015-03-29T12:43:00Z">
        <w:r>
          <w:rPr/>
          <w:t>Model</w:t>
        </w:r>
      </w:ins>
    </w:p>
    <w:p>
      <w:pPr>
        <w:pStyle w:val="Normal"/>
        <w:spacing w:lineRule="auto" w:line="360" w:before="60" w:after="0"/>
        <w:rPr/>
      </w:pPr>
      <w:del w:id="1546" w:author="S J" w:date="2015-03-29T12:47:00Z">
        <w:r>
          <w:rPr/>
          <w:delText>The application</w:delText>
        </w:r>
      </w:del>
      <w:ins w:id="1547" w:author="S J" w:date="2015-03-29T12:48:00Z">
        <w:r>
          <w:rPr/>
          <w:t>Applications</w:t>
        </w:r>
      </w:ins>
      <w:ins w:id="1548" w:author="S J" w:date="2015-03-29T12:47:00Z">
        <w:r>
          <w:rPr/>
          <w:t xml:space="preserve"> that are</w:t>
        </w:r>
      </w:ins>
      <w:r>
        <w:rPr/>
        <w:t xml:space="preserve"> computed within </w:t>
      </w:r>
      <w:ins w:id="1549" w:author="S J" w:date="2015-03-29T12:48:00Z">
        <w:r>
          <w:rPr/>
          <w:t xml:space="preserve">a </w:t>
        </w:r>
      </w:ins>
      <w:r>
        <w:rPr/>
        <w:t xml:space="preserve">grid or cloud can be characterized by the quantity of tasks being performed, the size of </w:t>
      </w:r>
      <w:ins w:id="1550" w:author="S J" w:date="2015-03-29T12:48:00Z">
        <w:r>
          <w:rPr/>
          <w:t xml:space="preserve">the </w:t>
        </w:r>
      </w:ins>
      <w:r>
        <w:rPr/>
        <w:t>input data and</w:t>
      </w:r>
      <w:del w:id="1551" w:author="S J" w:date="2015-03-29T12:48:00Z">
        <w:r>
          <w:rPr/>
          <w:delText xml:space="preserve"> of</w:delText>
        </w:r>
      </w:del>
      <w:r>
        <w:rPr/>
        <w:t xml:space="preserve"> the communication </w:t>
      </w:r>
      <w:ins w:id="1552" w:author="S J" w:date="2015-03-29T12:48:00Z">
        <w:r>
          <w:rPr/>
          <w:t xml:space="preserve">that </w:t>
        </w:r>
      </w:ins>
      <w:r>
        <w:rPr/>
        <w:t xml:space="preserve">needs to be </w:t>
      </w:r>
      <w:del w:id="1553" w:author="S J" w:date="2015-03-29T12:48:00Z">
        <w:r>
          <w:rPr/>
          <w:delText xml:space="preserve">done </w:delText>
        </w:r>
      </w:del>
      <w:ins w:id="1554" w:author="S J" w:date="2015-03-29T12:48:00Z">
        <w:r>
          <w:rPr/>
          <w:t xml:space="preserve">carried out </w:t>
        </w:r>
      </w:ins>
      <w:r>
        <w:rPr/>
        <w:t>between concurrent tasks. Grid</w:t>
      </w:r>
      <w:ins w:id="1555" w:author="S J" w:date="2015-03-29T12:48:00Z">
        <w:r>
          <w:rPr/>
          <w:t xml:space="preserve"> </w:t>
        </w:r>
      </w:ins>
      <w:del w:id="1556" w:author="S J" w:date="2015-03-29T12:48:00Z">
        <w:r>
          <w:rPr/>
          <w:delText>-</w:delText>
        </w:r>
      </w:del>
      <w:r>
        <w:rPr/>
        <w:t xml:space="preserve">computing infrastructures </w:t>
      </w:r>
      <w:del w:id="1557" w:author="S J" w:date="2015-03-29T12:48:00Z">
        <w:r>
          <w:rPr/>
          <w:delText xml:space="preserve">were </w:delText>
        </w:r>
      </w:del>
      <w:ins w:id="1558" w:author="S J" w:date="2015-03-29T12:48:00Z">
        <w:r>
          <w:rPr/>
          <w:t xml:space="preserve">are </w:t>
        </w:r>
      </w:ins>
      <w:r>
        <w:rPr/>
        <w:t xml:space="preserve">primarily utilized for computation, </w:t>
      </w:r>
      <w:ins w:id="1559" w:author="S J" w:date="2015-03-29T12:48:00Z">
        <w:r>
          <w:rPr/>
          <w:t xml:space="preserve">in </w:t>
        </w:r>
      </w:ins>
      <w:r>
        <w:rPr/>
        <w:t xml:space="preserve">which tasks take </w:t>
      </w:r>
      <w:ins w:id="1560" w:author="S J" w:date="2015-03-29T12:49:00Z">
        <w:r>
          <w:rPr/>
          <w:t xml:space="preserve">a </w:t>
        </w:r>
      </w:ins>
      <w:r>
        <w:rPr/>
        <w:t>long time</w:t>
      </w:r>
      <w:ins w:id="1561" w:author="S J" w:date="2015-03-29T12:49:00Z">
        <w:r>
          <w:rPr/>
          <w:t xml:space="preserve">. These are </w:t>
        </w:r>
      </w:ins>
      <w:del w:id="1562" w:author="S J" w:date="2015-03-29T12:49:00Z">
        <w:r>
          <w:rPr/>
          <w:delText xml:space="preserve">, were </w:delText>
        </w:r>
      </w:del>
      <w:r>
        <w:rPr/>
        <w:t>relatively loose</w:t>
      </w:r>
      <w:ins w:id="1563" w:author="S J" w:date="2015-03-29T12:49:00Z">
        <w:r>
          <w:rPr/>
          <w:t>ly</w:t>
        </w:r>
      </w:ins>
      <w:r>
        <w:rPr/>
        <w:t xml:space="preserve"> coupled and resources </w:t>
      </w:r>
      <w:del w:id="1564" w:author="S J" w:date="2015-03-29T12:49:00Z">
        <w:r>
          <w:rPr/>
          <w:delText xml:space="preserve">were </w:delText>
        </w:r>
      </w:del>
      <w:ins w:id="1565" w:author="S J" w:date="2015-03-29T12:49:00Z">
        <w:r>
          <w:rPr/>
          <w:t xml:space="preserve">are </w:t>
        </w:r>
      </w:ins>
      <w:r>
        <w:rPr/>
        <w:t xml:space="preserve">used over </w:t>
      </w:r>
      <w:ins w:id="1566" w:author="S J" w:date="2015-03-29T12:49:00Z">
        <w:r>
          <w:rPr/>
          <w:t xml:space="preserve">a </w:t>
        </w:r>
      </w:ins>
      <w:r>
        <w:rPr/>
        <w:t>long period</w:t>
      </w:r>
      <w:ins w:id="1567" w:author="S J" w:date="2015-03-29T12:49:00Z">
        <w:r>
          <w:rPr/>
          <w:t xml:space="preserve"> of time</w:t>
        </w:r>
      </w:ins>
      <w:r>
        <w:rPr/>
        <w:t>. Performance/capacity is usually mentioned in operations/CPUs per month or year and for such computation</w:t>
      </w:r>
      <w:ins w:id="1568" w:author="S J" w:date="2015-03-29T12:49:00Z">
        <w:r>
          <w:rPr/>
          <w:t>s,</w:t>
        </w:r>
      </w:ins>
      <w:r>
        <w:rPr/>
        <w:t xml:space="preserve"> the term High Throughput Computing (HTC) is used.</w:t>
      </w:r>
    </w:p>
    <w:p>
      <w:pPr>
        <w:pStyle w:val="Normal"/>
        <w:spacing w:lineRule="auto" w:line="360"/>
        <w:ind w:left="0" w:right="0" w:firstLine="360"/>
        <w:rPr/>
      </w:pPr>
      <w:r>
        <w:rPr/>
        <w:t xml:space="preserve">While HTC takes </w:t>
      </w:r>
      <w:ins w:id="1569" w:author="S J" w:date="2015-03-29T12:49:00Z">
        <w:r>
          <w:rPr/>
          <w:t xml:space="preserve">a </w:t>
        </w:r>
      </w:ins>
      <w:r>
        <w:rPr/>
        <w:t>long time, the High Performance Computing (HPC) is usually characterized by computing</w:t>
      </w:r>
      <w:del w:id="1570" w:author="S J" w:date="2015-03-29T12:50:00Z">
        <w:r>
          <w:rPr/>
          <w:delText xml:space="preserve"> the</w:delText>
        </w:r>
      </w:del>
      <w:r>
        <w:rPr/>
        <w:t xml:space="preserve"> problems </w:t>
      </w:r>
      <w:del w:id="1571" w:author="S J" w:date="2015-03-29T12:50:00Z">
        <w:r>
          <w:rPr/>
          <w:delText xml:space="preserve">which </w:delText>
        </w:r>
      </w:del>
      <w:ins w:id="1572" w:author="S J" w:date="2015-03-29T12:50:00Z">
        <w:r>
          <w:rPr/>
          <w:t xml:space="preserve">that </w:t>
        </w:r>
      </w:ins>
      <w:r>
        <w:rPr/>
        <w:t xml:space="preserve">have </w:t>
      </w:r>
      <w:ins w:id="1573" w:author="S J" w:date="2015-03-29T12:50:00Z">
        <w:r>
          <w:rPr/>
          <w:t xml:space="preserve">a </w:t>
        </w:r>
      </w:ins>
      <w:r>
        <w:rPr/>
        <w:t>small number of tasks</w:t>
      </w:r>
      <w:ins w:id="1574" w:author="S J" w:date="2015-03-29T12:50:00Z">
        <w:r>
          <w:rPr/>
          <w:t xml:space="preserve">. These </w:t>
        </w:r>
      </w:ins>
      <w:del w:id="1575" w:author="S J" w:date="2015-03-29T12:50:00Z">
        <w:r>
          <w:rPr/>
          <w:delText xml:space="preserve"> and a</w:delText>
        </w:r>
      </w:del>
      <w:ins w:id="1576" w:author="S J" w:date="2015-03-29T12:50:00Z">
        <w:r>
          <w:rPr/>
          <w:t>a</w:t>
        </w:r>
      </w:ins>
      <w:r>
        <w:rPr/>
        <w:t xml:space="preserve">re relatively tightly coupled and can be executed in </w:t>
      </w:r>
      <w:ins w:id="1577" w:author="S J" w:date="2015-03-29T12:50:00Z">
        <w:r>
          <w:rPr/>
          <w:t xml:space="preserve">a </w:t>
        </w:r>
      </w:ins>
      <w:r>
        <w:rPr/>
        <w:t>highly parallel environment. Performance is measured usually in operations per second [</w:t>
      </w:r>
      <w:r>
        <w:rPr/>
        <w:fldChar w:fldCharType="begin"/>
      </w:r>
      <w:r>
        <w:instrText> REF BIB_Hager2010 \h </w:instrText>
      </w:r>
      <w:r>
        <w:fldChar w:fldCharType="separate"/>
      </w:r>
      <w:r>
        <w:t>87</w:t>
      </w:r>
      <w:r>
        <w:fldChar w:fldCharType="end"/>
      </w:r>
      <w:r>
        <w:rPr/>
        <w:t xml:space="preserve">, </w:t>
      </w:r>
      <w:r>
        <w:rPr/>
        <w:fldChar w:fldCharType="begin"/>
      </w:r>
      <w:r>
        <w:instrText> REF BIB_Levesque2010 \h </w:instrText>
      </w:r>
      <w:r>
        <w:fldChar w:fldCharType="separate"/>
      </w:r>
      <w:r>
        <w:t>88</w:t>
      </w:r>
      <w:r>
        <w:fldChar w:fldCharType="end"/>
      </w:r>
      <w:r>
        <w:rPr/>
        <w:t>]. The grid infrastructure can involve HPC servers or clusters</w:t>
      </w:r>
      <w:ins w:id="1578" w:author="S J" w:date="2015-03-29T12:50:00Z">
        <w:r>
          <w:rPr/>
          <w:t xml:space="preserve"> and</w:t>
        </w:r>
      </w:ins>
      <w:del w:id="1579" w:author="S J" w:date="2015-03-29T12:50:00Z">
        <w:r>
          <w:rPr/>
          <w:delText>,</w:delText>
        </w:r>
      </w:del>
      <w:r>
        <w:rPr/>
        <w:t xml:space="preserve"> thus</w:t>
      </w:r>
      <w:ins w:id="1580" w:author="S J" w:date="2015-03-29T12:50:00Z">
        <w:r>
          <w:rPr/>
          <w:t>,</w:t>
        </w:r>
      </w:ins>
      <w:r>
        <w:rPr/>
        <w:t xml:space="preserve"> a job or task</w:t>
      </w:r>
      <w:del w:id="1581" w:author="S J" w:date="2015-03-29T12:50:00Z">
        <w:r>
          <w:rPr/>
          <w:delText>s</w:delText>
        </w:r>
      </w:del>
      <w:r>
        <w:rPr/>
        <w:t xml:space="preserve"> that requires such HPC hardware </w:t>
      </w:r>
      <w:del w:id="1582" w:author="S J" w:date="2015-03-29T12:50:00Z">
        <w:r>
          <w:rPr/>
          <w:delText xml:space="preserve">are </w:delText>
        </w:r>
      </w:del>
      <w:ins w:id="1583" w:author="S J" w:date="2015-03-29T12:50:00Z">
        <w:r>
          <w:rPr/>
          <w:t xml:space="preserve">is </w:t>
        </w:r>
      </w:ins>
      <w:r>
        <w:rPr/>
        <w:t>scheduled and executed there.</w:t>
      </w:r>
    </w:p>
    <w:p>
      <w:pPr>
        <w:pStyle w:val="Normal"/>
        <w:spacing w:lineRule="auto" w:line="360"/>
        <w:ind w:left="0" w:right="0" w:firstLine="360"/>
        <w:rPr/>
      </w:pPr>
      <w:r>
        <w:rPr/>
        <w:t>Many Task Computing</w:t>
      </w:r>
      <w:ins w:id="1584" w:author="S J" w:date="2015-03-29T12:50:00Z">
        <w:r>
          <w:rPr/>
          <w:t xml:space="preserve"> </w:t>
        </w:r>
      </w:ins>
      <w:r>
        <w:rPr/>
        <w:t>(MTC) aims to bridge HTC and HPC</w:t>
      </w:r>
      <w:del w:id="1585" w:author="S J" w:date="2015-03-29T12:50:00Z">
        <w:r>
          <w:rPr/>
          <w:delText>,</w:delText>
        </w:r>
      </w:del>
      <w:ins w:id="1586" w:author="S J" w:date="2015-03-29T12:50:00Z">
        <w:r>
          <w:rPr/>
          <w:t xml:space="preserve">. </w:t>
        </w:r>
      </w:ins>
      <w:del w:id="1587" w:author="S J" w:date="2015-03-29T12:50:00Z">
        <w:r>
          <w:rPr/>
          <w:delText xml:space="preserve"> </w:delText>
        </w:r>
      </w:del>
      <w:ins w:id="1588" w:author="S J" w:date="2015-03-29T12:50:00Z">
        <w:r>
          <w:rPr/>
          <w:t>W</w:t>
        </w:r>
      </w:ins>
      <w:del w:id="1589" w:author="S J" w:date="2015-03-29T12:50:00Z">
        <w:r>
          <w:rPr/>
          <w:delText>w</w:delText>
        </w:r>
      </w:del>
      <w:r>
        <w:rPr/>
        <w:t xml:space="preserve">hile the computation usually takes </w:t>
      </w:r>
      <w:ins w:id="1590" w:author="S J" w:date="2015-03-29T12:50:00Z">
        <w:r>
          <w:rPr/>
          <w:t xml:space="preserve">a </w:t>
        </w:r>
      </w:ins>
      <w:r>
        <w:rPr/>
        <w:t>shorter</w:t>
      </w:r>
      <w:ins w:id="1591" w:author="S J" w:date="2015-03-29T12:50:00Z">
        <w:r>
          <w:rPr/>
          <w:t xml:space="preserve"> amount of</w:t>
        </w:r>
      </w:ins>
      <w:r>
        <w:rPr/>
        <w:t xml:space="preserve"> time, the data exchange is in MB rather </w:t>
      </w:r>
      <w:ins w:id="1592" w:author="S J" w:date="2015-03-29T12:51:00Z">
        <w:r>
          <w:rPr/>
          <w:t>than</w:t>
        </w:r>
      </w:ins>
      <w:del w:id="1593" w:author="S J" w:date="2015-03-29T12:51:00Z">
        <w:r>
          <w:rPr/>
          <w:delText>in</w:delText>
        </w:r>
      </w:del>
      <w:r>
        <w:rPr/>
        <w:t xml:space="preserve"> GB</w:t>
      </w:r>
      <w:ins w:id="1594" w:author="S J" w:date="2015-03-29T12:51:00Z">
        <w:r>
          <w:rPr/>
          <w:t>. P</w:t>
        </w:r>
      </w:ins>
      <w:del w:id="1595" w:author="S J" w:date="2015-03-29T12:51:00Z">
        <w:r>
          <w:rPr/>
          <w:delText>, p</w:delText>
        </w:r>
      </w:del>
      <w:r>
        <w:rPr/>
        <w:t xml:space="preserve">erformance is measured in tasks per seconds rather than jobs per months or years and </w:t>
      </w:r>
      <w:ins w:id="1596" w:author="S J" w:date="2015-03-29T12:51:00Z">
        <w:r>
          <w:rPr/>
          <w:t xml:space="preserve">it </w:t>
        </w:r>
      </w:ins>
      <w:r>
        <w:rPr/>
        <w:t xml:space="preserve">involves computing </w:t>
      </w:r>
      <w:del w:id="1597" w:author="S J" w:date="2015-03-29T12:51:00Z">
        <w:r>
          <w:rPr/>
          <w:delText xml:space="preserve">relatively </w:delText>
        </w:r>
      </w:del>
      <w:r>
        <w:rPr/>
        <w:t>much more heterogeneous problems</w:t>
      </w:r>
      <w:ins w:id="1598" w:author="S J" w:date="2015-03-29T12:51:00Z">
        <w:r>
          <w:rPr/>
          <w:t>,</w:t>
        </w:r>
      </w:ins>
      <w:r>
        <w:rPr/>
        <w:t xml:space="preserve"> which are not "happily" parallel. However, middleware for HPC or HTC</w:t>
      </w:r>
      <w:ins w:id="1599" w:author="S J" w:date="2015-03-29T12:51:00Z">
        <w:r>
          <w:rPr/>
          <w:t>,</w:t>
        </w:r>
      </w:ins>
      <w:r>
        <w:rPr/>
        <w:t xml:space="preserve"> which are present in </w:t>
      </w:r>
      <w:del w:id="1600" w:author="S J" w:date="2015-03-29T18:05:00Z">
        <w:r>
          <w:rPr/>
          <w:delText>grid</w:delText>
        </w:r>
      </w:del>
      <w:del w:id="1601" w:author="S J" w:date="2015-03-29T12:51:00Z">
        <w:r>
          <w:rPr/>
          <w:delText>-</w:delText>
        </w:r>
      </w:del>
      <w:del w:id="1602" w:author="S J" w:date="2015-03-29T18:05:00Z">
        <w:r>
          <w:rPr/>
          <w:delText>computing</w:delText>
        </w:r>
      </w:del>
      <w:ins w:id="1603" w:author="S J" w:date="2015-03-29T18:05:00Z">
        <w:r>
          <w:rPr/>
          <w:t>grid computing</w:t>
        </w:r>
      </w:ins>
      <w:r>
        <w:rPr/>
        <w:t xml:space="preserve"> infrastructures</w:t>
      </w:r>
      <w:ins w:id="1604" w:author="S J" w:date="2015-03-29T12:51:00Z">
        <w:r>
          <w:rPr/>
          <w:t>,</w:t>
        </w:r>
      </w:ins>
      <w:r>
        <w:rPr/>
        <w:t xml:space="preserve"> may introduce some shortcomings</w:t>
      </w:r>
      <w:ins w:id="1605" w:author="S J" w:date="2015-03-29T12:52:00Z">
        <w:r>
          <w:rPr/>
          <w:t>. T</w:t>
        </w:r>
      </w:ins>
      <w:del w:id="1606" w:author="S J" w:date="2015-03-29T12:52:00Z">
        <w:r>
          <w:rPr/>
          <w:delText>, t</w:delText>
        </w:r>
      </w:del>
      <w:r>
        <w:rPr/>
        <w:t>herefore</w:t>
      </w:r>
      <w:ins w:id="1607" w:author="S J" w:date="2015-03-29T12:52:00Z">
        <w:r>
          <w:rPr/>
          <w:t>,</w:t>
        </w:r>
      </w:ins>
      <w:r>
        <w:rPr/>
        <w:t xml:space="preserve"> </w:t>
      </w:r>
      <w:ins w:id="1608" w:author="S J" w:date="2015-03-29T12:52:00Z">
        <w:r>
          <w:rPr/>
          <w:t xml:space="preserve">Raicu et al. proposed and implemented </w:t>
        </w:r>
      </w:ins>
      <w:r>
        <w:rPr/>
        <w:t>a prototype task execution framework</w:t>
      </w:r>
      <w:ins w:id="1609" w:author="S J" w:date="2015-03-29T12:52:00Z">
        <w:r>
          <w:rPr/>
          <w:t>, which is</w:t>
        </w:r>
      </w:ins>
      <w:r>
        <w:rPr/>
        <w:t xml:space="preserve"> suitable for MTC </w:t>
      </w:r>
      <w:del w:id="1610" w:author="S J" w:date="2015-03-29T12:52:00Z">
        <w:r>
          <w:rPr/>
          <w:delText>was proposed and implemented by Raicu et al.</w:delText>
        </w:r>
      </w:del>
      <w:r>
        <w:rPr/>
        <w:t>[</w:t>
      </w:r>
      <w:r>
        <w:rPr/>
        <w:fldChar w:fldCharType="begin"/>
      </w:r>
      <w:r>
        <w:instrText> REF BIB_Raicu2008 \h </w:instrText>
      </w:r>
      <w:r>
        <w:fldChar w:fldCharType="separate"/>
      </w:r>
      <w:r>
        <w:t>89</w:t>
      </w:r>
      <w:r>
        <w:fldChar w:fldCharType="end"/>
      </w:r>
      <w:r>
        <w:rPr/>
        <w:t xml:space="preserve">, </w:t>
      </w:r>
      <w:r>
        <w:rPr/>
        <w:fldChar w:fldCharType="begin"/>
      </w:r>
      <w:r>
        <w:instrText> REF BIB_Raicu2009 \h </w:instrText>
      </w:r>
      <w:r>
        <w:fldChar w:fldCharType="separate"/>
      </w:r>
      <w:r>
        <w:t>90</w:t>
      </w:r>
      <w:r>
        <w:fldChar w:fldCharType="end"/>
      </w:r>
      <w:r>
        <w:rPr/>
        <w:t xml:space="preserve">, </w:t>
      </w:r>
      <w:r>
        <w:rPr/>
        <w:fldChar w:fldCharType="begin"/>
      </w:r>
      <w:r>
        <w:instrText> REF BIB_Raicu2010 \h </w:instrText>
      </w:r>
      <w:r>
        <w:fldChar w:fldCharType="separate"/>
      </w:r>
      <w:r>
        <w:t>91</w:t>
      </w:r>
      <w:r>
        <w:fldChar w:fldCharType="end"/>
      </w:r>
      <w:r>
        <w:rPr/>
        <w:t xml:space="preserve">]. </w:t>
      </w:r>
      <w:del w:id="1611" w:author="S J" w:date="2015-03-29T12:52:00Z">
        <w:r>
          <w:rPr/>
          <w:delText xml:space="preserve">The </w:delText>
        </w:r>
      </w:del>
      <w:r>
        <w:rPr/>
        <w:t xml:space="preserve">MTC seems suitable </w:t>
      </w:r>
      <w:del w:id="1612" w:author="S J" w:date="2015-03-29T12:52:00Z">
        <w:r>
          <w:rPr/>
          <w:delText>to be</w:delText>
        </w:r>
      </w:del>
      <w:ins w:id="1613" w:author="S J" w:date="2015-03-29T12:52:00Z">
        <w:r>
          <w:rPr/>
          <w:t xml:space="preserve">for performance </w:t>
        </w:r>
      </w:ins>
      <w:del w:id="1614" w:author="S J" w:date="2015-03-29T12:52:00Z">
        <w:r>
          <w:rPr/>
          <w:delText xml:space="preserve"> performed </w:delText>
        </w:r>
      </w:del>
      <w:r>
        <w:rPr/>
        <w:t>on cloud</w:t>
      </w:r>
      <w:ins w:id="1615" w:author="S J" w:date="2015-03-29T12:53:00Z">
        <w:r>
          <w:rPr/>
          <w:t xml:space="preserve"> </w:t>
        </w:r>
      </w:ins>
      <w:del w:id="1616" w:author="S J" w:date="2015-03-29T12:53:00Z">
        <w:r>
          <w:rPr/>
          <w:delText>-</w:delText>
        </w:r>
      </w:del>
      <w:r>
        <w:rPr/>
        <w:t>computing technologies</w:t>
      </w:r>
      <w:del w:id="1617" w:author="S J" w:date="2015-03-29T12:53:00Z">
        <w:r>
          <w:rPr/>
          <w:delText>, which introduces</w:delText>
        </w:r>
      </w:del>
      <w:ins w:id="1618" w:author="S J" w:date="2015-03-29T12:53:00Z">
        <w:r>
          <w:rPr/>
          <w:t xml:space="preserve"> and has</w:t>
        </w:r>
      </w:ins>
      <w:r>
        <w:rPr/>
        <w:t xml:space="preserve"> some benefits over classical grids</w:t>
      </w:r>
      <w:ins w:id="1619" w:author="S J" w:date="2015-03-29T12:53:00Z">
        <w:r>
          <w:rPr/>
          <w:t>. H</w:t>
        </w:r>
      </w:ins>
      <w:del w:id="1620" w:author="S J" w:date="2015-03-29T12:53:00Z">
        <w:r>
          <w:rPr/>
          <w:delText>, h</w:delText>
        </w:r>
      </w:del>
      <w:r>
        <w:rPr/>
        <w:t>owever</w:t>
      </w:r>
      <w:ins w:id="1621" w:author="S J" w:date="2015-03-29T12:53:00Z">
        <w:r>
          <w:rPr/>
          <w:t>,</w:t>
        </w:r>
      </w:ins>
      <w:r>
        <w:rPr/>
        <w:t xml:space="preserve"> such clouds should be oriented for HPC systems and </w:t>
      </w:r>
      <w:ins w:id="1622" w:author="S J" w:date="2015-03-29T12:53:00Z">
        <w:r>
          <w:rPr/>
          <w:t xml:space="preserve">a </w:t>
        </w:r>
      </w:ins>
      <w:r>
        <w:rPr/>
        <w:t xml:space="preserve">generic public cloud may introduce </w:t>
      </w:r>
      <w:ins w:id="1623" w:author="S J" w:date="2015-03-29T12:53:00Z">
        <w:r>
          <w:rPr/>
          <w:t xml:space="preserve">a </w:t>
        </w:r>
      </w:ins>
      <w:r>
        <w:rPr/>
        <w:t>low</w:t>
      </w:r>
      <w:ins w:id="1624" w:author="S J" w:date="2015-03-29T12:53:00Z">
        <w:r>
          <w:rPr/>
          <w:t>er</w:t>
        </w:r>
      </w:ins>
      <w:r>
        <w:rPr/>
        <w:t xml:space="preserve"> performance than expected [</w:t>
      </w:r>
      <w:r>
        <w:rPr/>
        <w:fldChar w:fldCharType="begin"/>
      </w:r>
      <w:r>
        <w:instrText> REF BIB_Iosup2010 \h </w:instrText>
      </w:r>
      <w:r>
        <w:fldChar w:fldCharType="separate"/>
      </w:r>
      <w:r>
        <w:t>92</w:t>
      </w:r>
      <w:r>
        <w:fldChar w:fldCharType="end"/>
      </w:r>
      <w:r>
        <w:rPr/>
        <w:t>].</w:t>
      </w:r>
    </w:p>
    <w:p>
      <w:pPr>
        <w:pStyle w:val="Heading3"/>
        <w:numPr>
          <w:ilvl w:val="2"/>
          <w:numId w:val="1"/>
        </w:numPr>
        <w:spacing w:lineRule="auto" w:line="360" w:before="120" w:after="120"/>
        <w:rPr/>
      </w:pPr>
      <w:bookmarkStart w:id="24" w:name="BMsec_introworkflow"/>
      <w:r>
        <w:rPr/>
        <w:t>2.3.8</w:t>
      </w:r>
      <w:bookmarkEnd w:id="24"/>
      <w:r>
        <w:rPr/>
        <w:t xml:space="preserve">  Workflows and Gateways</w:t>
      </w:r>
    </w:p>
    <w:p>
      <w:pPr>
        <w:pStyle w:val="Normal"/>
        <w:spacing w:lineRule="auto" w:line="360" w:before="60" w:after="0"/>
        <w:rPr/>
      </w:pPr>
      <w:r>
        <w:rPr/>
        <w:t>A workflow is an abstract description of the process of computation and data manipulation</w:t>
      </w:r>
      <w:ins w:id="1625" w:author="S J" w:date="2015-03-29T12:53:00Z">
        <w:r>
          <w:rPr/>
          <w:t>, which is</w:t>
        </w:r>
      </w:ins>
      <w:r>
        <w:rPr/>
        <w:t xml:space="preserve"> specified by an expert to express</w:t>
      </w:r>
      <w:ins w:id="1626" w:author="S J" w:date="2015-03-29T12:53:00Z">
        <w:r>
          <w:rPr/>
          <w:t xml:space="preserve"> in order to express</w:t>
        </w:r>
      </w:ins>
      <w:r>
        <w:rPr/>
        <w:t xml:space="preserve"> what should be done within </w:t>
      </w:r>
      <w:del w:id="1627" w:author="S J" w:date="2015-03-29T12:54:00Z">
        <w:r>
          <w:rPr/>
          <w:delText xml:space="preserve">the </w:delText>
        </w:r>
      </w:del>
      <w:ins w:id="1628" w:author="S J" w:date="2015-03-29T12:54:00Z">
        <w:r>
          <w:rPr/>
          <w:t xml:space="preserve">a </w:t>
        </w:r>
      </w:ins>
      <w:r>
        <w:rPr/>
        <w:t>distributed system. It automates the process of computation by composing data manipulation steps and tasks</w:t>
      </w:r>
      <w:ins w:id="1629" w:author="S J" w:date="2015-03-29T12:54:00Z">
        <w:r>
          <w:rPr/>
          <w:t xml:space="preserve">, as well as </w:t>
        </w:r>
      </w:ins>
      <w:del w:id="1630" w:author="S J" w:date="2015-03-29T12:54:00Z">
        <w:r>
          <w:rPr/>
          <w:delText xml:space="preserve"> and </w:delText>
        </w:r>
      </w:del>
      <w:r>
        <w:rPr/>
        <w:t xml:space="preserve">solving </w:t>
      </w:r>
      <w:del w:id="1631" w:author="S J" w:date="2015-03-29T12:54:00Z">
        <w:r>
          <w:rPr/>
          <w:delText xml:space="preserve">failure </w:delText>
        </w:r>
      </w:del>
      <w:ins w:id="1632" w:author="S J" w:date="2015-03-29T12:54:00Z">
        <w:r>
          <w:rPr/>
          <w:t xml:space="preserve">failed </w:t>
        </w:r>
      </w:ins>
      <w:r>
        <w:rPr/>
        <w:t>events.</w:t>
      </w:r>
    </w:p>
    <w:p>
      <w:pPr>
        <w:pStyle w:val="Normal"/>
        <w:spacing w:lineRule="auto" w:line="360"/>
        <w:ind w:left="0" w:right="0" w:firstLine="360"/>
        <w:rPr/>
      </w:pPr>
      <w:r>
        <w:rPr/>
        <w:t>The workflow can be encoded in any programming or scripting language, however</w:t>
      </w:r>
      <w:ins w:id="1633" w:author="S J" w:date="2015-03-29T12:54:00Z">
        <w:r>
          <w:rPr/>
          <w:t>,</w:t>
        </w:r>
      </w:ins>
      <w:r>
        <w:rPr/>
        <w:t xml:space="preserve"> some </w:t>
      </w:r>
      <w:del w:id="1634" w:author="S J" w:date="2015-03-29T12:54:00Z">
        <w:r>
          <w:rPr/>
          <w:delText>higher level</w:delText>
        </w:r>
      </w:del>
      <w:ins w:id="1635" w:author="S J" w:date="2015-03-29T12:54:00Z">
        <w:r>
          <w:rPr/>
          <w:t>higher level</w:t>
        </w:r>
      </w:ins>
      <w:r>
        <w:rPr/>
        <w:t xml:space="preserve"> languages </w:t>
      </w:r>
      <w:ins w:id="1636" w:author="S J" w:date="2015-03-29T12:54:00Z">
        <w:r>
          <w:rPr/>
          <w:t xml:space="preserve">have </w:t>
        </w:r>
      </w:ins>
      <w:r>
        <w:rPr/>
        <w:t xml:space="preserve">evolved. In </w:t>
      </w:r>
      <w:ins w:id="1637" w:author="S J" w:date="2015-03-29T12:54:00Z">
        <w:r>
          <w:rPr/>
          <w:t xml:space="preserve">the </w:t>
        </w:r>
      </w:ins>
      <w:r>
        <w:rPr/>
        <w:t>business domain</w:t>
      </w:r>
      <w:ins w:id="1638" w:author="S J" w:date="2015-03-29T12:54:00Z">
        <w:r>
          <w:rPr/>
          <w:t>,</w:t>
        </w:r>
      </w:ins>
      <w:r>
        <w:rPr/>
        <w:t xml:space="preserve"> a Business Process Execution Language (BPEL) is an OASIS standard and </w:t>
      </w:r>
      <w:ins w:id="1639" w:author="S J" w:date="2015-03-29T12:55:00Z">
        <w:r>
          <w:rPr/>
          <w:t xml:space="preserve">has </w:t>
        </w:r>
      </w:ins>
      <w:r>
        <w:rPr/>
        <w:t>become</w:t>
      </w:r>
      <w:del w:id="1640" w:author="S J" w:date="2015-03-29T12:55:00Z">
        <w:r>
          <w:rPr/>
          <w:delText>s</w:delText>
        </w:r>
      </w:del>
      <w:r>
        <w:rPr/>
        <w:t xml:space="preserve"> one of the most used language</w:t>
      </w:r>
      <w:ins w:id="1641" w:author="S J" w:date="2015-03-29T12:55:00Z">
        <w:r>
          <w:rPr/>
          <w:t>s</w:t>
        </w:r>
      </w:ins>
      <w:r>
        <w:rPr/>
        <w:t xml:space="preserve"> for describing </w:t>
      </w:r>
      <w:ins w:id="1642" w:author="S J" w:date="2015-03-29T12:55:00Z">
        <w:r>
          <w:rPr/>
          <w:t xml:space="preserve">the </w:t>
        </w:r>
      </w:ins>
      <w:r>
        <w:rPr/>
        <w:t>workflow of orchestration of web services and transaction steps [</w:t>
      </w:r>
      <w:r>
        <w:rPr/>
        <w:fldChar w:fldCharType="begin"/>
      </w:r>
      <w:r>
        <w:instrText> REF BIB_Pasley2005 \h </w:instrText>
      </w:r>
      <w:r>
        <w:fldChar w:fldCharType="separate"/>
      </w:r>
      <w:r>
        <w:t>93</w:t>
      </w:r>
      <w:r>
        <w:fldChar w:fldCharType="end"/>
      </w:r>
      <w:r>
        <w:rPr/>
        <w:t xml:space="preserve">]. In </w:t>
      </w:r>
      <w:ins w:id="1643" w:author="S J" w:date="2015-03-29T12:55:00Z">
        <w:r>
          <w:rPr/>
          <w:t xml:space="preserve">the </w:t>
        </w:r>
      </w:ins>
      <w:r>
        <w:rPr/>
        <w:t>scientific domain</w:t>
      </w:r>
      <w:ins w:id="1644" w:author="S J" w:date="2015-03-29T12:55:00Z">
        <w:r>
          <w:rPr/>
          <w:t>,</w:t>
        </w:r>
      </w:ins>
      <w:r>
        <w:rPr/>
        <w:t xml:space="preserve"> different workflow systems are operational</w:t>
      </w:r>
      <w:ins w:id="1645" w:author="S J" w:date="2015-03-29T12:55:00Z">
        <w:r>
          <w:rPr/>
          <w:t>,</w:t>
        </w:r>
      </w:ins>
      <w:r>
        <w:rPr/>
        <w:t xml:space="preserve"> including BPEL</w:t>
      </w:r>
      <w:ins w:id="1646" w:author="S J" w:date="2015-03-29T12:55:00Z">
        <w:r>
          <w:rPr/>
          <w:t>,</w:t>
        </w:r>
      </w:ins>
      <w:r>
        <w:rPr/>
        <w:t xml:space="preserve"> with different capabilities. </w:t>
      </w:r>
      <w:ins w:id="1647" w:author="S J" w:date="2015-03-29T12:55:00Z">
        <w:r>
          <w:rPr/>
          <w:t xml:space="preserve">Yu, Zhao et al. published </w:t>
        </w:r>
      </w:ins>
      <w:del w:id="1648" w:author="S J" w:date="2015-03-29T12:55:00Z">
        <w:r>
          <w:rPr/>
          <w:delText xml:space="preserve">Taxonomies </w:delText>
        </w:r>
      </w:del>
      <w:ins w:id="1649" w:author="S J" w:date="2015-03-29T12:55:00Z">
        <w:r>
          <w:rPr/>
          <w:t xml:space="preserve">the taxonomies </w:t>
        </w:r>
      </w:ins>
      <w:r>
        <w:rPr/>
        <w:t xml:space="preserve">of some </w:t>
      </w:r>
      <w:ins w:id="1650" w:author="S J" w:date="2015-03-29T12:56:00Z">
        <w:r>
          <w:rPr/>
          <w:t xml:space="preserve">of the </w:t>
        </w:r>
      </w:ins>
      <w:r>
        <w:rPr/>
        <w:t>existing workflow systems</w:t>
      </w:r>
      <w:del w:id="1651" w:author="S J" w:date="2015-03-29T12:56:00Z">
        <w:r>
          <w:rPr/>
          <w:delText xml:space="preserve"> were published by Yu, Zhao et al.</w:delText>
        </w:r>
      </w:del>
      <w:r>
        <w:rPr/>
        <w:t xml:space="preserve"> [</w:t>
      </w:r>
      <w:r>
        <w:rPr/>
        <w:fldChar w:fldCharType="begin"/>
      </w:r>
      <w:r>
        <w:instrText> REF BIB_Yu2005a \h </w:instrText>
      </w:r>
      <w:r>
        <w:fldChar w:fldCharType="separate"/>
      </w:r>
      <w:r>
        <w:t>94</w:t>
      </w:r>
      <w:r>
        <w:fldChar w:fldCharType="end"/>
      </w:r>
      <w:r>
        <w:rPr/>
        <w:t xml:space="preserve">, </w:t>
      </w:r>
      <w:r>
        <w:rPr/>
        <w:fldChar w:fldCharType="begin"/>
      </w:r>
      <w:r>
        <w:instrText> REF BIB_Zhao2008 \h </w:instrText>
      </w:r>
      <w:r>
        <w:fldChar w:fldCharType="separate"/>
      </w:r>
      <w:r>
        <w:t>95</w:t>
      </w:r>
      <w:r>
        <w:fldChar w:fldCharType="end"/>
      </w:r>
      <w:r>
        <w:rPr/>
        <w:t xml:space="preserve">, </w:t>
      </w:r>
      <w:r>
        <w:rPr/>
        <w:fldChar w:fldCharType="begin"/>
      </w:r>
      <w:r>
        <w:instrText> REF BIB_Curcin2008 \h </w:instrText>
      </w:r>
      <w:r>
        <w:fldChar w:fldCharType="separate"/>
      </w:r>
      <w:r>
        <w:t>96</w:t>
      </w:r>
      <w:r>
        <w:fldChar w:fldCharType="end"/>
      </w:r>
      <w:r>
        <w:rPr/>
        <w:t>]. Workflows in cloud computing are covered by web technologies programming languages (Javascript) [</w:t>
      </w:r>
      <w:r>
        <w:rPr/>
        <w:fldChar w:fldCharType="begin"/>
      </w:r>
      <w:r>
        <w:instrText> REF BIB_Foster2008 \h </w:instrText>
      </w:r>
      <w:r>
        <w:fldChar w:fldCharType="separate"/>
      </w:r>
      <w:r>
        <w:t>81</w:t>
      </w:r>
      <w:r>
        <w:fldChar w:fldCharType="end"/>
      </w:r>
      <w:r>
        <w:rPr/>
        <w:t>].</w:t>
      </w:r>
    </w:p>
    <w:p>
      <w:pPr>
        <w:pStyle w:val="Normal"/>
        <w:spacing w:lineRule="auto" w:line="360"/>
        <w:ind w:left="0" w:right="0" w:firstLine="360"/>
        <w:rPr/>
      </w:pPr>
      <w:r>
        <w:rPr/>
        <w:t>The workflow system</w:t>
      </w:r>
      <w:ins w:id="1652" w:author="S J" w:date="2015-03-29T12:56:00Z">
        <w:r>
          <w:rPr/>
          <w:t>,</w:t>
        </w:r>
      </w:ins>
      <w:r>
        <w:rPr/>
        <w:t xml:space="preserve"> which implements </w:t>
      </w:r>
      <w:del w:id="1653" w:author="S J" w:date="2015-03-29T12:56:00Z">
        <w:r>
          <w:rPr/>
          <w:delText xml:space="preserve">the </w:delText>
        </w:r>
      </w:del>
      <w:r>
        <w:rPr/>
        <w:t>concrete workflow language</w:t>
      </w:r>
      <w:ins w:id="1654" w:author="S J" w:date="2015-03-29T12:56:00Z">
        <w:r>
          <w:rPr/>
          <w:t>,</w:t>
        </w:r>
      </w:ins>
      <w:r>
        <w:rPr/>
        <w:t xml:space="preserve"> is usually tightly coupled with </w:t>
      </w:r>
      <w:del w:id="1655" w:author="S J" w:date="2015-03-29T12:56:00Z">
        <w:r>
          <w:rPr/>
          <w:delText xml:space="preserve">the </w:delText>
        </w:r>
      </w:del>
      <w:ins w:id="1656" w:author="S J" w:date="2015-03-29T12:56:00Z">
        <w:r>
          <w:rPr/>
          <w:t xml:space="preserve">a </w:t>
        </w:r>
      </w:ins>
      <w:r>
        <w:rPr/>
        <w:t>specific grid</w:t>
      </w:r>
      <w:ins w:id="1657" w:author="S J" w:date="2015-03-29T12:56:00Z">
        <w:r>
          <w:rPr/>
          <w:t xml:space="preserve"> </w:t>
        </w:r>
      </w:ins>
      <w:del w:id="1658" w:author="S J" w:date="2015-03-29T12:56:00Z">
        <w:r>
          <w:rPr/>
          <w:delText>-</w:delText>
        </w:r>
      </w:del>
      <w:r>
        <w:rPr/>
        <w:t>computing or cloud</w:t>
      </w:r>
      <w:ins w:id="1659" w:author="S J" w:date="2015-03-29T12:56:00Z">
        <w:r>
          <w:rPr/>
          <w:t xml:space="preserve"> </w:t>
        </w:r>
      </w:ins>
      <w:del w:id="1660" w:author="S J" w:date="2015-03-29T12:56:00Z">
        <w:r>
          <w:rPr/>
          <w:delText>-</w:delText>
        </w:r>
      </w:del>
      <w:r>
        <w:rPr/>
        <w:t xml:space="preserve">computing infrastructure. </w:t>
      </w:r>
    </w:p>
    <w:p>
      <w:pPr>
        <w:pStyle w:val="Normal"/>
        <w:spacing w:lineRule="auto" w:line="360"/>
        <w:ind w:left="0" w:right="0" w:firstLine="360"/>
        <w:rPr/>
      </w:pPr>
      <w:r>
        <w:rPr/>
        <w:t xml:space="preserve">To connect </w:t>
      </w:r>
      <w:ins w:id="1661" w:author="S J" w:date="2015-03-29T12:56:00Z">
        <w:r>
          <w:rPr/>
          <w:t xml:space="preserve">the </w:t>
        </w:r>
      </w:ins>
      <w:r>
        <w:rPr/>
        <w:t>different grid</w:t>
      </w:r>
      <w:ins w:id="1662" w:author="S J" w:date="2015-03-29T12:56:00Z">
        <w:r>
          <w:rPr/>
          <w:t xml:space="preserve"> </w:t>
        </w:r>
      </w:ins>
      <w:del w:id="1663" w:author="S J" w:date="2015-03-29T12:56:00Z">
        <w:r>
          <w:rPr/>
          <w:delText>-</w:delText>
        </w:r>
      </w:del>
      <w:r>
        <w:rPr/>
        <w:t>infrastructures</w:t>
      </w:r>
      <w:ins w:id="1664" w:author="S J" w:date="2015-03-29T12:56:00Z">
        <w:r>
          <w:rPr/>
          <w:t>,</w:t>
        </w:r>
      </w:ins>
      <w:r>
        <w:rPr/>
        <w:t xml:space="preserve"> a mutual workflow management system is used to integrate them</w:t>
      </w:r>
      <w:ins w:id="1665" w:author="S J" w:date="2015-03-29T12:57:00Z">
        <w:r>
          <w:rPr/>
          <w:t>,</w:t>
        </w:r>
      </w:ins>
      <w:r>
        <w:rPr/>
        <w:t xml:space="preserve"> as proposed by Kacsuk et al. [</w:t>
      </w:r>
      <w:r>
        <w:rPr/>
        <w:fldChar w:fldCharType="begin"/>
      </w:r>
      <w:r>
        <w:instrText> REF BIB_Kacsuk2008a \h </w:instrText>
      </w:r>
      <w:r>
        <w:fldChar w:fldCharType="separate"/>
      </w:r>
      <w:r>
        <w:t>97</w:t>
      </w:r>
      <w:r>
        <w:fldChar w:fldCharType="end"/>
      </w:r>
      <w:r>
        <w:rPr/>
        <w:t xml:space="preserve">, </w:t>
      </w:r>
      <w:r>
        <w:rPr/>
        <w:fldChar w:fldCharType="begin"/>
      </w:r>
      <w:r>
        <w:instrText> REF BIB_Kacsuk2011 \h </w:instrText>
      </w:r>
      <w:r>
        <w:fldChar w:fldCharType="separate"/>
      </w:r>
      <w:r>
        <w:t>98</w:t>
      </w:r>
      <w:r>
        <w:fldChar w:fldCharType="end"/>
      </w:r>
      <w:r>
        <w:rPr/>
        <w:t>]</w:t>
      </w:r>
      <w:ins w:id="1666" w:author="S J" w:date="2015-03-29T12:57:00Z">
        <w:r>
          <w:rPr/>
          <w:t>, or a</w:t>
        </w:r>
      </w:ins>
      <w:del w:id="1667" w:author="S J" w:date="2015-03-29T12:57:00Z">
        <w:r>
          <w:rPr/>
          <w:delText xml:space="preserve"> or a</w:delText>
        </w:r>
      </w:del>
      <w:r>
        <w:rPr/>
        <w:t>n interoperability is solved</w:t>
      </w:r>
      <w:ins w:id="1668" w:author="S J" w:date="2015-03-29T12:57:00Z">
        <w:r>
          <w:rPr/>
          <w:t>. This is achieved</w:t>
        </w:r>
      </w:ins>
      <w:r>
        <w:rPr/>
        <w:t xml:space="preserve"> by separating </w:t>
      </w:r>
      <w:ins w:id="1669" w:author="S J" w:date="2015-03-29T12:57:00Z">
        <w:r>
          <w:rPr/>
          <w:t xml:space="preserve">the </w:t>
        </w:r>
      </w:ins>
      <w:r>
        <w:rPr/>
        <w:t>abstract workflow representation and concrete implementation</w:t>
      </w:r>
      <w:ins w:id="1670" w:author="S J" w:date="2015-03-29T12:57:00Z">
        <w:r>
          <w:rPr/>
          <w:t>, which are shown on the</w:t>
        </w:r>
      </w:ins>
      <w:del w:id="1671" w:author="S J" w:date="2015-03-29T12:57:00Z">
        <w:r>
          <w:rPr/>
          <w:delText xml:space="preserve"> showed on</w:delText>
        </w:r>
      </w:del>
      <w:r>
        <w:rPr/>
        <w:t xml:space="preserve"> selected existing workflow systems</w:t>
      </w:r>
      <w:ins w:id="1672" w:author="S J" w:date="2015-03-29T12:58:00Z">
        <w:r>
          <w:rPr/>
          <w:t>, as</w:t>
        </w:r>
      </w:ins>
      <w:r>
        <w:rPr/>
        <w:t xml:space="preserve"> introduced by Planensteiner et al. [</w:t>
      </w:r>
      <w:r>
        <w:rPr/>
        <w:fldChar w:fldCharType="begin"/>
      </w:r>
      <w:r>
        <w:instrText> REF BIB_Plankensteiner2013 \h </w:instrText>
      </w:r>
      <w:r>
        <w:fldChar w:fldCharType="separate"/>
      </w:r>
      <w:r>
        <w:t>99</w:t>
      </w:r>
      <w:r>
        <w:fldChar w:fldCharType="end"/>
      </w:r>
      <w:r>
        <w:rPr/>
        <w:t>].</w:t>
      </w:r>
    </w:p>
    <w:p>
      <w:pPr>
        <w:pStyle w:val="Normal"/>
        <w:spacing w:lineRule="auto" w:line="360"/>
        <w:ind w:left="0" w:right="0" w:firstLine="360"/>
        <w:rPr/>
      </w:pPr>
      <w:r>
        <w:rPr/>
        <w:t>Scientific gateway</w:t>
      </w:r>
      <w:ins w:id="1673" w:author="S J" w:date="2015-03-29T13:00:00Z">
        <w:r>
          <w:rPr/>
          <w:t>s</w:t>
        </w:r>
      </w:ins>
      <w:r>
        <w:rPr/>
        <w:t xml:space="preserve"> incorporate</w:t>
      </w:r>
      <w:del w:id="1674" w:author="S J" w:date="2015-03-29T13:00:00Z">
        <w:r>
          <w:rPr/>
          <w:delText>s</w:delText>
        </w:r>
      </w:del>
      <w:r>
        <w:rPr/>
        <w:t xml:space="preserve"> </w:t>
      </w:r>
      <w:ins w:id="1675" w:author="S J" w:date="2015-03-29T12:58:00Z">
        <w:r>
          <w:rPr/>
          <w:t xml:space="preserve">a </w:t>
        </w:r>
      </w:ins>
      <w:r>
        <w:rPr/>
        <w:t xml:space="preserve">higher level </w:t>
      </w:r>
      <w:ins w:id="1676" w:author="S J" w:date="2015-03-29T12:58:00Z">
        <w:r>
          <w:rPr/>
          <w:t xml:space="preserve">of </w:t>
        </w:r>
      </w:ins>
      <w:r>
        <w:rPr/>
        <w:t>services for specific scientific communit</w:t>
      </w:r>
      <w:ins w:id="1677" w:author="S J" w:date="2015-03-29T12:58:00Z">
        <w:r>
          <w:rPr/>
          <w:t>ies,</w:t>
        </w:r>
      </w:ins>
      <w:del w:id="1678" w:author="S J" w:date="2015-03-29T12:58:00Z">
        <w:r>
          <w:rPr/>
          <w:delText>y</w:delText>
        </w:r>
      </w:del>
      <w:r>
        <w:rPr/>
        <w:t xml:space="preserve"> e.g.</w:t>
      </w:r>
      <w:ins w:id="1679" w:author="S J" w:date="2015-03-29T12:58:00Z">
        <w:r>
          <w:rPr/>
          <w:t>,</w:t>
        </w:r>
      </w:ins>
      <w:r>
        <w:rPr/>
        <w:t xml:space="preserve"> as a web portal or desktop application </w:t>
      </w:r>
      <w:ins w:id="1680" w:author="S J" w:date="2015-03-29T12:58:00Z">
        <w:r>
          <w:rPr/>
          <w:t xml:space="preserve">in order </w:t>
        </w:r>
      </w:ins>
      <w:r>
        <w:rPr/>
        <w:t>to control the process of computation via a workflow</w:t>
      </w:r>
      <w:ins w:id="1681" w:author="S J" w:date="2015-03-29T12:59:00Z">
        <w:r>
          <w:rPr/>
          <w:t xml:space="preserve"> </w:t>
        </w:r>
      </w:ins>
      <w:r>
        <w:rPr/>
        <w:t>[</w:t>
      </w:r>
      <w:r>
        <w:rPr/>
        <w:fldChar w:fldCharType="begin"/>
      </w:r>
      <w:r>
        <w:instrText> REF BIB_Wilkins_Diehr2007 \h </w:instrText>
      </w:r>
      <w:r>
        <w:fldChar w:fldCharType="separate"/>
      </w:r>
      <w:r>
        <w:t>100</w:t>
      </w:r>
      <w:r>
        <w:fldChar w:fldCharType="end"/>
      </w:r>
      <w:r>
        <w:rPr/>
        <w:t xml:space="preserve">]. </w:t>
      </w:r>
      <w:ins w:id="1682" w:author="S J" w:date="2015-03-29T12:59:00Z">
        <w:r>
          <w:rPr/>
          <w:t xml:space="preserve">Several frameworks were developed for </w:t>
        </w:r>
      </w:ins>
      <w:del w:id="1683" w:author="S J" w:date="2015-03-29T12:59:00Z">
        <w:r>
          <w:rPr/>
          <w:delText xml:space="preserve">For </w:delText>
        </w:r>
      </w:del>
      <w:r>
        <w:rPr/>
        <w:t>building</w:t>
      </w:r>
      <w:del w:id="1684" w:author="S J" w:date="2015-03-29T13:00:00Z">
        <w:r>
          <w:rPr/>
          <w:delText xml:space="preserve"> the</w:delText>
        </w:r>
      </w:del>
      <w:r>
        <w:rPr/>
        <w:t xml:space="preserve"> scientific </w:t>
      </w:r>
      <w:del w:id="1685" w:author="S J" w:date="2015-03-29T12:59:00Z">
        <w:r>
          <w:rPr/>
          <w:delText>gateways several frameworks were developed</w:delText>
        </w:r>
      </w:del>
      <w:ins w:id="1686" w:author="S J" w:date="2015-03-29T12:59:00Z">
        <w:r>
          <w:rPr/>
          <w:t>gateways,</w:t>
        </w:r>
      </w:ins>
      <w:r>
        <w:rPr/>
        <w:t xml:space="preserve"> e.g.</w:t>
      </w:r>
      <w:ins w:id="1687" w:author="S J" w:date="2015-03-29T12:59:00Z">
        <w:r>
          <w:rPr/>
          <w:t>,</w:t>
        </w:r>
      </w:ins>
      <w:r>
        <w:rPr/>
        <w:t xml:space="preserve"> Apache Airavata [</w:t>
      </w:r>
      <w:r>
        <w:rPr/>
        <w:fldChar w:fldCharType="begin"/>
      </w:r>
      <w:r>
        <w:instrText> REF BIB_Pierce2014 \h </w:instrText>
      </w:r>
      <w:r>
        <w:fldChar w:fldCharType="separate"/>
      </w:r>
      <w:r>
        <w:t>101</w:t>
      </w:r>
      <w:r>
        <w:fldChar w:fldCharType="end"/>
      </w:r>
      <w:r>
        <w:rPr/>
        <w:t xml:space="preserve">, </w:t>
      </w:r>
      <w:r>
        <w:rPr/>
        <w:fldChar w:fldCharType="begin"/>
      </w:r>
      <w:r>
        <w:instrText> REF BIB_Memon2014 \h </w:instrText>
      </w:r>
      <w:r>
        <w:fldChar w:fldCharType="separate"/>
      </w:r>
      <w:r>
        <w:t>102</w:t>
      </w:r>
      <w:r>
        <w:fldChar w:fldCharType="end"/>
      </w:r>
      <w:r>
        <w:rPr/>
        <w:t>] or WS-PGRADE/gUSE[</w:t>
      </w:r>
      <w:r>
        <w:rPr/>
        <w:fldChar w:fldCharType="begin"/>
      </w:r>
      <w:r>
        <w:instrText> REF BIB_Kacsuk2012 \h </w:instrText>
      </w:r>
      <w:r>
        <w:fldChar w:fldCharType="separate"/>
      </w:r>
      <w:r>
        <w:t>103</w:t>
      </w:r>
      <w:r>
        <w:fldChar w:fldCharType="end"/>
      </w:r>
      <w:r>
        <w:rPr/>
        <w:t xml:space="preserve">]. </w:t>
      </w:r>
      <w:del w:id="1688" w:author="S J" w:date="2015-03-29T13:00:00Z">
        <w:r>
          <w:rPr/>
          <w:delText xml:space="preserve">And </w:delText>
        </w:r>
      </w:del>
      <w:ins w:id="1689" w:author="S J" w:date="2015-03-29T13:00:00Z">
        <w:r>
          <w:rPr/>
          <w:t xml:space="preserve">Furthermore, </w:t>
        </w:r>
      </w:ins>
      <w:r>
        <w:rPr/>
        <w:t xml:space="preserve">the concrete instances are available for </w:t>
      </w:r>
      <w:ins w:id="1690" w:author="S J" w:date="2015-03-29T13:00:00Z">
        <w:r>
          <w:rPr/>
          <w:t xml:space="preserve">a </w:t>
        </w:r>
      </w:ins>
      <w:r>
        <w:rPr/>
        <w:t xml:space="preserve">broader area of </w:t>
      </w:r>
      <w:ins w:id="1691" w:author="S J" w:date="2015-03-29T13:00:00Z">
        <w:r>
          <w:rPr/>
          <w:t xml:space="preserve">the </w:t>
        </w:r>
      </w:ins>
      <w:r>
        <w:rPr/>
        <w:t xml:space="preserve">scientific community. </w:t>
      </w:r>
    </w:p>
    <w:p>
      <w:pPr>
        <w:pStyle w:val="Normal"/>
        <w:spacing w:lineRule="auto" w:line="360"/>
        <w:ind w:left="0" w:right="0" w:firstLine="360"/>
        <w:rPr/>
      </w:pPr>
      <w:r>
        <w:rPr/>
      </w:r>
    </w:p>
    <w:p>
      <w:pPr>
        <w:pStyle w:val="Normal"/>
        <w:keepNext/>
        <w:pageBreakBefore/>
        <w:spacing w:lineRule="auto" w:line="360" w:before="240" w:after="120"/>
        <w:jc w:val="left"/>
        <w:rPr>
          <w:b/>
          <w:sz w:val="40"/>
        </w:rPr>
      </w:pPr>
      <w:r>
        <w:rPr>
          <w:b/>
          <w:sz w:val="40"/>
        </w:rPr>
        <w:t xml:space="preserve">Chapter </w:t>
      </w:r>
      <w:bookmarkStart w:id="25" w:name="BMsec_methods"/>
      <w:bookmarkEnd w:id="25"/>
      <w:r>
        <w:rPr>
          <w:b/>
          <w:sz w:val="40"/>
        </w:rPr>
        <w:t>3</w:t>
      </w:r>
    </w:p>
    <w:p>
      <w:pPr>
        <w:pStyle w:val="Heading1"/>
        <w:numPr>
          <w:ilvl w:val="0"/>
          <w:numId w:val="1"/>
        </w:numPr>
        <w:spacing w:lineRule="auto" w:line="360"/>
        <w:rPr/>
      </w:pPr>
      <w:r>
        <w:rPr/>
        <w:t>Methods</w:t>
      </w:r>
    </w:p>
    <w:p>
      <w:pPr>
        <w:pStyle w:val="Normal"/>
        <w:spacing w:lineRule="auto" w:line="360" w:before="240" w:after="0"/>
        <w:rPr/>
      </w:pPr>
      <w:r>
        <w:rPr/>
        <w:t>The general issue of utilizing grid</w:t>
      </w:r>
      <w:del w:id="1692" w:author="S J" w:date="2015-03-29T13:02:00Z">
        <w:r>
          <w:rPr/>
          <w:delText xml:space="preserve"> computing</w:delText>
        </w:r>
      </w:del>
      <w:r>
        <w:rPr/>
        <w:t xml:space="preserve"> or cloud computing infrastructure</w:t>
      </w:r>
      <w:ins w:id="1693" w:author="S J" w:date="2015-03-29T13:01:00Z">
        <w:r>
          <w:rPr/>
          <w:t>s</w:t>
        </w:r>
      </w:ins>
      <w:r>
        <w:rPr/>
        <w:t xml:space="preserve"> is </w:t>
      </w:r>
      <w:del w:id="1694" w:author="S J" w:date="2015-03-29T13:01:00Z">
        <w:r>
          <w:rPr/>
          <w:delText>to select</w:delText>
        </w:r>
      </w:del>
      <w:ins w:id="1695" w:author="S J" w:date="2015-03-29T13:01:00Z">
        <w:r>
          <w:rPr/>
          <w:t>the selection of the</w:t>
        </w:r>
      </w:ins>
      <w:r>
        <w:rPr/>
        <w:t xml:space="preserve"> appropriate method </w:t>
      </w:r>
      <w:ins w:id="1696" w:author="S J" w:date="2015-03-29T13:02:00Z">
        <w:r>
          <w:rPr/>
          <w:t>that is used</w:t>
        </w:r>
      </w:ins>
      <w:ins w:id="1697" w:author="S J" w:date="2015-03-29T13:01:00Z">
        <w:r>
          <w:rPr/>
          <w:t xml:space="preserve"> </w:t>
        </w:r>
      </w:ins>
      <w:r>
        <w:rPr/>
        <w:t>to integrate domain</w:t>
      </w:r>
      <w:ins w:id="1698" w:author="S J" w:date="2015-03-29T13:01:00Z">
        <w:r>
          <w:rPr/>
          <w:t>-</w:t>
        </w:r>
      </w:ins>
      <w:del w:id="1699" w:author="S J" w:date="2015-03-29T13:01:00Z">
        <w:r>
          <w:rPr/>
          <w:delText xml:space="preserve"> </w:delText>
        </w:r>
      </w:del>
      <w:r>
        <w:rPr/>
        <w:t>specific computation</w:t>
      </w:r>
      <w:ins w:id="1700" w:author="S J" w:date="2015-03-29T13:02:00Z">
        <w:r>
          <w:rPr/>
          <w:t>s</w:t>
        </w:r>
      </w:ins>
      <w:r>
        <w:rPr/>
        <w:t xml:space="preserve"> into the grid or cloud infrastructure of a concrete provider. </w:t>
      </w:r>
    </w:p>
    <w:p>
      <w:pPr>
        <w:pStyle w:val="Normal"/>
        <w:spacing w:lineRule="auto" w:line="360"/>
        <w:ind w:left="0" w:right="0" w:firstLine="360"/>
        <w:rPr/>
      </w:pPr>
      <w:del w:id="1701" w:author="S J" w:date="2015-03-29T13:02:00Z">
        <w:r>
          <w:rPr/>
          <w:delText>A lot of</w:delText>
        </w:r>
      </w:del>
      <w:ins w:id="1702" w:author="S J" w:date="2015-03-29T13:02:00Z">
        <w:r>
          <w:rPr/>
          <w:t>Various</w:t>
        </w:r>
      </w:ins>
      <w:r>
        <w:rPr/>
        <w:t xml:space="preserve"> tools are already available within</w:t>
      </w:r>
      <w:del w:id="1703" w:author="S J" w:date="2015-03-29T13:02:00Z">
        <w:r>
          <w:rPr/>
          <w:delText xml:space="preserve"> </w:delText>
        </w:r>
      </w:del>
      <w:ins w:id="1704" w:author="S J" w:date="2015-03-29T13:02:00Z">
        <w:r>
          <w:rPr/>
          <w:t xml:space="preserve"> </w:t>
        </w:r>
      </w:ins>
      <w:r>
        <w:rPr/>
        <w:t>current grid infrastructure</w:t>
      </w:r>
      <w:ins w:id="1705" w:author="S J" w:date="2015-03-29T13:02:00Z">
        <w:r>
          <w:rPr/>
          <w:t>s,</w:t>
        </w:r>
      </w:ins>
      <w:r>
        <w:rPr/>
        <w:t xml:space="preserve"> including open-source or licensed software for computation. </w:t>
      </w:r>
      <w:ins w:id="1706" w:author="S J" w:date="2015-03-29T13:03:00Z">
        <w:r>
          <w:rPr/>
          <w:t xml:space="preserve">The </w:t>
        </w:r>
      </w:ins>
      <w:del w:id="1707" w:author="S J" w:date="2015-03-29T13:02:00Z">
        <w:r>
          <w:rPr/>
          <w:delText xml:space="preserve">A list of available application is usually </w:delText>
        </w:r>
      </w:del>
      <w:del w:id="1708" w:author="S J" w:date="2015-03-29T13:03:00Z">
        <w:r>
          <w:rPr/>
          <w:delText xml:space="preserve">given by the </w:delText>
        </w:r>
      </w:del>
      <w:r>
        <w:rPr/>
        <w:t>local scientific provider</w:t>
      </w:r>
      <w:r>
        <w:rPr>
          <w:rStyle w:val="FootnoteAnchor"/>
        </w:rPr>
        <w:footnoteReference w:id="22"/>
      </w:r>
      <w:r>
        <w:rPr/>
        <w:t xml:space="preserve"> </w:t>
      </w:r>
      <w:ins w:id="1709" w:author="S J" w:date="2015-03-29T13:03:00Z">
        <w:r>
          <w:rPr/>
          <w:t xml:space="preserve">usually gives a list of the available applications. Alternatively, </w:t>
        </w:r>
      </w:ins>
      <w:del w:id="1710" w:author="S J" w:date="2015-03-29T13:03:00Z">
        <w:r>
          <w:rPr/>
          <w:delText xml:space="preserve">or </w:delText>
        </w:r>
      </w:del>
      <w:r>
        <w:rPr/>
        <w:t>application database</w:t>
      </w:r>
      <w:ins w:id="1711" w:author="S J" w:date="2015-03-29T13:03:00Z">
        <w:r>
          <w:rPr/>
          <w:t>s</w:t>
        </w:r>
      </w:ins>
      <w:r>
        <w:rPr/>
        <w:t xml:space="preserve"> are available in </w:t>
      </w:r>
      <w:ins w:id="1712" w:author="S J" w:date="2015-03-29T13:03:00Z">
        <w:r>
          <w:rPr/>
          <w:t xml:space="preserve">a </w:t>
        </w:r>
      </w:ins>
      <w:r>
        <w:rPr/>
        <w:t>broader environment</w:t>
      </w:r>
      <w:ins w:id="1713" w:author="S J" w:date="2015-03-29T13:03:00Z">
        <w:r>
          <w:rPr/>
          <w:t>,</w:t>
        </w:r>
      </w:ins>
      <w:r>
        <w:rPr/>
        <w:t xml:space="preserve"> e.g.</w:t>
      </w:r>
      <w:ins w:id="1714" w:author="S J" w:date="2015-03-29T13:03:00Z">
        <w:r>
          <w:rPr/>
          <w:t>,</w:t>
        </w:r>
      </w:ins>
      <w:r>
        <w:rPr/>
        <w:t xml:space="preserve"> in </w:t>
      </w:r>
      <w:ins w:id="1715" w:author="S J" w:date="2015-03-29T13:03:00Z">
        <w:r>
          <w:rPr/>
          <w:t xml:space="preserve">the </w:t>
        </w:r>
      </w:ins>
      <w:r>
        <w:rPr/>
        <w:t>EGI.eu application database</w:t>
      </w:r>
      <w:r>
        <w:rPr>
          <w:rStyle w:val="FootnoteAnchor"/>
        </w:rPr>
        <w:footnoteReference w:id="23"/>
      </w:r>
      <w:r>
        <w:rPr/>
        <w:t xml:space="preserve">. Additionally, </w:t>
      </w:r>
      <w:ins w:id="1716" w:author="S J" w:date="2015-03-29T13:03:00Z">
        <w:r>
          <w:rPr/>
          <w:t xml:space="preserve">the </w:t>
        </w:r>
      </w:ins>
      <w:r>
        <w:rPr/>
        <w:t>workflow systems and scientific gateways</w:t>
      </w:r>
      <w:ins w:id="1717" w:author="S J" w:date="2015-03-29T13:03:00Z">
        <w:r>
          <w:rPr/>
          <w:t xml:space="preserve"> that are</w:t>
        </w:r>
      </w:ins>
      <w:r>
        <w:rPr/>
        <w:t xml:space="preserve"> mentioned in section </w:t>
      </w:r>
      <w:r>
        <w:rPr/>
        <w:fldChar w:fldCharType="begin"/>
      </w:r>
      <w:r>
        <w:instrText> REF BMsec_introworkflow \h </w:instrText>
      </w:r>
      <w:r>
        <w:fldChar w:fldCharType="separate"/>
      </w:r>
      <w:r>
        <w:t>2.3.8</w:t>
      </w:r>
      <w:r>
        <w:fldChar w:fldCharType="end"/>
      </w:r>
      <w:r>
        <w:rPr/>
        <w:t xml:space="preserve"> tr</w:t>
      </w:r>
      <w:del w:id="1718" w:author="S J" w:date="2015-03-29T13:03:00Z">
        <w:r>
          <w:rPr/>
          <w:delText>ies</w:delText>
        </w:r>
      </w:del>
      <w:ins w:id="1719" w:author="S J" w:date="2015-03-29T13:03:00Z">
        <w:r>
          <w:rPr/>
          <w:t>y</w:t>
        </w:r>
      </w:ins>
      <w:r>
        <w:rPr/>
        <w:t xml:space="preserve"> to hide the complexity of grid</w:t>
      </w:r>
      <w:del w:id="1720" w:author="S J" w:date="2015-03-29T13:03:00Z">
        <w:r>
          <w:rPr/>
          <w:delText>-</w:delText>
        </w:r>
      </w:del>
      <w:ins w:id="1721" w:author="S J" w:date="2015-03-29T13:03:00Z">
        <w:r>
          <w:rPr/>
          <w:t xml:space="preserve"> </w:t>
        </w:r>
      </w:ins>
      <w:r>
        <w:rPr/>
        <w:t>computing or cloud</w:t>
      </w:r>
      <w:del w:id="1722" w:author="S J" w:date="2015-03-29T13:03:00Z">
        <w:r>
          <w:rPr/>
          <w:delText>-</w:delText>
        </w:r>
      </w:del>
      <w:ins w:id="1723" w:author="S J" w:date="2015-03-29T13:03:00Z">
        <w:r>
          <w:rPr/>
          <w:t xml:space="preserve"> </w:t>
        </w:r>
      </w:ins>
      <w:r>
        <w:rPr/>
        <w:t>computing infrastructure</w:t>
      </w:r>
      <w:ins w:id="1724" w:author="S J" w:date="2015-03-29T13:03:00Z">
        <w:r>
          <w:rPr/>
          <w:t>s</w:t>
        </w:r>
      </w:ins>
      <w:r>
        <w:rPr/>
        <w:t xml:space="preserve"> and may</w:t>
      </w:r>
      <w:ins w:id="1725" w:author="S J" w:date="2015-03-29T13:04:00Z">
        <w:r>
          <w:rPr/>
          <w:t xml:space="preserve"> also</w:t>
        </w:r>
      </w:ins>
      <w:r>
        <w:rPr/>
        <w:t xml:space="preserve"> be used to integrate specific domain</w:t>
      </w:r>
      <w:ins w:id="1726" w:author="S J" w:date="2015-03-29T13:04:00Z">
        <w:r>
          <w:rPr/>
          <w:t>s</w:t>
        </w:r>
      </w:ins>
      <w:del w:id="1727" w:author="S J" w:date="2015-03-29T13:04:00Z">
        <w:r>
          <w:rPr/>
          <w:delText xml:space="preserve"> too</w:delText>
        </w:r>
      </w:del>
      <w:r>
        <w:rPr/>
        <w:t xml:space="preserve">. </w:t>
      </w:r>
      <w:ins w:id="1728" w:author="S J" w:date="2015-03-29T13:04:00Z">
        <w:r>
          <w:rPr/>
          <w:t>In designing a new application, t</w:t>
        </w:r>
      </w:ins>
      <w:del w:id="1729" w:author="S J" w:date="2015-03-29T13:04:00Z">
        <w:r>
          <w:rPr/>
          <w:delText>T</w:delText>
        </w:r>
      </w:del>
      <w:r>
        <w:rPr/>
        <w:t xml:space="preserve">he programming model of parallel computing and/or distributed computing (in section </w:t>
      </w:r>
      <w:r>
        <w:rPr/>
        <w:fldChar w:fldCharType="begin"/>
      </w:r>
      <w:r>
        <w:instrText> REF BMsec_parallelprogramming \h </w:instrText>
      </w:r>
      <w:r>
        <w:fldChar w:fldCharType="separate"/>
      </w:r>
      <w:r>
        <w:t>2.2.1</w:t>
      </w:r>
      <w:r>
        <w:fldChar w:fldCharType="end"/>
      </w:r>
      <w:r>
        <w:rPr/>
        <w:t xml:space="preserve"> and </w:t>
      </w:r>
      <w:r>
        <w:rPr/>
        <w:fldChar w:fldCharType="begin"/>
      </w:r>
      <w:r>
        <w:instrText> REF BMsec_distributedprogramming \h </w:instrText>
      </w:r>
      <w:r>
        <w:fldChar w:fldCharType="separate"/>
      </w:r>
      <w:r>
        <w:t>2.3.1</w:t>
      </w:r>
      <w:r>
        <w:fldChar w:fldCharType="end"/>
      </w:r>
      <w:r>
        <w:rPr/>
        <w:t>) needs to be followed</w:t>
      </w:r>
      <w:ins w:id="1730" w:author="S J" w:date="2015-03-29T13:04:00Z">
        <w:r>
          <w:rPr/>
          <w:t xml:space="preserve">, </w:t>
        </w:r>
      </w:ins>
      <w:del w:id="1731" w:author="S J" w:date="2015-03-29T13:04:00Z">
        <w:r>
          <w:rPr/>
          <w:delText xml:space="preserve"> when designing new application </w:delText>
        </w:r>
      </w:del>
      <w:r>
        <w:rPr/>
        <w:t xml:space="preserve">utilizing </w:t>
      </w:r>
      <w:ins w:id="1732" w:author="S J" w:date="2015-03-29T13:04:00Z">
        <w:r>
          <w:rPr/>
          <w:t xml:space="preserve">the </w:t>
        </w:r>
      </w:ins>
      <w:r>
        <w:rPr/>
        <w:t>benefits of grid</w:t>
      </w:r>
      <w:del w:id="1733" w:author="S J" w:date="2015-03-29T13:04:00Z">
        <w:r>
          <w:rPr/>
          <w:delText>-</w:delText>
        </w:r>
      </w:del>
      <w:ins w:id="1734" w:author="S J" w:date="2015-03-29T13:04:00Z">
        <w:r>
          <w:rPr/>
          <w:t xml:space="preserve"> </w:t>
        </w:r>
      </w:ins>
      <w:r>
        <w:rPr/>
        <w:t>computing and/or cloud computing.The general approach to port application</w:t>
      </w:r>
      <w:ins w:id="1735" w:author="S J" w:date="2015-03-29T13:04:00Z">
        <w:r>
          <w:rPr/>
          <w:t>s</w:t>
        </w:r>
      </w:ins>
      <w:r>
        <w:rPr/>
        <w:t xml:space="preserve"> to </w:t>
      </w:r>
      <w:ins w:id="1736" w:author="S J" w:date="2015-03-29T13:04:00Z">
        <w:r>
          <w:rPr/>
          <w:t xml:space="preserve">a </w:t>
        </w:r>
      </w:ins>
      <w:r>
        <w:rPr/>
        <w:t>grid infrastructure is to automatize what can be automatized, i.e.</w:t>
      </w:r>
      <w:ins w:id="1737" w:author="S J" w:date="2015-03-29T13:05:00Z">
        <w:r>
          <w:rPr/>
          <w:t>,</w:t>
        </w:r>
      </w:ins>
      <w:r>
        <w:rPr/>
        <w:t xml:space="preserve"> make scripts, configure system, prepare some user interface, integrate with existing applications, utilize protocol compatibility</w:t>
      </w:r>
      <w:ins w:id="1738" w:author="S J" w:date="2015-03-29T13:05:00Z">
        <w:r>
          <w:rPr/>
          <w:t>,</w:t>
        </w:r>
      </w:ins>
      <w:r>
        <w:rPr/>
        <w:t xml:space="preserve"> etc. </w:t>
      </w:r>
      <w:del w:id="1739" w:author="S J" w:date="2015-03-29T13:05:00Z">
        <w:r>
          <w:rPr/>
          <w:delText>An effort to</w:delText>
        </w:r>
      </w:del>
      <w:ins w:id="1740" w:author="S J" w:date="2015-03-29T13:05:00Z">
        <w:r>
          <w:rPr/>
          <w:t>Efforts to</w:t>
        </w:r>
      </w:ins>
      <w:r>
        <w:rPr/>
        <w:t xml:space="preserve"> obtain </w:t>
      </w:r>
      <w:ins w:id="1741" w:author="S J" w:date="2015-03-29T13:05:00Z">
        <w:r>
          <w:rPr/>
          <w:t xml:space="preserve">the </w:t>
        </w:r>
      </w:ins>
      <w:r>
        <w:rPr/>
        <w:t xml:space="preserve">first results </w:t>
      </w:r>
      <w:del w:id="1742" w:author="S J" w:date="2015-03-29T13:05:00Z">
        <w:r>
          <w:rPr/>
          <w:delText xml:space="preserve">is </w:delText>
        </w:r>
      </w:del>
      <w:ins w:id="1743" w:author="S J" w:date="2015-03-29T13:05:00Z">
        <w:r>
          <w:rPr/>
          <w:t xml:space="preserve">are </w:t>
        </w:r>
      </w:ins>
      <w:r>
        <w:rPr/>
        <w:t>high, however</w:t>
      </w:r>
      <w:ins w:id="1744" w:author="S J" w:date="2015-03-29T13:05:00Z">
        <w:r>
          <w:rPr/>
          <w:t>,</w:t>
        </w:r>
      </w:ins>
      <w:r>
        <w:rPr/>
        <w:t xml:space="preserve"> if the prepared template</w:t>
      </w:r>
      <w:del w:id="1745" w:author="S J" w:date="2015-03-29T13:05:00Z">
        <w:r>
          <w:rPr/>
          <w:delText>s</w:delText>
        </w:r>
      </w:del>
      <w:r>
        <w:rPr/>
        <w:t>, script or application is reused for further computational request</w:t>
      </w:r>
      <w:ins w:id="1746" w:author="S J" w:date="2015-03-29T13:05:00Z">
        <w:r>
          <w:rPr/>
          <w:t>s,</w:t>
        </w:r>
      </w:ins>
      <w:r>
        <w:rPr/>
        <w:t xml:space="preserve"> </w:t>
      </w:r>
      <w:del w:id="1747" w:author="S J" w:date="2015-03-29T13:05:00Z">
        <w:r>
          <w:rPr/>
          <w:delText xml:space="preserve">an </w:delText>
        </w:r>
      </w:del>
      <w:ins w:id="1748" w:author="S J" w:date="2015-03-29T13:05:00Z">
        <w:r>
          <w:rPr/>
          <w:t xml:space="preserve">then the </w:t>
        </w:r>
      </w:ins>
      <w:r>
        <w:rPr/>
        <w:t>effort</w:t>
      </w:r>
      <w:ins w:id="1749" w:author="S J" w:date="2015-03-29T13:05:00Z">
        <w:r>
          <w:rPr/>
          <w:t xml:space="preserve"> </w:t>
        </w:r>
      </w:ins>
      <w:del w:id="1750" w:author="S J" w:date="2015-03-29T13:05:00Z">
        <w:r>
          <w:rPr/>
          <w:delText xml:space="preserve"> </w:delText>
        </w:r>
      </w:del>
      <w:r>
        <w:rPr/>
        <w:t xml:space="preserve">is much lower. </w:t>
      </w:r>
    </w:p>
    <w:p>
      <w:pPr>
        <w:pStyle w:val="Heading2"/>
        <w:numPr>
          <w:ilvl w:val="1"/>
          <w:numId w:val="1"/>
        </w:numPr>
        <w:spacing w:lineRule="auto" w:line="360"/>
        <w:rPr/>
      </w:pPr>
      <w:bookmarkStart w:id="26" w:name="BMsec_imaging"/>
      <w:r>
        <w:rPr/>
        <w:t>3.1</w:t>
      </w:r>
      <w:bookmarkEnd w:id="26"/>
      <w:r>
        <w:rPr/>
        <w:t xml:space="preserve">  Sharing Medical Information</w:t>
      </w:r>
    </w:p>
    <w:p>
      <w:pPr>
        <w:pStyle w:val="Normal"/>
        <w:spacing w:lineRule="auto" w:line="360" w:before="60" w:after="0"/>
        <w:rPr/>
      </w:pPr>
      <w:r>
        <w:rPr/>
        <w:t xml:space="preserve">Use cases </w:t>
      </w:r>
      <w:ins w:id="1751" w:author="S J" w:date="2015-03-29T13:06:00Z">
        <w:r>
          <w:rPr/>
          <w:t xml:space="preserve">that relate to </w:t>
        </w:r>
      </w:ins>
      <w:del w:id="1752" w:author="S J" w:date="2015-03-29T13:06:00Z">
        <w:r>
          <w:rPr/>
          <w:delText xml:space="preserve">related to </w:delText>
        </w:r>
      </w:del>
      <w:r>
        <w:rPr/>
        <w:t>digital medical images involve</w:t>
      </w:r>
      <w:del w:id="1753" w:author="S J" w:date="2015-03-29T13:06:00Z">
        <w:r>
          <w:rPr/>
          <w:delText>s the</w:delText>
        </w:r>
      </w:del>
      <w:r>
        <w:rPr/>
        <w:t xml:space="preserve"> image acquisition, preprocessing, storing and searching. Clinicians </w:t>
      </w:r>
      <w:ins w:id="1754" w:author="S J" w:date="2015-03-29T13:06:00Z">
        <w:r>
          <w:rPr/>
          <w:t xml:space="preserve">mainly </w:t>
        </w:r>
      </w:ins>
      <w:r>
        <w:rPr/>
        <w:t>use patient image</w:t>
      </w:r>
      <w:ins w:id="1755" w:author="S J" w:date="2015-03-29T13:06:00Z">
        <w:r>
          <w:rPr/>
          <w:t>s</w:t>
        </w:r>
      </w:ins>
      <w:r>
        <w:rPr/>
        <w:t xml:space="preserve"> </w:t>
      </w:r>
      <w:del w:id="1756" w:author="S J" w:date="2015-03-29T13:06:00Z">
        <w:r>
          <w:rPr/>
          <w:delText xml:space="preserve">mainly </w:delText>
        </w:r>
      </w:del>
      <w:r>
        <w:rPr/>
        <w:t>for visualization and diagnostic purposes. Computer assisted methods facilitate the diagnostic process and involve</w:t>
      </w:r>
      <w:del w:id="1757" w:author="S J" w:date="2015-03-29T13:07:00Z">
        <w:r>
          <w:rPr/>
          <w:delText>s</w:delText>
        </w:r>
      </w:del>
      <w:r>
        <w:rPr/>
        <w:t xml:space="preserve"> image enhancement (to reduce </w:t>
      </w:r>
      <w:ins w:id="1758" w:author="S J" w:date="2015-03-29T13:07:00Z">
        <w:r>
          <w:rPr/>
          <w:t xml:space="preserve">the </w:t>
        </w:r>
      </w:ins>
      <w:r>
        <w:rPr/>
        <w:t>image noise and increase</w:t>
      </w:r>
      <w:del w:id="1759" w:author="S J" w:date="2015-03-29T13:07:00Z">
        <w:r>
          <w:rPr/>
          <w:delText>s</w:delText>
        </w:r>
      </w:del>
      <w:r>
        <w:rPr/>
        <w:t xml:space="preserve"> the contrast), image segmentation (to separate different types of structures from </w:t>
      </w:r>
      <w:ins w:id="1760" w:author="S J" w:date="2015-03-29T13:08:00Z">
        <w:r>
          <w:rPr/>
          <w:t xml:space="preserve">the </w:t>
        </w:r>
      </w:ins>
      <w:r>
        <w:rPr/>
        <w:t>background and from each other), quantification methods (to determine</w:t>
      </w:r>
      <w:del w:id="1761" w:author="S J" w:date="2015-03-29T13:08:00Z">
        <w:r>
          <w:rPr/>
          <w:delText>s</w:delText>
        </w:r>
      </w:del>
      <w:r>
        <w:rPr/>
        <w:t xml:space="preserve"> the structure shape, size</w:t>
      </w:r>
      <w:ins w:id="1762" w:author="S J" w:date="2015-03-29T13:08:00Z">
        <w:r>
          <w:rPr/>
          <w:t xml:space="preserve"> and </w:t>
        </w:r>
      </w:ins>
      <w:del w:id="1763" w:author="S J" w:date="2015-03-29T13:08:00Z">
        <w:r>
          <w:rPr/>
          <w:delText xml:space="preserve">, </w:delText>
        </w:r>
      </w:del>
      <w:r>
        <w:rPr/>
        <w:t>volume)</w:t>
      </w:r>
      <w:ins w:id="1764" w:author="S J" w:date="2015-03-29T13:08:00Z">
        <w:r>
          <w:rPr/>
          <w:t xml:space="preserve"> and</w:t>
        </w:r>
      </w:ins>
      <w:del w:id="1765" w:author="S J" w:date="2015-03-29T13:08:00Z">
        <w:r>
          <w:rPr/>
          <w:delText>,</w:delText>
        </w:r>
      </w:del>
      <w:r>
        <w:rPr/>
        <w:t xml:space="preserve"> registration methods (to process and join multiple different images into one). Comprehensive concepts and digital techniques in medical imaging are presented </w:t>
      </w:r>
      <w:del w:id="1766" w:author="S J" w:date="2015-03-29T13:09:00Z">
        <w:r>
          <w:rPr/>
          <w:delText>e.g. in book</w:delText>
        </w:r>
      </w:del>
      <w:ins w:id="1767" w:author="S J" w:date="2015-03-29T13:09:00Z">
        <w:r>
          <w:rPr/>
          <w:t xml:space="preserve">in published works, </w:t>
        </w:r>
      </w:ins>
      <w:del w:id="1768" w:author="S J" w:date="2015-03-29T13:09:00Z">
        <w:r>
          <w:rPr/>
          <w:delText xml:space="preserve"> </w:delText>
        </w:r>
      </w:del>
      <w:r>
        <w:rPr/>
        <w:t>edited by I.</w:t>
      </w:r>
      <w:ins w:id="1769" w:author="S J" w:date="2015-03-29T13:09:00Z">
        <w:r>
          <w:rPr/>
          <w:t xml:space="preserve"> </w:t>
        </w:r>
      </w:ins>
      <w:r>
        <w:rPr/>
        <w:t>N.</w:t>
      </w:r>
      <w:ins w:id="1770" w:author="S J" w:date="2015-03-29T13:09:00Z">
        <w:r>
          <w:rPr/>
          <w:t xml:space="preserve"> </w:t>
        </w:r>
      </w:ins>
      <w:r>
        <w:rPr/>
        <w:t>Bankman</w:t>
      </w:r>
      <w:ins w:id="1771" w:author="S J" w:date="2015-03-29T13:09:00Z">
        <w:r>
          <w:rPr/>
          <w:t xml:space="preserve"> </w:t>
        </w:r>
      </w:ins>
      <w:r>
        <w:rPr/>
        <w:t>[</w:t>
      </w:r>
      <w:r>
        <w:rPr/>
        <w:fldChar w:fldCharType="begin"/>
      </w:r>
      <w:r>
        <w:instrText> REF BIB_Bankman2000 \h </w:instrText>
      </w:r>
      <w:r>
        <w:fldChar w:fldCharType="separate"/>
      </w:r>
      <w:r>
        <w:t>104</w:t>
      </w:r>
      <w:r>
        <w:fldChar w:fldCharType="end"/>
      </w:r>
      <w:r>
        <w:rPr/>
        <w:t>].</w:t>
      </w:r>
    </w:p>
    <w:p>
      <w:pPr>
        <w:pStyle w:val="Figure"/>
        <w:spacing w:lineRule="auto" w:line="360" w:before="240" w:after="0"/>
        <w:ind w:left="0" w:right="0" w:firstLine="360"/>
        <w:rPr>
          <w:rFonts w:eastAsia="Times New Roman"/>
          <w:sz w:val="24"/>
        </w:rPr>
      </w:pPr>
      <w:ins w:id="1772" w:author="S J" w:date="2015-03-29T13:09:00Z">
        <w:r>
          <w:rPr/>
          <w:t>The a</w:t>
        </w:r>
      </w:ins>
      <w:del w:id="1773" w:author="S J" w:date="2015-03-29T13:09:00Z">
        <w:r>
          <w:rPr/>
          <w:delText>A</w:delText>
        </w:r>
      </w:del>
      <w:r>
        <w:rPr/>
        <w:t xml:space="preserve">cquisition of </w:t>
      </w:r>
      <w:del w:id="1774" w:author="S J" w:date="2015-03-29T13:09:00Z">
        <w:r>
          <w:rPr/>
          <w:delText xml:space="preserve">the </w:delText>
        </w:r>
      </w:del>
      <w:ins w:id="1775" w:author="S J" w:date="2015-03-29T13:09:00Z">
        <w:r>
          <w:rPr/>
          <w:t xml:space="preserve">a </w:t>
        </w:r>
      </w:ins>
      <w:r>
        <w:rPr/>
        <w:t xml:space="preserve">medical image is covered with different modalities (different types of equipment and sensors) by radiologists or other specialists. </w:t>
      </w:r>
      <w:ins w:id="1776" w:author="S J" w:date="2015-03-29T13:09:00Z">
        <w:r>
          <w:rPr/>
          <w:t xml:space="preserve">The </w:t>
        </w:r>
      </w:ins>
      <w:r>
        <w:rPr/>
        <w:t>DICOM</w:t>
      </w:r>
      <w:r>
        <w:rPr>
          <w:rStyle w:val="FootnoteAnchor"/>
        </w:rPr>
        <w:footnoteReference w:id="24"/>
      </w:r>
      <w:r>
        <w:rPr/>
        <w:t xml:space="preserve"> format and protocol </w:t>
      </w:r>
      <w:ins w:id="1777" w:author="S J" w:date="2015-03-29T13:09:00Z">
        <w:r>
          <w:rPr/>
          <w:t xml:space="preserve">has become </w:t>
        </w:r>
      </w:ins>
      <w:del w:id="1778" w:author="S J" w:date="2015-03-29T13:10:00Z">
        <w:r>
          <w:rPr/>
          <w:delText xml:space="preserve">becomes actually </w:delText>
        </w:r>
      </w:del>
      <w:r>
        <w:rPr/>
        <w:t xml:space="preserve">an industrial standard </w:t>
      </w:r>
      <w:del w:id="1779" w:author="S J" w:date="2015-03-29T13:10:00Z">
        <w:r>
          <w:rPr/>
          <w:delText>to exchange</w:delText>
        </w:r>
      </w:del>
      <w:ins w:id="1780" w:author="S J" w:date="2015-03-29T13:10:00Z">
        <w:r>
          <w:rPr/>
          <w:t>in exchanging</w:t>
        </w:r>
      </w:ins>
      <w:r>
        <w:rPr/>
        <w:t xml:space="preserve"> medical images electronically and </w:t>
      </w:r>
      <w:ins w:id="1781" w:author="S J" w:date="2015-03-29T13:10:00Z">
        <w:r>
          <w:rPr/>
          <w:t xml:space="preserve">in </w:t>
        </w:r>
      </w:ins>
      <w:r>
        <w:rPr/>
        <w:t>Picture Archiving Communication Systems (PACS)</w:t>
      </w:r>
      <w:ins w:id="1782" w:author="S J" w:date="2015-03-29T13:11:00Z">
        <w:r>
          <w:rPr/>
          <w:t>. H</w:t>
        </w:r>
      </w:ins>
      <w:del w:id="1783" w:author="S J" w:date="2015-03-29T13:11:00Z">
        <w:r>
          <w:rPr/>
          <w:delText xml:space="preserve"> h</w:delText>
        </w:r>
      </w:del>
      <w:r>
        <w:rPr/>
        <w:t>olding the acquired DICOM images with</w:t>
      </w:r>
      <w:ins w:id="1784" w:author="S J" w:date="2015-03-29T13:11:00Z">
        <w:r>
          <w:rPr/>
          <w:t xml:space="preserve"> the</w:t>
        </w:r>
      </w:ins>
      <w:r>
        <w:rPr/>
        <w:t xml:space="preserve"> metadata and description</w:t>
      </w:r>
      <w:ins w:id="1785" w:author="S J" w:date="2015-03-29T13:11:00Z">
        <w:r>
          <w:rPr/>
          <w:t>, which are</w:t>
        </w:r>
      </w:ins>
      <w:r>
        <w:rPr/>
        <w:t xml:space="preserve"> noted by experts</w:t>
      </w:r>
      <w:ins w:id="1786" w:author="S J" w:date="2015-03-29T13:11:00Z">
        <w:r>
          <w:rPr/>
          <w:t>,</w:t>
        </w:r>
      </w:ins>
      <w:r>
        <w:rPr/>
        <w:t xml:space="preserve"> </w:t>
      </w:r>
      <w:del w:id="1787" w:author="S J" w:date="2015-03-29T13:11:00Z">
        <w:r>
          <w:rPr/>
          <w:delText xml:space="preserve">are </w:delText>
        </w:r>
      </w:del>
      <w:ins w:id="1788" w:author="S J" w:date="2015-03-29T13:11:00Z">
        <w:r>
          <w:rPr/>
          <w:t xml:space="preserve">is </w:t>
        </w:r>
      </w:ins>
      <w:r>
        <w:rPr/>
        <w:t xml:space="preserve">currently part of </w:t>
      </w:r>
      <w:ins w:id="1789" w:author="S J" w:date="2015-03-29T13:11:00Z">
        <w:r>
          <w:rPr/>
          <w:t xml:space="preserve">the </w:t>
        </w:r>
      </w:ins>
      <w:r>
        <w:rPr/>
        <w:t xml:space="preserve">information systems in hospitals. </w:t>
      </w:r>
      <w:ins w:id="1790" w:author="S J" w:date="2015-03-29T13:11:00Z">
        <w:r>
          <w:rPr/>
          <w:t>Figure 3.1. shows t</w:t>
        </w:r>
      </w:ins>
      <w:del w:id="1791" w:author="S J" w:date="2015-03-29T13:11:00Z">
        <w:r>
          <w:rPr/>
          <w:delText>See t</w:delText>
        </w:r>
      </w:del>
      <w:r>
        <w:rPr/>
        <w:t xml:space="preserve">he typical workflow of </w:t>
      </w:r>
      <w:ins w:id="1792" w:author="S J" w:date="2015-03-29T13:11:00Z">
        <w:r>
          <w:rPr/>
          <w:t xml:space="preserve">a </w:t>
        </w:r>
      </w:ins>
      <w:r>
        <w:rPr/>
        <w:t xml:space="preserve">medical image in </w:t>
      </w:r>
      <w:ins w:id="1793" w:author="S J" w:date="2015-03-29T13:11:00Z">
        <w:r>
          <w:rPr/>
          <w:t xml:space="preserve">a </w:t>
        </w:r>
      </w:ins>
      <w:r>
        <w:rPr/>
        <w:t>hospital</w:t>
      </w:r>
      <w:del w:id="1794" w:author="S J" w:date="2015-03-29T13:11:00Z">
        <w:r>
          <w:rPr/>
          <w:delText xml:space="preserve"> in fig. </w:delText>
        </w:r>
      </w:del>
      <w:r>
        <w:rPr/>
        <w:fldChar w:fldCharType="begin"/>
      </w:r>
      <w:r>
        <w:instrText> REF BMfig_pacs \h </w:instrText>
      </w:r>
      <w:r>
        <w:fldChar w:fldCharType="separate"/>
      </w:r>
      <w:r>
        <w:t>3.1</w:t>
      </w:r>
      <w:r>
        <w:fldChar w:fldCharType="end"/>
      </w:r>
      <w:r>
        <w:rPr/>
        <w:t>.</w:t>
      </w:r>
      <w:r>
        <w:rPr>
          <w:rFonts w:eastAsia="Times New Roman"/>
          <w:sz w:val="24"/>
        </w:rPr>
        <w:t xml:space="preserve"> </w:t>
      </w:r>
    </w:p>
    <w:p>
      <w:pPr>
        <w:pStyle w:val="Centerpar"/>
        <w:spacing w:lineRule="auto" w:line="360"/>
        <w:rPr>
          <w:rFonts w:eastAsia="Times New Roman"/>
        </w:rPr>
      </w:pPr>
      <w:r>
        <w:rPr/>
        <w:drawing>
          <wp:inline distT="0" distB="0" distL="0" distR="0">
            <wp:extent cx="4481195" cy="2896870"/>
            <wp:effectExtent l="0" t="0" r="0" b="0"/>
            <wp:docPr id="1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descr=""/>
                    <pic:cNvPicPr>
                      <a:picLocks noChangeAspect="1" noChangeArrowheads="1"/>
                    </pic:cNvPicPr>
                  </pic:nvPicPr>
                  <pic:blipFill>
                    <a:blip r:embed="rId125"/>
                    <a:stretch>
                      <a:fillRect/>
                    </a:stretch>
                  </pic:blipFill>
                  <pic:spPr bwMode="auto">
                    <a:xfrm>
                      <a:off x="0" y="0"/>
                      <a:ext cx="4481195" cy="2896870"/>
                    </a:xfrm>
                    <a:prstGeom prst="rect">
                      <a:avLst/>
                    </a:prstGeom>
                    <a:noFill/>
                    <a:ln w="9525">
                      <a:noFill/>
                      <a:miter lim="800000"/>
                      <a:headEnd/>
                      <a:tailEnd/>
                    </a:ln>
                  </pic:spPr>
                </pic:pic>
              </a:graphicData>
            </a:graphic>
          </wp:inline>
        </w:drawing>
      </w:r>
      <w:r>
        <w:rPr>
          <w:rFonts w:eastAsia="Times New Roman"/>
        </w:rPr>
        <w:t xml:space="preserve"> </w:t>
      </w:r>
    </w:p>
    <w:p>
      <w:pPr>
        <w:pStyle w:val="Caption11"/>
        <w:spacing w:lineRule="auto" w:line="360"/>
        <w:rPr/>
      </w:pPr>
      <w:r>
        <w:rPr/>
        <w:t xml:space="preserve">Figure </w:t>
      </w:r>
      <w:bookmarkStart w:id="27" w:name="BMfig_pacs"/>
      <w:r>
        <w:rPr/>
        <w:t>3.1</w:t>
      </w:r>
      <w:bookmarkEnd w:id="27"/>
      <w:r>
        <w:rPr/>
        <w:t>: T</w:t>
      </w:r>
      <w:ins w:id="1795" w:author="S J" w:date="2015-03-29T13:11:00Z">
        <w:r>
          <w:rPr/>
          <w:t>he t</w:t>
        </w:r>
      </w:ins>
      <w:r>
        <w:rPr/>
        <w:t xml:space="preserve">ypical workflow of </w:t>
      </w:r>
      <w:ins w:id="1796" w:author="S J" w:date="2015-03-29T13:11:00Z">
        <w:r>
          <w:rPr/>
          <w:t xml:space="preserve">a </w:t>
        </w:r>
      </w:ins>
      <w:r>
        <w:rPr/>
        <w:t xml:space="preserve">medical image in </w:t>
      </w:r>
      <w:ins w:id="1797" w:author="S J" w:date="2015-03-29T13:11:00Z">
        <w:r>
          <w:rPr/>
          <w:t xml:space="preserve">a </w:t>
        </w:r>
      </w:ins>
      <w:r>
        <w:rPr/>
        <w:t>hospital. Data acquisition is made by modalities (magnetic resonance, ultrasonography, X-ray radiography, etc.)</w:t>
      </w:r>
      <w:ins w:id="1798" w:author="S J" w:date="2015-03-29T13:12:00Z">
        <w:r>
          <w:rPr/>
          <w:t xml:space="preserve">. By </w:t>
        </w:r>
      </w:ins>
      <w:del w:id="1799" w:author="S J" w:date="2015-03-29T13:12:00Z">
        <w:r>
          <w:rPr/>
          <w:delText xml:space="preserve"> and </w:delText>
        </w:r>
      </w:del>
      <w:r>
        <w:rPr/>
        <w:t xml:space="preserve">using </w:t>
      </w:r>
      <w:ins w:id="1800" w:author="S J" w:date="2015-03-29T13:12:00Z">
        <w:r>
          <w:rPr/>
          <w:t xml:space="preserve">the </w:t>
        </w:r>
      </w:ins>
      <w:r>
        <w:rPr/>
        <w:t>DICOM format and protocol</w:t>
      </w:r>
      <w:del w:id="1801" w:author="S J" w:date="2015-03-29T13:12:00Z">
        <w:r>
          <w:rPr/>
          <w:delText xml:space="preserve"> </w:delText>
        </w:r>
      </w:del>
      <w:ins w:id="1802" w:author="S J" w:date="2015-03-29T13:12:00Z">
        <w:r>
          <w:rPr/>
          <w:t xml:space="preserve">, </w:t>
        </w:r>
      </w:ins>
      <w:r>
        <w:rPr/>
        <w:t xml:space="preserve">it can be directly transferred and visualized by </w:t>
      </w:r>
      <w:ins w:id="1803" w:author="S J" w:date="2015-03-29T13:12:00Z">
        <w:r>
          <w:rPr/>
          <w:t xml:space="preserve">a </w:t>
        </w:r>
      </w:ins>
      <w:r>
        <w:rPr/>
        <w:t xml:space="preserve">diagnostic workstation. With </w:t>
      </w:r>
      <w:ins w:id="1804" w:author="S J" w:date="2015-03-29T13:12:00Z">
        <w:r>
          <w:rPr/>
          <w:t xml:space="preserve">the </w:t>
        </w:r>
      </w:ins>
      <w:r>
        <w:rPr/>
        <w:t>metadata filled by an expert physician</w:t>
      </w:r>
      <w:ins w:id="1805" w:author="S J" w:date="2015-03-29T13:12:00Z">
        <w:r>
          <w:rPr/>
          <w:t>,</w:t>
        </w:r>
      </w:ins>
      <w:r>
        <w:rPr/>
        <w:t xml:space="preserve"> the image is stored in PACS. Other desktops within</w:t>
      </w:r>
      <w:ins w:id="1806" w:author="S J" w:date="2015-03-29T13:12:00Z">
        <w:r>
          <w:rPr/>
          <w:t xml:space="preserve"> the</w:t>
        </w:r>
      </w:ins>
      <w:r>
        <w:rPr/>
        <w:t xml:space="preserve"> hospital can retrieve the image and review the report. The hospital information system may be involved in other workflows and communicate with other formats and standards (</w:t>
      </w:r>
      <w:del w:id="1807" w:author="S J" w:date="2015-03-29T13:12:00Z">
        <w:r>
          <w:rPr/>
          <w:delText>HL7,...)</w:delText>
        </w:r>
      </w:del>
      <w:ins w:id="1808" w:author="S J" w:date="2015-03-29T13:12:00Z">
        <w:r>
          <w:rPr/>
          <w:t>e.g., HL7).</w:t>
        </w:r>
      </w:ins>
      <w:r>
        <w:rPr/>
        <w:t xml:space="preserve"> </w:t>
      </w:r>
      <w:r>
        <w:fldChar w:fldCharType="begin"/>
      </w:r>
      <w:r>
        <w:instrText> TC "3.1 Typical workflow of medical image in hospital. Data acquisition is made by modalities (magnetic resonance, ultrasonography, X-ray radiography, etc.) and using DICOM format and protocol it can be directly transferred and visualized by diagnostic workstation. With metadata filled by an expert physician the image is stored in PACS. Other desktops within hospital can retrieve the image and review the report. The hospital information system may be involved in other workflows and communicate with other formats and standards (HL7,...) " \l 2 </w:instrText>
      </w:r>
      <w:r>
        <w:fldChar w:fldCharType="separate"/>
      </w:r>
      <w:r>
        <w:rPr/>
      </w:r>
      <w:r>
        <w:fldChar w:fldCharType="end"/>
      </w:r>
    </w:p>
    <w:p>
      <w:pPr>
        <w:pStyle w:val="Normal"/>
        <w:spacing w:lineRule="auto" w:line="360" w:before="240" w:after="0"/>
        <w:ind w:left="0" w:right="0" w:firstLine="360"/>
        <w:rPr/>
      </w:pPr>
      <w:r>
        <w:rPr/>
        <w:t xml:space="preserve">As the data </w:t>
      </w:r>
      <w:ins w:id="1809" w:author="S J" w:date="2015-03-29T13:12:00Z">
        <w:r>
          <w:rPr/>
          <w:t xml:space="preserve">that are </w:t>
        </w:r>
      </w:ins>
      <w:r>
        <w:rPr/>
        <w:t xml:space="preserve">processed in hospital information systems contains sensitive information of real patients, </w:t>
      </w:r>
      <w:del w:id="1810" w:author="S J" w:date="2015-03-29T13:12:00Z">
        <w:r>
          <w:rPr/>
          <w:delText xml:space="preserve">these </w:delText>
        </w:r>
      </w:del>
      <w:ins w:id="1811" w:author="S J" w:date="2015-03-29T13:12:00Z">
        <w:r>
          <w:rPr/>
          <w:t xml:space="preserve">they </w:t>
        </w:r>
      </w:ins>
      <w:r>
        <w:rPr/>
        <w:t>are protected</w:t>
      </w:r>
      <w:ins w:id="1812" w:author="S J" w:date="2015-03-29T13:13:00Z">
        <w:r>
          <w:rPr/>
          <w:t>. The</w:t>
        </w:r>
      </w:ins>
      <w:del w:id="1813" w:author="S J" w:date="2015-03-29T13:13:00Z">
        <w:r>
          <w:rPr/>
          <w:delText xml:space="preserve"> and processing and storing is regulated by the</w:delText>
        </w:r>
      </w:del>
      <w:r>
        <w:rPr/>
        <w:t xml:space="preserve"> national or international laws or agreements</w:t>
      </w:r>
      <w:ins w:id="1814" w:author="S J" w:date="2015-03-29T13:13:00Z">
        <w:r>
          <w:rPr/>
          <w:t xml:space="preserve"> regulate the processing and storing of such data</w:t>
        </w:r>
      </w:ins>
      <w:r>
        <w:rPr/>
        <w:t xml:space="preserve">. </w:t>
      </w:r>
      <w:ins w:id="1815" w:author="S J" w:date="2015-03-29T13:13:00Z">
        <w:r>
          <w:rPr/>
          <w:t>The d</w:t>
        </w:r>
      </w:ins>
      <w:del w:id="1816" w:author="S J" w:date="2015-03-29T13:13:00Z">
        <w:r>
          <w:rPr/>
          <w:delText>D</w:delText>
        </w:r>
      </w:del>
      <w:r>
        <w:rPr/>
        <w:t xml:space="preserve">evelopment of telecommunication and network technologies </w:t>
      </w:r>
      <w:ins w:id="1817" w:author="S J" w:date="2015-03-29T13:13:00Z">
        <w:r>
          <w:rPr/>
          <w:t xml:space="preserve">has </w:t>
        </w:r>
      </w:ins>
      <w:del w:id="1818" w:author="S J" w:date="2015-03-29T13:13:00Z">
        <w:r>
          <w:rPr/>
          <w:delText xml:space="preserve">a </w:delText>
        </w:r>
      </w:del>
      <w:r>
        <w:rPr/>
        <w:t xml:space="preserve">enabled telemedicine – providing healthcare over </w:t>
      </w:r>
      <w:ins w:id="1819" w:author="S J" w:date="2015-03-29T13:13:00Z">
        <w:r>
          <w:rPr/>
          <w:t xml:space="preserve">a </w:t>
        </w:r>
      </w:ins>
      <w:r>
        <w:rPr/>
        <w:t xml:space="preserve">remote distance. </w:t>
      </w:r>
      <w:del w:id="1820" w:author="S J" w:date="2015-03-29T13:13:00Z">
        <w:r>
          <w:rPr/>
          <w:delText xml:space="preserve">It </w:delText>
        </w:r>
      </w:del>
      <w:ins w:id="1821" w:author="S J" w:date="2015-03-29T13:13:00Z">
        <w:r>
          <w:rPr/>
          <w:t xml:space="preserve">This </w:t>
        </w:r>
      </w:ins>
      <w:r>
        <w:rPr/>
        <w:t xml:space="preserve">requires </w:t>
      </w:r>
      <w:del w:id="1822" w:author="S J" w:date="2015-03-29T13:13:00Z">
        <w:r>
          <w:rPr/>
          <w:delText>to share and exchange</w:delText>
        </w:r>
      </w:del>
      <w:ins w:id="1823" w:author="S J" w:date="2015-03-29T13:13:00Z">
        <w:r>
          <w:rPr/>
          <w:t>the sharing and exchanging of</w:t>
        </w:r>
      </w:ins>
      <w:r>
        <w:rPr/>
        <w:t xml:space="preserve"> sensitive data of real patient</w:t>
      </w:r>
      <w:ins w:id="1824" w:author="S J" w:date="2015-03-29T13:13:00Z">
        <w:r>
          <w:rPr/>
          <w:t>s</w:t>
        </w:r>
      </w:ins>
      <w:r>
        <w:rPr/>
        <w:t xml:space="preserve"> among different healthcare providers and such data may be very valuable for further research. Security and encryption should be addressed and </w:t>
      </w:r>
      <w:ins w:id="1825" w:author="S J" w:date="2015-03-29T13:13:00Z">
        <w:r>
          <w:rPr/>
          <w:t xml:space="preserve">the </w:t>
        </w:r>
      </w:ins>
      <w:r>
        <w:rPr/>
        <w:t xml:space="preserve">DICOM standard itself </w:t>
      </w:r>
      <w:del w:id="1826" w:author="S J" w:date="2015-03-29T13:14:00Z">
        <w:r>
          <w:rPr/>
          <w:delText xml:space="preserve">doesn’t </w:delText>
        </w:r>
      </w:del>
      <w:ins w:id="1827" w:author="S J" w:date="2015-03-29T13:14:00Z">
        <w:r>
          <w:rPr/>
          <w:t xml:space="preserve">does not appropriately </w:t>
        </w:r>
      </w:ins>
      <w:r>
        <w:rPr/>
        <w:t>solve security issues</w:t>
      </w:r>
      <w:ins w:id="1828" w:author="S J" w:date="2015-03-29T13:14:00Z">
        <w:r>
          <w:rPr/>
          <w:t>. T</w:t>
        </w:r>
      </w:ins>
      <w:del w:id="1829" w:author="S J" w:date="2015-03-29T13:14:00Z">
        <w:r>
          <w:rPr/>
          <w:delText xml:space="preserve"> appropriately, t</w:delText>
        </w:r>
      </w:del>
      <w:r>
        <w:rPr/>
        <w:t>hus</w:t>
      </w:r>
      <w:ins w:id="1830" w:author="S J" w:date="2015-03-29T13:14:00Z">
        <w:r>
          <w:rPr/>
          <w:t>,</w:t>
        </w:r>
      </w:ins>
      <w:r>
        <w:rPr/>
        <w:t xml:space="preserve"> encryption during </w:t>
      </w:r>
      <w:ins w:id="1831" w:author="S J" w:date="2015-03-29T13:14:00Z">
        <w:r>
          <w:rPr/>
          <w:t xml:space="preserve">the </w:t>
        </w:r>
      </w:ins>
      <w:r>
        <w:rPr/>
        <w:t>transferring</w:t>
      </w:r>
      <w:ins w:id="1832" w:author="S J" w:date="2015-03-29T13:14:00Z">
        <w:r>
          <w:rPr/>
          <w:t xml:space="preserve"> </w:t>
        </w:r>
      </w:ins>
      <w:del w:id="1833" w:author="S J" w:date="2015-03-29T13:14:00Z">
        <w:r>
          <w:rPr/>
          <w:delText xml:space="preserve"> the</w:delText>
        </w:r>
      </w:del>
      <w:ins w:id="1834" w:author="S J" w:date="2015-03-29T13:14:00Z">
        <w:r>
          <w:rPr/>
          <w:t>of</w:t>
        </w:r>
      </w:ins>
      <w:r>
        <w:rPr/>
        <w:t xml:space="preserve"> data over </w:t>
      </w:r>
      <w:ins w:id="1835" w:author="S J" w:date="2015-03-29T13:14:00Z">
        <w:r>
          <w:rPr/>
          <w:t xml:space="preserve">to a </w:t>
        </w:r>
      </w:ins>
      <w:r>
        <w:rPr/>
        <w:t>computer network must be ensured by other techniques.</w:t>
      </w:r>
    </w:p>
    <w:p>
      <w:pPr>
        <w:pStyle w:val="Normal"/>
        <w:spacing w:lineRule="auto" w:line="360"/>
        <w:ind w:left="0" w:right="0" w:firstLine="360"/>
        <w:rPr/>
      </w:pPr>
      <w:r>
        <w:rPr/>
        <w:t xml:space="preserve">In the Czech Republic, there </w:t>
      </w:r>
      <w:del w:id="1836" w:author="S J" w:date="2015-03-29T13:14:00Z">
        <w:r>
          <w:rPr/>
          <w:delText xml:space="preserve">exists </w:delText>
        </w:r>
      </w:del>
      <w:ins w:id="1837" w:author="S J" w:date="2015-03-29T13:14:00Z">
        <w:r>
          <w:rPr/>
          <w:t xml:space="preserve">are </w:t>
        </w:r>
      </w:ins>
      <w:r>
        <w:rPr/>
        <w:t xml:space="preserve">several projects in production </w:t>
      </w:r>
      <w:ins w:id="1838" w:author="S J" w:date="2015-03-29T13:14:00Z">
        <w:r>
          <w:rPr/>
          <w:t xml:space="preserve">that </w:t>
        </w:r>
      </w:ins>
      <w:r>
        <w:rPr/>
        <w:t>interconnect</w:t>
      </w:r>
      <w:ins w:id="1839" w:author="S J" w:date="2015-03-29T13:14:00Z">
        <w:r>
          <w:rPr/>
          <w:t xml:space="preserve"> </w:t>
        </w:r>
      </w:ins>
      <w:del w:id="1840" w:author="S J" w:date="2015-03-29T13:14:00Z">
        <w:r>
          <w:rPr/>
          <w:delText xml:space="preserve">ing </w:delText>
        </w:r>
      </w:del>
      <w:r>
        <w:rPr/>
        <w:t>different hospitals, clinics and other healthcare organization</w:t>
      </w:r>
      <w:ins w:id="1841" w:author="S J" w:date="2015-03-29T13:14:00Z">
        <w:r>
          <w:rPr/>
          <w:t>s in order</w:t>
        </w:r>
      </w:ins>
      <w:r>
        <w:rPr/>
        <w:t xml:space="preserve"> to exchange medical images. Project ePACS allows </w:t>
      </w:r>
      <w:del w:id="1842" w:author="S J" w:date="2015-03-29T13:14:00Z">
        <w:r>
          <w:rPr/>
          <w:delText xml:space="preserve">interconnecting </w:delText>
        </w:r>
      </w:del>
      <w:ins w:id="1843" w:author="S J" w:date="2015-03-29T13:14:00Z">
        <w:r>
          <w:rPr/>
          <w:t xml:space="preserve">the interconnection of </w:t>
        </w:r>
      </w:ins>
      <w:r>
        <w:rPr/>
        <w:t xml:space="preserve">each participant’s PACS system via </w:t>
      </w:r>
      <w:ins w:id="1844" w:author="S J" w:date="2015-03-29T13:14:00Z">
        <w:r>
          <w:rPr/>
          <w:t xml:space="preserve">a </w:t>
        </w:r>
      </w:ins>
      <w:r>
        <w:rPr/>
        <w:t xml:space="preserve">dedicated Virtual Private Network </w:t>
      </w:r>
      <w:ins w:id="1845" w:author="S J" w:date="2015-03-29T13:14:00Z">
        <w:r>
          <w:rPr/>
          <w:t>(</w:t>
        </w:r>
      </w:ins>
      <w:r>
        <w:rPr/>
        <w:t>VPN</w:t>
      </w:r>
      <w:ins w:id="1846" w:author="S J" w:date="2015-03-29T13:14:00Z">
        <w:r>
          <w:rPr/>
          <w:t>)</w:t>
        </w:r>
      </w:ins>
      <w:r>
        <w:rPr/>
        <w:t xml:space="preserve"> channel to the central node</w:t>
      </w:r>
      <w:ins w:id="1847" w:author="S J" w:date="2015-03-29T13:15:00Z">
        <w:r>
          <w:rPr/>
          <w:t xml:space="preserve">. The </w:t>
        </w:r>
      </w:ins>
      <w:del w:id="1848" w:author="S J" w:date="2015-03-29T13:15:00Z">
        <w:r>
          <w:rPr/>
          <w:delText xml:space="preserve"> and </w:delText>
        </w:r>
      </w:del>
      <w:r>
        <w:rPr/>
        <w:t xml:space="preserve">exchange of medical images </w:t>
      </w:r>
      <w:del w:id="1849" w:author="S J" w:date="2015-03-29T13:15:00Z">
        <w:r>
          <w:rPr/>
          <w:delText xml:space="preserve">are </w:delText>
        </w:r>
      </w:del>
      <w:ins w:id="1850" w:author="S J" w:date="2015-03-29T13:15:00Z">
        <w:r>
          <w:rPr/>
          <w:t xml:space="preserve">is </w:t>
        </w:r>
      </w:ins>
      <w:r>
        <w:rPr/>
        <w:t>realized by routing the data flow from one VPN channel to the other</w:t>
      </w:r>
      <w:r>
        <w:rPr>
          <w:rStyle w:val="FootnoteAnchor"/>
        </w:rPr>
        <w:footnoteReference w:id="25"/>
      </w:r>
      <w:r>
        <w:rPr/>
        <w:t>. Another approach is used in the project MEDIMED</w:t>
      </w:r>
      <w:ins w:id="1851" w:author="S J" w:date="2015-03-29T13:15:00Z">
        <w:r>
          <w:rPr/>
          <w:t>, which is</w:t>
        </w:r>
      </w:ins>
      <w:r>
        <w:rPr/>
        <w:t xml:space="preserve"> held by Masaryk University in Brno. Instead of </w:t>
      </w:r>
      <w:ins w:id="1852" w:author="S J" w:date="2015-03-29T13:15:00Z">
        <w:r>
          <w:rPr/>
          <w:t xml:space="preserve">a </w:t>
        </w:r>
      </w:ins>
      <w:r>
        <w:rPr/>
        <w:t xml:space="preserve">dedicated VPN channel, they use Secure Sockets Layer (SSL) encryption over </w:t>
      </w:r>
      <w:ins w:id="1853" w:author="S J" w:date="2015-03-29T13:15:00Z">
        <w:r>
          <w:rPr/>
          <w:t xml:space="preserve">the </w:t>
        </w:r>
      </w:ins>
      <w:r>
        <w:rPr/>
        <w:t>standard TCP/IP communication</w:t>
      </w:r>
      <w:ins w:id="1854" w:author="S J" w:date="2015-03-29T13:15:00Z">
        <w:r>
          <w:rPr/>
          <w:t xml:space="preserve">. </w:t>
        </w:r>
      </w:ins>
      <w:del w:id="1855" w:author="S J" w:date="2015-03-29T13:15:00Z">
        <w:r>
          <w:rPr/>
          <w:delText xml:space="preserve"> and r</w:delText>
        </w:r>
      </w:del>
      <w:ins w:id="1856" w:author="S J" w:date="2015-03-29T13:15:00Z">
        <w:r>
          <w:rPr/>
          <w:t>R</w:t>
        </w:r>
      </w:ins>
      <w:r>
        <w:rPr/>
        <w:t>egional hospitals and healthcare providers are interconnected via the MEDIMED servers</w:t>
      </w:r>
      <w:ins w:id="1857" w:author="S J" w:date="2015-03-29T13:15:00Z">
        <w:r>
          <w:rPr/>
          <w:t>,</w:t>
        </w:r>
      </w:ins>
      <w:r>
        <w:rPr/>
        <w:t xml:space="preserve"> as presented by Slavicek et al. [</w:t>
      </w:r>
      <w:r>
        <w:rPr/>
        <w:fldChar w:fldCharType="begin"/>
      </w:r>
      <w:r>
        <w:instrText> REF BIB_Slavicek2010 \h </w:instrText>
      </w:r>
      <w:r>
        <w:fldChar w:fldCharType="separate"/>
      </w:r>
      <w:r>
        <w:t>105</w:t>
      </w:r>
      <w:r>
        <w:fldChar w:fldCharType="end"/>
      </w:r>
      <w:r>
        <w:rPr/>
        <w:t>].</w:t>
      </w:r>
      <w:ins w:id="1858" w:author="S J" w:date="2015-03-29T13:15:00Z">
        <w:r>
          <w:rPr/>
          <w:t xml:space="preserve"> </w:t>
        </w:r>
      </w:ins>
      <w:r>
        <w:rPr/>
        <w:t xml:space="preserve">In other countries, </w:t>
      </w:r>
      <w:del w:id="1859" w:author="S J" w:date="2015-03-29T13:15:00Z">
        <w:r>
          <w:rPr/>
          <w:delText xml:space="preserve">there were tested </w:delText>
        </w:r>
      </w:del>
      <w:r>
        <w:rPr/>
        <w:t xml:space="preserve">cross-border teleradiology </w:t>
      </w:r>
      <w:ins w:id="1860" w:author="S J" w:date="2015-03-29T13:15:00Z">
        <w:r>
          <w:rPr/>
          <w:t xml:space="preserve">was tested </w:t>
        </w:r>
      </w:ins>
      <w:r>
        <w:rPr/>
        <w:t xml:space="preserve">in projects </w:t>
      </w:r>
      <w:ins w:id="1861" w:author="S J" w:date="2015-03-29T13:16:00Z">
        <w:r>
          <w:rPr/>
          <w:t xml:space="preserve">of </w:t>
        </w:r>
      </w:ins>
      <w:r>
        <w:rPr/>
        <w:t>Baltic e-health, R-Bay and others</w:t>
      </w:r>
      <w:ins w:id="1862" w:author="S J" w:date="2015-03-29T13:16:00Z">
        <w:r>
          <w:rPr/>
          <w:t>, which were</w:t>
        </w:r>
      </w:ins>
      <w:r>
        <w:rPr/>
        <w:t xml:space="preserve"> published by Ross et al. [</w:t>
      </w:r>
      <w:r>
        <w:rPr/>
        <w:fldChar w:fldCharType="begin"/>
      </w:r>
      <w:r>
        <w:instrText> REF BIB_Ross2010 \h </w:instrText>
      </w:r>
      <w:r>
        <w:fldChar w:fldCharType="separate"/>
      </w:r>
      <w:r>
        <w:t>106</w:t>
      </w:r>
      <w:r>
        <w:fldChar w:fldCharType="end"/>
      </w:r>
      <w:r>
        <w:rPr/>
        <w:t>] and Saliba et al. [</w:t>
      </w:r>
      <w:r>
        <w:rPr/>
        <w:fldChar w:fldCharType="begin"/>
      </w:r>
      <w:r>
        <w:instrText> REF BIB_Saliba2012 \h </w:instrText>
      </w:r>
      <w:r>
        <w:fldChar w:fldCharType="separate"/>
      </w:r>
      <w:r>
        <w:t>107</w:t>
      </w:r>
      <w:r>
        <w:fldChar w:fldCharType="end"/>
      </w:r>
      <w:r>
        <w:rPr/>
        <w:t xml:space="preserve">]. These projects </w:t>
      </w:r>
      <w:ins w:id="1863" w:author="S J" w:date="2015-03-29T13:16:00Z">
        <w:r>
          <w:rPr/>
          <w:t>f</w:t>
        </w:r>
      </w:ins>
      <w:del w:id="1864" w:author="S J" w:date="2015-03-29T13:16:00Z">
        <w:r>
          <w:rPr/>
          <w:delText>are f</w:delText>
        </w:r>
      </w:del>
      <w:r>
        <w:rPr/>
        <w:t xml:space="preserve">ocused on </w:t>
      </w:r>
      <w:ins w:id="1865" w:author="S J" w:date="2015-03-29T13:16:00Z">
        <w:r>
          <w:rPr/>
          <w:t xml:space="preserve">the </w:t>
        </w:r>
      </w:ins>
      <w:r>
        <w:rPr/>
        <w:t xml:space="preserve">sharing </w:t>
      </w:r>
      <w:ins w:id="1866" w:author="S J" w:date="2015-03-29T13:16:00Z">
        <w:r>
          <w:rPr/>
          <w:t xml:space="preserve">of </w:t>
        </w:r>
      </w:ins>
      <w:del w:id="1867" w:author="S J" w:date="2015-03-29T13:16:00Z">
        <w:r>
          <w:rPr/>
          <w:delText xml:space="preserve">the </w:delText>
        </w:r>
      </w:del>
      <w:r>
        <w:rPr/>
        <w:t>medical images</w:t>
      </w:r>
      <w:ins w:id="1868" w:author="S J" w:date="2015-03-29T13:16:00Z">
        <w:r>
          <w:rPr/>
          <w:t xml:space="preserve">, as well as </w:t>
        </w:r>
      </w:ins>
      <w:del w:id="1869" w:author="S J" w:date="2015-03-29T13:16:00Z">
        <w:r>
          <w:rPr/>
          <w:delText xml:space="preserve"> and </w:delText>
        </w:r>
      </w:del>
      <w:r>
        <w:rPr/>
        <w:t xml:space="preserve">other knowledge and information.Access to </w:t>
      </w:r>
      <w:ins w:id="1870" w:author="S J" w:date="2015-03-29T13:16:00Z">
        <w:r>
          <w:rPr/>
          <w:t xml:space="preserve">a </w:t>
        </w:r>
      </w:ins>
      <w:del w:id="1871" w:author="S J" w:date="2015-03-29T13:16:00Z">
        <w:r>
          <w:rPr/>
          <w:delText xml:space="preserve">the </w:delText>
        </w:r>
      </w:del>
      <w:r>
        <w:rPr/>
        <w:t>wide range of medical images is needed for</w:t>
      </w:r>
      <w:ins w:id="1872" w:author="S J" w:date="2015-03-29T13:16:00Z">
        <w:r>
          <w:rPr/>
          <w:t xml:space="preserve"> the</w:t>
        </w:r>
      </w:ins>
      <w:r>
        <w:rPr/>
        <w:t xml:space="preserve"> research of new processing and diagnostic methods, rare diseases, developing new detection algorithm</w:t>
      </w:r>
      <w:ins w:id="1873" w:author="S J" w:date="2015-03-29T13:16:00Z">
        <w:r>
          <w:rPr/>
          <w:t>,</w:t>
        </w:r>
      </w:ins>
      <w:r>
        <w:rPr/>
        <w:t xml:space="preserve"> etc. DICOM records </w:t>
      </w:r>
      <w:ins w:id="1874" w:author="S J" w:date="2015-03-29T13:16:00Z">
        <w:r>
          <w:rPr/>
          <w:t xml:space="preserve">are </w:t>
        </w:r>
      </w:ins>
      <w:r>
        <w:rPr/>
        <w:t>"de-identified" (identification of patient records are deleted</w:t>
      </w:r>
      <w:ins w:id="1875" w:author="S J" w:date="2015-03-29T13:16:00Z">
        <w:r>
          <w:rPr/>
          <w:t xml:space="preserve"> and </w:t>
        </w:r>
      </w:ins>
      <w:del w:id="1876" w:author="S J" w:date="2015-03-29T13:16:00Z">
        <w:r>
          <w:rPr/>
          <w:delText xml:space="preserve">, </w:delText>
        </w:r>
      </w:del>
      <w:r>
        <w:rPr/>
        <w:t xml:space="preserve">only </w:t>
      </w:r>
      <w:ins w:id="1877" w:author="S J" w:date="2015-03-29T13:16:00Z">
        <w:r>
          <w:rPr/>
          <w:t xml:space="preserve">the </w:t>
        </w:r>
      </w:ins>
      <w:r>
        <w:rPr/>
        <w:t xml:space="preserve">date of </w:t>
      </w:r>
      <w:del w:id="1878" w:author="S J" w:date="2015-03-29T13:17:00Z">
        <w:r>
          <w:rPr/>
          <w:delText>the bird</w:delText>
        </w:r>
      </w:del>
      <w:ins w:id="1879" w:author="S J" w:date="2015-03-29T13:17:00Z">
        <w:r>
          <w:rPr/>
          <w:t>birth</w:t>
        </w:r>
      </w:ins>
      <w:r>
        <w:rPr/>
        <w:t xml:space="preserve"> and other data are kept) or anonymized (additional information </w:t>
      </w:r>
      <w:del w:id="1880" w:author="S J" w:date="2015-03-29T13:17:00Z">
        <w:r>
          <w:rPr/>
          <w:delText xml:space="preserve">are </w:delText>
        </w:r>
      </w:del>
      <w:ins w:id="1881" w:author="S J" w:date="2015-03-29T13:17:00Z">
        <w:r>
          <w:rPr/>
          <w:t xml:space="preserve">is </w:t>
        </w:r>
      </w:ins>
      <w:r>
        <w:rPr/>
        <w:t xml:space="preserve">manipulated to prevent disclosure) </w:t>
      </w:r>
      <w:ins w:id="1882" w:author="S J" w:date="2015-03-29T13:17:00Z">
        <w:r>
          <w:rPr/>
          <w:t xml:space="preserve">in order </w:t>
        </w:r>
      </w:ins>
      <w:del w:id="1883" w:author="S J" w:date="2015-03-29T13:17:00Z">
        <w:r>
          <w:rPr/>
          <w:delText xml:space="preserve">for research purposes </w:delText>
        </w:r>
      </w:del>
      <w:r>
        <w:rPr/>
        <w:t>to protect sensitive personal data</w:t>
      </w:r>
      <w:del w:id="1884" w:author="S J" w:date="2015-03-29T13:17:00Z">
        <w:r>
          <w:rPr/>
          <w:delText>,</w:delText>
        </w:r>
      </w:del>
      <w:r>
        <w:rPr/>
        <w:t xml:space="preserve"> but keep important information for research purposes. The Globus MEDICUS project</w:t>
      </w:r>
      <w:ins w:id="1885" w:author="S J" w:date="2015-03-29T13:17:00Z">
        <w:r>
          <w:rPr/>
          <w:t>,</w:t>
        </w:r>
      </w:ins>
      <w:r>
        <w:rPr/>
        <w:t xml:space="preserve"> published by Erberich et al.</w:t>
      </w:r>
      <w:ins w:id="1886" w:author="S J" w:date="2015-03-29T13:17:00Z">
        <w:r>
          <w:rPr/>
          <w:t xml:space="preserve"> </w:t>
        </w:r>
      </w:ins>
      <w:r>
        <w:rPr/>
        <w:t>[</w:t>
      </w:r>
      <w:r>
        <w:rPr/>
        <w:fldChar w:fldCharType="begin"/>
      </w:r>
      <w:r>
        <w:instrText> REF BIB_Erberich2006 \h </w:instrText>
      </w:r>
      <w:r>
        <w:fldChar w:fldCharType="separate"/>
      </w:r>
      <w:r>
        <w:t>108</w:t>
      </w:r>
      <w:r>
        <w:fldChar w:fldCharType="end"/>
      </w:r>
      <w:r>
        <w:rPr/>
        <w:t xml:space="preserve">, </w:t>
      </w:r>
      <w:r>
        <w:rPr/>
        <w:fldChar w:fldCharType="begin"/>
      </w:r>
      <w:r>
        <w:instrText> REF BIB_Erberich2007 \h </w:instrText>
      </w:r>
      <w:r>
        <w:fldChar w:fldCharType="separate"/>
      </w:r>
      <w:r>
        <w:t>109</w:t>
      </w:r>
      <w:r>
        <w:fldChar w:fldCharType="end"/>
      </w:r>
      <w:r>
        <w:rPr/>
        <w:t>]</w:t>
      </w:r>
      <w:ins w:id="1887" w:author="S J" w:date="2015-03-29T13:17:00Z">
        <w:r>
          <w:rPr/>
          <w:t>,</w:t>
        </w:r>
      </w:ins>
      <w:r>
        <w:rPr/>
        <w:t xml:space="preserve"> is based on Globus Toolkit middleware </w:t>
      </w:r>
      <w:ins w:id="1888" w:author="S J" w:date="2015-03-29T13:17:00Z">
        <w:r>
          <w:rPr/>
          <w:t xml:space="preserve">in order </w:t>
        </w:r>
      </w:ins>
      <w:r>
        <w:rPr/>
        <w:t>to federate clinical and research application via a grid</w:t>
      </w:r>
      <w:del w:id="1889" w:author="S J" w:date="2015-03-29T13:17:00Z">
        <w:r>
          <w:rPr/>
          <w:delText>-</w:delText>
        </w:r>
      </w:del>
      <w:ins w:id="1890" w:author="S J" w:date="2015-03-29T13:17:00Z">
        <w:r>
          <w:rPr/>
          <w:t xml:space="preserve"> </w:t>
        </w:r>
      </w:ins>
      <w:r>
        <w:rPr/>
        <w:t xml:space="preserve">computing infrastructure. </w:t>
      </w:r>
      <w:ins w:id="1891" w:author="S J" w:date="2015-03-29T13:17:00Z">
        <w:r>
          <w:rPr/>
          <w:t xml:space="preserve">The project has been in </w:t>
        </w:r>
      </w:ins>
      <w:del w:id="1892" w:author="S J" w:date="2015-03-29T13:17:00Z">
        <w:r>
          <w:rPr/>
          <w:delText xml:space="preserve">Currently the project is hibernated </w:delText>
        </w:r>
      </w:del>
      <w:ins w:id="1893" w:author="S J" w:date="2015-03-29T13:17:00Z">
        <w:r>
          <w:rPr/>
          <w:t xml:space="preserve">hibernation </w:t>
        </w:r>
      </w:ins>
      <w:r>
        <w:rPr/>
        <w:t>since 2008 and no further development</w:t>
      </w:r>
      <w:del w:id="1894" w:author="S J" w:date="2015-03-29T13:18:00Z">
        <w:r>
          <w:rPr/>
          <w:delText xml:space="preserve"> was </w:delText>
        </w:r>
      </w:del>
      <w:ins w:id="1895" w:author="S J" w:date="2015-03-29T13:18:00Z">
        <w:r>
          <w:rPr/>
          <w:t xml:space="preserve"> has been </w:t>
        </w:r>
      </w:ins>
      <w:r>
        <w:rPr/>
        <w:t>published</w:t>
      </w:r>
      <w:r>
        <w:rPr>
          <w:rStyle w:val="FootnoteAnchor"/>
        </w:rPr>
        <w:footnoteReference w:id="26"/>
      </w:r>
      <w:r>
        <w:rPr/>
        <w:t>. Similar effort</w:t>
      </w:r>
      <w:ins w:id="1896" w:author="S J" w:date="2015-03-29T13:18:00Z">
        <w:r>
          <w:rPr/>
          <w:t xml:space="preserve">s were made by </w:t>
        </w:r>
      </w:ins>
      <w:del w:id="1897" w:author="S J" w:date="2015-03-29T13:18:00Z">
        <w:r>
          <w:rPr/>
          <w:delText xml:space="preserve"> </w:delText>
        </w:r>
      </w:del>
      <w:ins w:id="1898" w:author="S J" w:date="2015-03-29T13:18:00Z">
        <w:r>
          <w:rPr/>
          <w:t xml:space="preserve">the </w:t>
        </w:r>
      </w:ins>
      <w:del w:id="1899" w:author="S J" w:date="2015-03-29T13:18:00Z">
        <w:r>
          <w:rPr/>
          <w:delText xml:space="preserve">was done with a project </w:delText>
        </w:r>
      </w:del>
      <w:r>
        <w:rPr/>
        <w:t xml:space="preserve">Medical Data Manager </w:t>
      </w:r>
      <w:ins w:id="1900" w:author="S J" w:date="2015-03-29T13:18:00Z">
        <w:r>
          <w:rPr/>
          <w:t xml:space="preserve">project, </w:t>
        </w:r>
      </w:ins>
      <w:r>
        <w:rPr/>
        <w:t>which use</w:t>
      </w:r>
      <w:ins w:id="1901" w:author="S J" w:date="2015-03-29T13:18:00Z">
        <w:r>
          <w:rPr/>
          <w:t>d</w:t>
        </w:r>
      </w:ins>
      <w:del w:id="1902" w:author="S J" w:date="2015-03-29T13:18:00Z">
        <w:r>
          <w:rPr/>
          <w:delText>s</w:delText>
        </w:r>
      </w:del>
      <w:r>
        <w:rPr/>
        <w:t xml:space="preserve"> gLite grid middleware </w:t>
      </w:r>
      <w:ins w:id="1903" w:author="S J" w:date="2015-03-29T13:18:00Z">
        <w:r>
          <w:rPr/>
          <w:t xml:space="preserve">and was </w:t>
        </w:r>
      </w:ins>
      <w:r>
        <w:rPr/>
        <w:t>published by Duque, Montagnat et al.</w:t>
      </w:r>
      <w:ins w:id="1904" w:author="S J" w:date="2015-03-29T13:18:00Z">
        <w:r>
          <w:rPr/>
          <w:t xml:space="preserve"> </w:t>
        </w:r>
      </w:ins>
      <w:r>
        <w:rPr/>
        <w:t>[</w:t>
      </w:r>
      <w:r>
        <w:rPr/>
        <w:fldChar w:fldCharType="begin"/>
      </w:r>
      <w:r>
        <w:instrText> REF BIB_Duque \h </w:instrText>
      </w:r>
      <w:r>
        <w:fldChar w:fldCharType="separate"/>
      </w:r>
      <w:r>
        <w:t>110</w:t>
      </w:r>
      <w:r>
        <w:fldChar w:fldCharType="end"/>
      </w:r>
      <w:r>
        <w:rPr/>
        <w:t xml:space="preserve">, </w:t>
      </w:r>
      <w:r>
        <w:rPr/>
        <w:fldChar w:fldCharType="begin"/>
      </w:r>
      <w:r>
        <w:instrText> REF BIB_Montagnat2007 \h </w:instrText>
      </w:r>
      <w:r>
        <w:fldChar w:fldCharType="separate"/>
      </w:r>
      <w:r>
        <w:t>111</w:t>
      </w:r>
      <w:r>
        <w:fldChar w:fldCharType="end"/>
      </w:r>
      <w:r>
        <w:rPr/>
        <w:t xml:space="preserve">] </w:t>
      </w:r>
      <w:r>
        <w:rPr>
          <w:rStyle w:val="FootnoteAnchor"/>
        </w:rPr>
        <w:footnoteReference w:id="27"/>
      </w:r>
      <w:r>
        <w:rPr/>
        <w:t xml:space="preserve"> or </w:t>
      </w:r>
      <w:ins w:id="1905" w:author="S J" w:date="2015-03-29T13:18:00Z">
        <w:r>
          <w:rPr/>
          <w:t xml:space="preserve">the </w:t>
        </w:r>
      </w:ins>
      <w:r>
        <w:rPr/>
        <w:t>MediGRID project</w:t>
      </w:r>
      <w:ins w:id="1906" w:author="S J" w:date="2015-03-29T13:18:00Z">
        <w:r>
          <w:rPr/>
          <w:t xml:space="preserve">, which was </w:t>
        </w:r>
      </w:ins>
      <w:del w:id="1907" w:author="S J" w:date="2015-03-29T13:18:00Z">
        <w:r>
          <w:rPr/>
          <w:delText xml:space="preserve"> </w:delText>
        </w:r>
      </w:del>
      <w:r>
        <w:rPr/>
        <w:t>published by Krefting et al.</w:t>
      </w:r>
      <w:ins w:id="1908" w:author="S J" w:date="2015-03-29T13:18:00Z">
        <w:r>
          <w:rPr/>
          <w:t xml:space="preserve"> </w:t>
        </w:r>
      </w:ins>
      <w:r>
        <w:rPr/>
        <w:t>[</w:t>
      </w:r>
      <w:r>
        <w:rPr/>
        <w:fldChar w:fldCharType="begin"/>
      </w:r>
      <w:r>
        <w:instrText> REF BIB_Krefting2009 \h </w:instrText>
      </w:r>
      <w:r>
        <w:fldChar w:fldCharType="separate"/>
      </w:r>
      <w:r>
        <w:t>112</w:t>
      </w:r>
      <w:r>
        <w:fldChar w:fldCharType="end"/>
      </w:r>
      <w:r>
        <w:rPr/>
        <w:t xml:space="preserve">, </w:t>
      </w:r>
      <w:r>
        <w:rPr/>
        <w:fldChar w:fldCharType="begin"/>
      </w:r>
      <w:r>
        <w:instrText> REF BIB_Krefting2010 \h </w:instrText>
      </w:r>
      <w:r>
        <w:fldChar w:fldCharType="separate"/>
      </w:r>
      <w:r>
        <w:t>113</w:t>
      </w:r>
      <w:r>
        <w:fldChar w:fldCharType="end"/>
      </w:r>
      <w:r>
        <w:rPr/>
        <w:t xml:space="preserve">]. Additionally, </w:t>
      </w:r>
      <w:ins w:id="1909" w:author="S J" w:date="2015-03-29T13:18:00Z">
        <w:r>
          <w:rPr/>
          <w:t xml:space="preserve">the </w:t>
        </w:r>
      </w:ins>
      <w:r>
        <w:rPr/>
        <w:t>processing of images within selected use</w:t>
      </w:r>
      <w:ins w:id="1910" w:author="S J" w:date="2015-03-29T13:19:00Z">
        <w:r>
          <w:rPr/>
          <w:t xml:space="preserve"> </w:t>
        </w:r>
      </w:ins>
      <w:del w:id="1911" w:author="S J" w:date="2015-03-29T13:19:00Z">
        <w:r>
          <w:rPr/>
          <w:delText>-</w:delText>
        </w:r>
      </w:del>
      <w:r>
        <w:rPr/>
        <w:t xml:space="preserve">cases </w:t>
      </w:r>
      <w:ins w:id="1912" w:author="S J" w:date="2015-03-29T13:19:00Z">
        <w:r>
          <w:rPr/>
          <w:t xml:space="preserve">that are </w:t>
        </w:r>
      </w:ins>
      <w:r>
        <w:rPr/>
        <w:t xml:space="preserve">supported by </w:t>
      </w:r>
      <w:del w:id="1913" w:author="S J" w:date="2015-03-29T13:19:00Z">
        <w:r>
          <w:rPr/>
          <w:delText xml:space="preserve">the </w:delText>
        </w:r>
      </w:del>
      <w:ins w:id="1914" w:author="S J" w:date="2015-03-29T13:19:00Z">
        <w:r>
          <w:rPr/>
          <w:t xml:space="preserve">a </w:t>
        </w:r>
      </w:ins>
      <w:r>
        <w:rPr/>
        <w:t>grid</w:t>
      </w:r>
      <w:del w:id="1915" w:author="S J" w:date="2015-03-29T13:19:00Z">
        <w:r>
          <w:rPr/>
          <w:delText>-</w:delText>
        </w:r>
      </w:del>
      <w:ins w:id="1916" w:author="S J" w:date="2015-03-29T13:19:00Z">
        <w:r>
          <w:rPr/>
          <w:t xml:space="preserve"> </w:t>
        </w:r>
      </w:ins>
      <w:r>
        <w:rPr/>
        <w:t xml:space="preserve">computing infrastructure </w:t>
      </w:r>
      <w:ins w:id="1917" w:author="S J" w:date="2015-03-29T13:19:00Z">
        <w:r>
          <w:rPr/>
          <w:t>was</w:t>
        </w:r>
      </w:ins>
      <w:del w:id="1918" w:author="S J" w:date="2015-03-29T13:19:00Z">
        <w:r>
          <w:rPr/>
          <w:delText>is</w:delText>
        </w:r>
      </w:del>
      <w:r>
        <w:rPr/>
        <w:t xml:space="preserve"> introduced</w:t>
      </w:r>
      <w:ins w:id="1919" w:author="S J" w:date="2015-03-29T13:19:00Z">
        <w:r>
          <w:rPr/>
          <w:t xml:space="preserve"> </w:t>
        </w:r>
      </w:ins>
      <w:r>
        <w:rPr/>
        <w:t>[</w:t>
      </w:r>
      <w:r>
        <w:rPr/>
        <w:fldChar w:fldCharType="begin"/>
      </w:r>
      <w:r>
        <w:instrText> REF BIB_Krefting2010 \h </w:instrText>
      </w:r>
      <w:r>
        <w:fldChar w:fldCharType="separate"/>
      </w:r>
      <w:r>
        <w:t>113</w:t>
      </w:r>
      <w:r>
        <w:fldChar w:fldCharType="end"/>
      </w:r>
      <w:r>
        <w:rPr/>
        <w:t xml:space="preserve">]. </w:t>
      </w:r>
      <w:ins w:id="1920" w:author="S J" w:date="2015-03-29T13:19:00Z">
        <w:r>
          <w:rPr/>
          <w:t xml:space="preserve">The </w:t>
        </w:r>
      </w:ins>
      <w:r>
        <w:rPr/>
        <w:t>Health-e-</w:t>
      </w:r>
      <w:del w:id="1921" w:author="S J" w:date="2015-03-29T13:19:00Z">
        <w:r>
          <w:rPr/>
          <w:delText xml:space="preserve">child </w:delText>
        </w:r>
      </w:del>
      <w:ins w:id="1922" w:author="S J" w:date="2015-03-29T13:19:00Z">
        <w:r>
          <w:rPr/>
          <w:t xml:space="preserve">Child </w:t>
        </w:r>
      </w:ins>
      <w:r>
        <w:rPr/>
        <w:t>project aimed to interconnect research institution</w:t>
      </w:r>
      <w:ins w:id="1923" w:author="S J" w:date="2015-03-29T13:19:00Z">
        <w:r>
          <w:rPr/>
          <w:t>s</w:t>
        </w:r>
      </w:ins>
      <w:r>
        <w:rPr/>
        <w:t xml:space="preserve"> and hospitals in United Kingdom, France and Italy for the purpose of </w:t>
      </w:r>
      <w:ins w:id="1924" w:author="S J" w:date="2015-03-29T13:19:00Z">
        <w:r>
          <w:rPr/>
          <w:t xml:space="preserve">a </w:t>
        </w:r>
      </w:ins>
      <w:r>
        <w:rPr/>
        <w:t>grid-based healthcare platform for pediatric health-care [</w:t>
      </w:r>
      <w:r>
        <w:rPr/>
        <w:fldChar w:fldCharType="begin"/>
      </w:r>
      <w:r>
        <w:instrText> REF BIB_Skaburskas2008 \h </w:instrText>
      </w:r>
      <w:r>
        <w:fldChar w:fldCharType="separate"/>
      </w:r>
      <w:r>
        <w:t>114</w:t>
      </w:r>
      <w:r>
        <w:fldChar w:fldCharType="end"/>
      </w:r>
      <w:r>
        <w:rPr/>
        <w:t xml:space="preserve">]. </w:t>
      </w:r>
      <w:ins w:id="1925" w:author="S J" w:date="2015-03-29T13:19:00Z">
        <w:r>
          <w:rPr/>
          <w:t xml:space="preserve">The </w:t>
        </w:r>
      </w:ins>
      <w:r>
        <w:rPr/>
        <w:t>Neurist project developed architecture</w:t>
      </w:r>
      <w:ins w:id="1926" w:author="S J" w:date="2015-03-29T13:19:00Z">
        <w:r>
          <w:rPr/>
          <w:t xml:space="preserve">, connecting </w:t>
        </w:r>
      </w:ins>
      <w:del w:id="1927" w:author="S J" w:date="2015-03-29T13:19:00Z">
        <w:r>
          <w:rPr/>
          <w:delText xml:space="preserve"> and connects </w:delText>
        </w:r>
      </w:del>
      <w:r>
        <w:rPr/>
        <w:t xml:space="preserve">clinicians and researchers </w:t>
      </w:r>
      <w:ins w:id="1928" w:author="S J" w:date="2015-03-29T13:19:00Z">
        <w:r>
          <w:rPr/>
          <w:t xml:space="preserve">in order </w:t>
        </w:r>
      </w:ins>
      <w:r>
        <w:rPr/>
        <w:t xml:space="preserve">to improve research and </w:t>
      </w:r>
      <w:ins w:id="1929" w:author="S J" w:date="2015-03-29T13:19:00Z">
        <w:r>
          <w:rPr/>
          <w:t xml:space="preserve">the treatment </w:t>
        </w:r>
      </w:ins>
      <w:del w:id="1930" w:author="S J" w:date="2015-03-29T13:19:00Z">
        <w:r>
          <w:rPr/>
          <w:delText xml:space="preserve">treating </w:delText>
        </w:r>
      </w:del>
      <w:r>
        <w:rPr/>
        <w:t>of cerebral aneurysm</w:t>
      </w:r>
      <w:ins w:id="1931" w:author="S J" w:date="2015-03-29T13:20:00Z">
        <w:r>
          <w:rPr/>
          <w:t xml:space="preserve">. This provided </w:t>
        </w:r>
      </w:ins>
      <w:del w:id="1932" w:author="S J" w:date="2015-03-29T13:20:00Z">
        <w:r>
          <w:rPr/>
          <w:delText xml:space="preserve"> to provide</w:delText>
        </w:r>
      </w:del>
      <w:ins w:id="1933" w:author="S J" w:date="2015-03-29T13:20:00Z">
        <w:r>
          <w:rPr/>
          <w:t>the</w:t>
        </w:r>
      </w:ins>
      <w:r>
        <w:rPr/>
        <w:t xml:space="preserve"> tools to analyze and interpret patient data and</w:t>
      </w:r>
      <w:ins w:id="1934" w:author="S J" w:date="2015-03-29T13:20:00Z">
        <w:r>
          <w:rPr/>
          <w:t xml:space="preserve"> gave researchers </w:t>
        </w:r>
      </w:ins>
      <w:del w:id="1935" w:author="S J" w:date="2015-03-29T13:20:00Z">
        <w:r>
          <w:rPr/>
          <w:delText xml:space="preserve"> researcher can have </w:delText>
        </w:r>
      </w:del>
      <w:r>
        <w:rPr/>
        <w:t xml:space="preserve">access to </w:t>
      </w:r>
      <w:ins w:id="1936" w:author="S J" w:date="2015-03-29T13:20:00Z">
        <w:r>
          <w:rPr/>
          <w:t xml:space="preserve">a </w:t>
        </w:r>
      </w:ins>
      <w:r>
        <w:rPr/>
        <w:t>set of aneurysm data, published by Benkner et al.</w:t>
      </w:r>
      <w:ins w:id="1937" w:author="S J" w:date="2015-03-29T13:20:00Z">
        <w:r>
          <w:rPr/>
          <w:t xml:space="preserve"> </w:t>
        </w:r>
      </w:ins>
      <w:r>
        <w:rPr/>
        <w:t>[</w:t>
      </w:r>
      <w:r>
        <w:rPr/>
        <w:fldChar w:fldCharType="begin"/>
      </w:r>
      <w:r>
        <w:instrText> REF BIB_Benkner2010 \h </w:instrText>
      </w:r>
      <w:r>
        <w:fldChar w:fldCharType="separate"/>
      </w:r>
      <w:r>
        <w:t>115</w:t>
      </w:r>
      <w:r>
        <w:fldChar w:fldCharType="end"/>
      </w:r>
      <w:r>
        <w:rPr/>
        <w:t xml:space="preserve">]. </w:t>
      </w:r>
      <w:ins w:id="1938" w:author="S J" w:date="2015-03-29T13:20:00Z">
        <w:r>
          <w:rPr/>
          <w:t xml:space="preserve">The </w:t>
        </w:r>
      </w:ins>
      <w:r>
        <w:rPr/>
        <w:t>SEAGRIN research project aimed to share knowledge</w:t>
      </w:r>
      <w:ins w:id="1939" w:author="S J" w:date="2015-03-29T13:20:00Z">
        <w:r>
          <w:rPr/>
          <w:t>,</w:t>
        </w:r>
      </w:ins>
      <w:r>
        <w:rPr/>
        <w:t xml:space="preserve"> mainly for educational purposes</w:t>
      </w:r>
      <w:ins w:id="1940" w:author="S J" w:date="2015-03-29T13:20:00Z">
        <w:r>
          <w:rPr/>
          <w:t>,</w:t>
        </w:r>
      </w:ins>
      <w:r>
        <w:rPr/>
        <w:t xml:space="preserve"> in semi-formally described semantics</w:t>
      </w:r>
      <w:ins w:id="1941" w:author="S J" w:date="2015-03-29T13:20:00Z">
        <w:r>
          <w:rPr/>
          <w:t>. Kuba et al. published this</w:t>
        </w:r>
      </w:ins>
      <w:del w:id="1942" w:author="S J" w:date="2015-03-29T13:20:00Z">
        <w:r>
          <w:rPr/>
          <w:delText xml:space="preserve"> and such</w:delText>
        </w:r>
      </w:del>
      <w:r>
        <w:rPr/>
        <w:t xml:space="preserve"> proposal and </w:t>
      </w:r>
      <w:ins w:id="1943" w:author="S J" w:date="2015-03-29T13:20:00Z">
        <w:r>
          <w:rPr/>
          <w:t xml:space="preserve">its </w:t>
        </w:r>
      </w:ins>
      <w:r>
        <w:rPr/>
        <w:t>implementation</w:t>
      </w:r>
      <w:del w:id="1944" w:author="S J" w:date="2015-03-29T13:20:00Z">
        <w:r>
          <w:rPr/>
          <w:delText xml:space="preserve"> was published by Kuba et al</w:delText>
        </w:r>
      </w:del>
      <w:ins w:id="1945" w:author="S J" w:date="2015-03-29T13:20:00Z">
        <w:r>
          <w:rPr/>
          <w:t xml:space="preserve"> </w:t>
        </w:r>
      </w:ins>
      <w:del w:id="1946" w:author="S J" w:date="2015-03-29T13:20:00Z">
        <w:r>
          <w:rPr/>
          <w:delText>.</w:delText>
        </w:r>
      </w:del>
      <w:r>
        <w:rPr/>
        <w:t>[</w:t>
      </w:r>
      <w:r>
        <w:rPr/>
        <w:fldChar w:fldCharType="begin"/>
      </w:r>
      <w:r>
        <w:instrText> REF BIB_Kuba2006 \h </w:instrText>
      </w:r>
      <w:r>
        <w:fldChar w:fldCharType="separate"/>
      </w:r>
      <w:r>
        <w:t>116</w:t>
      </w:r>
      <w:r>
        <w:fldChar w:fldCharType="end"/>
      </w:r>
      <w:r>
        <w:rPr/>
        <w:t xml:space="preserve">]. </w:t>
      </w:r>
      <w:ins w:id="1947" w:author="S J" w:date="2015-03-29T13:20:00Z">
        <w:r>
          <w:rPr/>
          <w:t xml:space="preserve">The </w:t>
        </w:r>
      </w:ins>
      <w:del w:id="1948" w:author="S J" w:date="2015-03-29T13:20:00Z">
        <w:r>
          <w:rPr/>
          <w:delText xml:space="preserve">Storing </w:delText>
        </w:r>
      </w:del>
      <w:ins w:id="1949" w:author="S J" w:date="2015-03-29T13:20:00Z">
        <w:r>
          <w:rPr/>
          <w:t xml:space="preserve">storing of </w:t>
        </w:r>
      </w:ins>
      <w:del w:id="1950" w:author="S J" w:date="2015-03-29T13:20:00Z">
        <w:r>
          <w:rPr/>
          <w:delText xml:space="preserve">the </w:delText>
        </w:r>
      </w:del>
      <w:r>
        <w:rPr/>
        <w:t>sensitive medical information</w:t>
      </w:r>
      <w:ins w:id="1951" w:author="S J" w:date="2015-03-29T13:21:00Z">
        <w:r>
          <w:rPr/>
          <w:t>, which is</w:t>
        </w:r>
      </w:ins>
      <w:r>
        <w:rPr/>
        <w:t xml:space="preserve"> even de-identified or </w:t>
      </w:r>
      <w:del w:id="1952" w:author="S J" w:date="2015-03-29T13:21:00Z">
        <w:r>
          <w:rPr/>
          <w:delText>anonymised</w:delText>
        </w:r>
      </w:del>
      <w:ins w:id="1953" w:author="S J" w:date="2015-03-29T13:21:00Z">
        <w:r>
          <w:rPr/>
          <w:t>anonymized,</w:t>
        </w:r>
      </w:ins>
      <w:r>
        <w:rPr/>
        <w:t xml:space="preserve"> is usually restricted</w:t>
      </w:r>
      <w:ins w:id="1954" w:author="S J" w:date="2015-03-29T13:21:00Z">
        <w:r>
          <w:rPr/>
          <w:t xml:space="preserve">. This led to the </w:t>
        </w:r>
      </w:ins>
      <w:del w:id="1955" w:author="S J" w:date="2015-03-29T13:21:00Z">
        <w:r>
          <w:rPr/>
          <w:delText xml:space="preserve"> and this lead to an </w:delText>
        </w:r>
      </w:del>
      <w:r>
        <w:rPr/>
        <w:t xml:space="preserve">idea </w:t>
      </w:r>
      <w:ins w:id="1956" w:author="S J" w:date="2015-03-29T13:21:00Z">
        <w:r>
          <w:rPr/>
          <w:t>of storing</w:t>
        </w:r>
      </w:ins>
      <w:del w:id="1957" w:author="S J" w:date="2015-03-29T13:21:00Z">
        <w:r>
          <w:rPr/>
          <w:delText>to</w:delText>
        </w:r>
      </w:del>
      <w:r>
        <w:rPr/>
        <w:t xml:space="preserve"> </w:t>
      </w:r>
      <w:del w:id="1958" w:author="S J" w:date="2015-03-29T13:21:00Z">
        <w:r>
          <w:rPr/>
          <w:delText xml:space="preserve">store </w:delText>
        </w:r>
      </w:del>
      <w:r>
        <w:rPr/>
        <w:t>such information within trusted institution</w:t>
      </w:r>
      <w:ins w:id="1959" w:author="S J" w:date="2015-03-29T13:21:00Z">
        <w:r>
          <w:rPr/>
          <w:t>s,</w:t>
        </w:r>
      </w:ins>
      <w:r>
        <w:rPr/>
        <w:t xml:space="preserve"> e.g.</w:t>
      </w:r>
      <w:ins w:id="1960" w:author="S J" w:date="2015-03-29T13:21:00Z">
        <w:r>
          <w:rPr/>
          <w:t>,</w:t>
        </w:r>
      </w:ins>
      <w:r>
        <w:rPr/>
        <w:t xml:space="preserve"> hospital</w:t>
      </w:r>
      <w:ins w:id="1961" w:author="S J" w:date="2015-03-29T13:21:00Z">
        <w:r>
          <w:rPr/>
          <w:t>s,</w:t>
        </w:r>
      </w:ins>
      <w:r>
        <w:rPr/>
        <w:t xml:space="preserve"> and </w:t>
      </w:r>
      <w:ins w:id="1962" w:author="S J" w:date="2015-03-29T13:21:00Z">
        <w:r>
          <w:rPr/>
          <w:t xml:space="preserve">to </w:t>
        </w:r>
      </w:ins>
      <w:r>
        <w:rPr/>
        <w:t>move and facilitate</w:t>
      </w:r>
      <w:ins w:id="1963" w:author="S J" w:date="2015-03-29T13:21:00Z">
        <w:r>
          <w:rPr/>
          <w:t xml:space="preserve"> the</w:t>
        </w:r>
      </w:ins>
      <w:r>
        <w:rPr/>
        <w:t xml:space="preserve"> deployment of </w:t>
      </w:r>
      <w:del w:id="1964" w:author="S J" w:date="2015-03-29T13:21:00Z">
        <w:r>
          <w:rPr/>
          <w:delText xml:space="preserve">the </w:delText>
        </w:r>
      </w:del>
      <w:r>
        <w:rPr/>
        <w:t xml:space="preserve">grid services </w:t>
      </w:r>
      <w:ins w:id="1965" w:author="S J" w:date="2015-03-29T13:21:00Z">
        <w:r>
          <w:rPr/>
          <w:t xml:space="preserve">that store </w:t>
        </w:r>
      </w:ins>
      <w:del w:id="1966" w:author="S J" w:date="2015-03-29T13:21:00Z">
        <w:r>
          <w:rPr/>
          <w:delText xml:space="preserve">storing </w:delText>
        </w:r>
      </w:del>
      <w:r>
        <w:rPr/>
        <w:t xml:space="preserve">medical data to that institution. </w:t>
      </w:r>
      <w:del w:id="1967" w:author="S J" w:date="2015-03-29T13:21:00Z">
        <w:r>
          <w:rPr/>
          <w:delText>E.g.</w:delText>
        </w:r>
      </w:del>
      <w:ins w:id="1968" w:author="S J" w:date="2015-03-29T13:21:00Z">
        <w:r>
          <w:rPr/>
          <w:t>For example,</w:t>
        </w:r>
      </w:ins>
      <w:r>
        <w:rPr/>
        <w:t xml:space="preserve"> pre-installed virtual machines can contain grid</w:t>
      </w:r>
      <w:del w:id="1969" w:author="S J" w:date="2015-03-29T13:21:00Z">
        <w:r>
          <w:rPr/>
          <w:delText>-</w:delText>
        </w:r>
      </w:del>
      <w:ins w:id="1970" w:author="S J" w:date="2015-03-29T13:21:00Z">
        <w:r>
          <w:rPr/>
          <w:t xml:space="preserve"> </w:t>
        </w:r>
      </w:ins>
      <w:r>
        <w:rPr/>
        <w:t xml:space="preserve">services and </w:t>
      </w:r>
      <w:ins w:id="1971" w:author="S J" w:date="2015-03-29T13:21:00Z">
        <w:r>
          <w:rPr/>
          <w:t xml:space="preserve">are </w:t>
        </w:r>
      </w:ins>
      <w:r>
        <w:rPr/>
        <w:t>deployed</w:t>
      </w:r>
      <w:del w:id="1972" w:author="S J" w:date="2015-03-29T13:21:00Z">
        <w:r>
          <w:rPr/>
          <w:delText xml:space="preserve"> in</w:delText>
        </w:r>
      </w:del>
      <w:r>
        <w:rPr/>
        <w:t xml:space="preserve"> as a sealed grid</w:t>
      </w:r>
      <w:ins w:id="1973" w:author="S J" w:date="2015-03-29T13:22:00Z">
        <w:r>
          <w:rPr/>
          <w:t>,</w:t>
        </w:r>
      </w:ins>
      <w:r>
        <w:rPr/>
        <w:t xml:space="preserve"> as proposed by Kuba et al. [</w:t>
      </w:r>
      <w:r>
        <w:rPr/>
        <w:fldChar w:fldCharType="begin"/>
      </w:r>
      <w:r>
        <w:instrText> REF BIB_Kuba2007a \h </w:instrText>
      </w:r>
      <w:r>
        <w:fldChar w:fldCharType="separate"/>
      </w:r>
      <w:r>
        <w:t>117</w:t>
      </w:r>
      <w:r>
        <w:fldChar w:fldCharType="end"/>
      </w:r>
      <w:r>
        <w:rPr/>
        <w:t>].</w:t>
      </w:r>
    </w:p>
    <w:p>
      <w:pPr>
        <w:pStyle w:val="Normal"/>
        <w:spacing w:lineRule="auto" w:line="360"/>
        <w:ind w:left="0" w:right="0" w:firstLine="360"/>
        <w:rPr/>
      </w:pPr>
      <w:r>
        <w:rPr/>
        <w:t xml:space="preserve">To summarize this section, </w:t>
      </w:r>
      <w:ins w:id="1974" w:author="S J" w:date="2015-03-29T13:22:00Z">
        <w:r>
          <w:rPr/>
          <w:t xml:space="preserve">in past years, </w:t>
        </w:r>
      </w:ins>
      <w:r>
        <w:rPr/>
        <w:t>digital medical image acquisition, stor</w:t>
      </w:r>
      <w:ins w:id="1975" w:author="S J" w:date="2015-03-29T13:22:00Z">
        <w:r>
          <w:rPr/>
          <w:t>ing</w:t>
        </w:r>
      </w:ins>
      <w:del w:id="1976" w:author="S J" w:date="2015-03-29T13:22:00Z">
        <w:r>
          <w:rPr/>
          <w:delText>e</w:delText>
        </w:r>
      </w:del>
      <w:r>
        <w:rPr/>
        <w:t>, exchang</w:t>
      </w:r>
      <w:ins w:id="1977" w:author="S J" w:date="2015-03-29T13:22:00Z">
        <w:r>
          <w:rPr/>
          <w:t>ing</w:t>
        </w:r>
      </w:ins>
      <w:del w:id="1978" w:author="S J" w:date="2015-03-29T13:22:00Z">
        <w:r>
          <w:rPr/>
          <w:delText>e</w:delText>
        </w:r>
      </w:del>
      <w:r>
        <w:rPr/>
        <w:t xml:space="preserve"> and processing </w:t>
      </w:r>
      <w:del w:id="1979" w:author="S J" w:date="2015-03-29T13:22:00Z">
        <w:r>
          <w:rPr/>
          <w:delText xml:space="preserve">became </w:delText>
        </w:r>
      </w:del>
      <w:ins w:id="1980" w:author="S J" w:date="2015-03-29T13:22:00Z">
        <w:r>
          <w:rPr/>
          <w:t xml:space="preserve">has become </w:t>
        </w:r>
      </w:ins>
      <w:r>
        <w:rPr/>
        <w:t xml:space="preserve">common </w:t>
      </w:r>
      <w:del w:id="1981" w:author="S J" w:date="2015-03-29T13:22:00Z">
        <w:r>
          <w:rPr/>
          <w:delText>in the past years and</w:delText>
        </w:r>
      </w:del>
      <w:ins w:id="1982" w:author="S J" w:date="2015-03-29T13:22:00Z">
        <w:r>
          <w:rPr/>
          <w:t xml:space="preserve">and it </w:t>
        </w:r>
      </w:ins>
      <w:del w:id="1983" w:author="S J" w:date="2015-03-29T13:22:00Z">
        <w:r>
          <w:rPr/>
          <w:delText xml:space="preserve"> is </w:delText>
        </w:r>
      </w:del>
      <w:r>
        <w:rPr/>
        <w:t xml:space="preserve">currently </w:t>
      </w:r>
      <w:del w:id="1984" w:author="S J" w:date="2015-03-29T13:22:00Z">
        <w:r>
          <w:rPr/>
          <w:delText xml:space="preserve">using </w:delText>
        </w:r>
      </w:del>
      <w:ins w:id="1985" w:author="S J" w:date="2015-03-29T13:22:00Z">
        <w:r>
          <w:rPr/>
          <w:t xml:space="preserve">uses </w:t>
        </w:r>
      </w:ins>
      <w:r>
        <w:rPr/>
        <w:t xml:space="preserve">distributed computing techniques. </w:t>
      </w:r>
      <w:del w:id="1986" w:author="S J" w:date="2015-03-29T13:22:00Z">
        <w:r>
          <w:rPr/>
          <w:delText>There are several efforts</w:delText>
        </w:r>
      </w:del>
      <w:ins w:id="1987" w:author="S J" w:date="2015-03-29T13:22:00Z">
        <w:r>
          <w:rPr/>
          <w:t>Several efforts have been made</w:t>
        </w:r>
      </w:ins>
      <w:r>
        <w:rPr/>
        <w:t xml:space="preserve"> to implement medical data management within grid or cloud infrastructure</w:t>
      </w:r>
      <w:ins w:id="1988" w:author="S J" w:date="2015-03-29T13:22:00Z">
        <w:r>
          <w:rPr/>
          <w:t>s</w:t>
        </w:r>
      </w:ins>
      <w:r>
        <w:rPr/>
        <w:t xml:space="preserve"> for research purposes and </w:t>
      </w:r>
      <w:ins w:id="1989" w:author="S J" w:date="2015-03-29T13:22:00Z">
        <w:r>
          <w:rPr/>
          <w:t xml:space="preserve">to </w:t>
        </w:r>
      </w:ins>
      <w:r>
        <w:rPr/>
        <w:t xml:space="preserve">integrate them with </w:t>
      </w:r>
      <w:del w:id="1990" w:author="S J" w:date="2015-03-29T13:22:00Z">
        <w:r>
          <w:rPr/>
          <w:delText xml:space="preserve">the </w:delText>
        </w:r>
      </w:del>
      <w:r>
        <w:rPr/>
        <w:t>production infrastructures. Security is solved by authentication</w:t>
      </w:r>
      <w:ins w:id="1991" w:author="S J" w:date="2015-03-29T13:22:00Z">
        <w:r>
          <w:rPr/>
          <w:t xml:space="preserve"> and </w:t>
        </w:r>
      </w:ins>
      <w:del w:id="1992" w:author="S J" w:date="2015-03-29T13:22:00Z">
        <w:r>
          <w:rPr/>
          <w:delText xml:space="preserve">, </w:delText>
        </w:r>
      </w:del>
      <w:r>
        <w:rPr/>
        <w:t>authorization mechanism</w:t>
      </w:r>
      <w:ins w:id="1993" w:author="S J" w:date="2015-03-29T13:22:00Z">
        <w:r>
          <w:rPr/>
          <w:t>s,</w:t>
        </w:r>
      </w:ins>
      <w:r>
        <w:rPr/>
        <w:t xml:space="preserve"> as well as by encrypting</w:t>
      </w:r>
      <w:del w:id="1994" w:author="S J" w:date="2015-03-29T13:23:00Z">
        <w:r>
          <w:rPr/>
          <w:delText xml:space="preserve"> the</w:delText>
        </w:r>
      </w:del>
      <w:r>
        <w:rPr/>
        <w:t xml:space="preserve"> data and/or de-identification or anonymization but keeping minimal information </w:t>
      </w:r>
      <w:ins w:id="1995" w:author="S J" w:date="2015-03-29T13:23:00Z">
        <w:r>
          <w:rPr/>
          <w:t xml:space="preserve">that is </w:t>
        </w:r>
      </w:ins>
      <w:r>
        <w:rPr/>
        <w:t>required for research purpose</w:t>
      </w:r>
      <w:ins w:id="1996" w:author="S J" w:date="2015-03-29T13:23:00Z">
        <w:r>
          <w:rPr/>
          <w:t>s</w:t>
        </w:r>
      </w:ins>
      <w:r>
        <w:rPr/>
        <w:t>. A related question is how easily the previously mentioned grid-based technologies can be integrated with current systems in hospitals or institutions. The following section describes</w:t>
      </w:r>
      <w:ins w:id="1997" w:author="S J" w:date="2015-03-29T13:23:00Z">
        <w:r>
          <w:rPr/>
          <w:t xml:space="preserve"> </w:t>
        </w:r>
      </w:ins>
      <w:del w:id="1998" w:author="S J" w:date="2015-03-29T13:23:00Z">
        <w:r>
          <w:rPr/>
          <w:delText xml:space="preserve"> </w:delText>
        </w:r>
      </w:del>
      <w:r>
        <w:rPr/>
        <w:t xml:space="preserve">selected methods </w:t>
      </w:r>
      <w:ins w:id="1999" w:author="S J" w:date="2015-03-29T13:23:00Z">
        <w:r>
          <w:rPr/>
          <w:t xml:space="preserve">that are </w:t>
        </w:r>
      </w:ins>
      <w:r>
        <w:rPr/>
        <w:t xml:space="preserve">used to integrate a pilot deployment of Globus MEDICUS with </w:t>
      </w:r>
      <w:ins w:id="2000" w:author="S J" w:date="2015-03-29T13:23:00Z">
        <w:r>
          <w:rPr/>
          <w:t xml:space="preserve">the </w:t>
        </w:r>
      </w:ins>
      <w:r>
        <w:rPr/>
        <w:t>current regional system for exchanging medical images - MEDIMED.</w:t>
      </w:r>
    </w:p>
    <w:p>
      <w:pPr>
        <w:pStyle w:val="Heading3"/>
        <w:numPr>
          <w:ilvl w:val="2"/>
          <w:numId w:val="1"/>
        </w:numPr>
        <w:spacing w:lineRule="auto" w:line="360" w:before="120" w:after="120"/>
        <w:rPr/>
      </w:pPr>
      <w:bookmarkStart w:id="28" w:name="BMsec_methodsimages"/>
      <w:r>
        <w:rPr/>
        <w:t>3.1.1</w:t>
      </w:r>
      <w:bookmarkEnd w:id="28"/>
      <w:r>
        <w:rPr/>
        <w:t xml:space="preserve">  Methods to Share Medical Images </w:t>
      </w:r>
      <w:ins w:id="2001" w:author="S J" w:date="2015-03-29T13:23:00Z">
        <w:r>
          <w:rPr/>
          <w:t>i</w:t>
        </w:r>
      </w:ins>
      <w:del w:id="2002" w:author="S J" w:date="2015-03-29T13:23:00Z">
        <w:r>
          <w:rPr/>
          <w:delText>I</w:delText>
        </w:r>
      </w:del>
      <w:r>
        <w:rPr/>
        <w:t>n Grid</w:t>
      </w:r>
    </w:p>
    <w:p>
      <w:pPr>
        <w:pStyle w:val="Normal"/>
        <w:spacing w:lineRule="auto" w:line="360" w:before="60" w:after="0"/>
        <w:rPr/>
      </w:pPr>
      <w:ins w:id="2003" w:author="S J" w:date="2015-03-29T13:24:00Z">
        <w:r>
          <w:rPr/>
          <w:t xml:space="preserve">The </w:t>
        </w:r>
      </w:ins>
      <w:r>
        <w:rPr/>
        <w:t xml:space="preserve">Globus toolkit belongs to </w:t>
      </w:r>
      <w:del w:id="2004" w:author="S J" w:date="2015-03-29T13:24:00Z">
        <w:r>
          <w:rPr/>
          <w:delText xml:space="preserve">the </w:delText>
        </w:r>
      </w:del>
      <w:ins w:id="2005" w:author="S J" w:date="2015-03-29T13:24:00Z">
        <w:r>
          <w:rPr/>
          <w:t xml:space="preserve">a </w:t>
        </w:r>
      </w:ins>
      <w:r>
        <w:rPr/>
        <w:t xml:space="preserve">group of </w:t>
      </w:r>
      <w:ins w:id="2006" w:author="S J" w:date="2015-03-29T13:24:00Z">
        <w:r>
          <w:rPr/>
          <w:t xml:space="preserve">the </w:t>
        </w:r>
      </w:ins>
      <w:r>
        <w:rPr/>
        <w:t>most used grid middleware (see section </w:t>
      </w:r>
      <w:r>
        <w:rPr/>
        <w:fldChar w:fldCharType="begin"/>
      </w:r>
      <w:r>
        <w:instrText> REF BMsec_servicegrid \h </w:instrText>
      </w:r>
      <w:r>
        <w:fldChar w:fldCharType="separate"/>
      </w:r>
      <w:r>
        <w:t>2.3.3</w:t>
      </w:r>
      <w:r>
        <w:fldChar w:fldCharType="end"/>
      </w:r>
      <w:r>
        <w:rPr/>
        <w:t>). The core service</w:t>
      </w:r>
      <w:del w:id="2007" w:author="S J" w:date="2015-03-29T13:24:00Z">
        <w:r>
          <w:rPr/>
          <w:delText>s</w:delText>
        </w:r>
      </w:del>
      <w:r>
        <w:rPr/>
        <w:t xml:space="preserve"> </w:t>
      </w:r>
      <w:del w:id="2008" w:author="S J" w:date="2015-03-29T13:24:00Z">
        <w:r>
          <w:rPr/>
          <w:delText>included in</w:delText>
        </w:r>
      </w:del>
      <w:ins w:id="2009" w:author="S J" w:date="2015-03-29T13:24:00Z">
        <w:r>
          <w:rPr/>
          <w:t>of</w:t>
        </w:r>
      </w:ins>
      <w:r>
        <w:rPr/>
        <w:t xml:space="preserve"> Globus Toolkit </w:t>
      </w:r>
      <w:del w:id="2010" w:author="S J" w:date="2015-03-29T13:24:00Z">
        <w:r>
          <w:rPr/>
          <w:delText xml:space="preserve">are </w:delText>
        </w:r>
      </w:del>
      <w:ins w:id="2011" w:author="S J" w:date="2015-03-29T13:24:00Z">
        <w:r>
          <w:rPr/>
          <w:t xml:space="preserve">is </w:t>
        </w:r>
      </w:ins>
      <w:r>
        <w:rPr/>
        <w:t>GridFTP – grid extension to File Transfer Protocol</w:t>
      </w:r>
      <w:ins w:id="2012" w:author="S J" w:date="2015-03-29T13:24:00Z">
        <w:r>
          <w:rPr/>
          <w:t xml:space="preserve"> </w:t>
        </w:r>
      </w:ins>
      <w:r>
        <w:rPr/>
        <w:t>(FTP)</w:t>
      </w:r>
      <w:ins w:id="2013" w:author="S J" w:date="2015-03-29T13:24:00Z">
        <w:r>
          <w:rPr/>
          <w:t>. This</w:t>
        </w:r>
      </w:ins>
      <w:r>
        <w:rPr/>
        <w:t xml:space="preserve"> implements strategies such as </w:t>
      </w:r>
      <w:r>
        <w:rPr>
          <w:i/>
        </w:rPr>
        <w:t>stripping data</w:t>
      </w:r>
      <w:r>
        <w:rPr/>
        <w:t xml:space="preserve"> into multiple pieces</w:t>
      </w:r>
      <w:ins w:id="2014" w:author="S J" w:date="2015-03-29T13:24:00Z">
        <w:r>
          <w:rPr/>
          <w:t>; the</w:t>
        </w:r>
      </w:ins>
      <w:del w:id="2015" w:author="S J" w:date="2015-03-29T13:24:00Z">
        <w:r>
          <w:rPr/>
          <w:delText>,</w:delText>
        </w:r>
      </w:del>
      <w:r>
        <w:rPr/>
        <w:t xml:space="preserve"> </w:t>
      </w:r>
      <w:r>
        <w:rPr>
          <w:i/>
        </w:rPr>
        <w:t>parallel transfer of data</w:t>
      </w:r>
      <w:ins w:id="2016" w:author="S J" w:date="2015-03-29T13:24:00Z">
        <w:r>
          <w:rPr>
            <w:i/>
          </w:rPr>
          <w:t>,</w:t>
        </w:r>
      </w:ins>
      <w:r>
        <w:rPr/>
        <w:t xml:space="preserve"> utilizing stripped data parts to be transfer</w:t>
      </w:r>
      <w:ins w:id="2017" w:author="S J" w:date="2015-03-29T13:24:00Z">
        <w:r>
          <w:rPr/>
          <w:t>r</w:t>
        </w:r>
      </w:ins>
      <w:r>
        <w:rPr/>
        <w:t>ed via different channels</w:t>
      </w:r>
      <w:ins w:id="2018" w:author="S J" w:date="2015-03-29T13:25:00Z">
        <w:r>
          <w:rPr/>
          <w:t>;</w:t>
        </w:r>
      </w:ins>
      <w:del w:id="2019" w:author="S J" w:date="2015-03-29T13:25:00Z">
        <w:r>
          <w:rPr/>
          <w:delText>,</w:delText>
        </w:r>
      </w:del>
      <w:r>
        <w:rPr/>
        <w:t xml:space="preserve"> </w:t>
      </w:r>
      <w:r>
        <w:rPr>
          <w:i/>
        </w:rPr>
        <w:t>partial file transfer</w:t>
      </w:r>
      <w:ins w:id="2020" w:author="S J" w:date="2015-03-29T13:25:00Z">
        <w:r>
          <w:rPr>
            <w:i/>
          </w:rPr>
          <w:t>,</w:t>
        </w:r>
      </w:ins>
      <w:r>
        <w:rPr/>
        <w:t xml:space="preserve"> some application</w:t>
      </w:r>
      <w:ins w:id="2021" w:author="S J" w:date="2015-03-29T13:25:00Z">
        <w:r>
          <w:rPr/>
          <w:t>s</w:t>
        </w:r>
      </w:ins>
      <w:r>
        <w:rPr/>
        <w:t xml:space="preserve"> may not need to access the whole file</w:t>
      </w:r>
      <w:ins w:id="2022" w:author="S J" w:date="2015-03-29T13:25:00Z">
        <w:r>
          <w:rPr/>
          <w:t xml:space="preserve"> </w:t>
        </w:r>
      </w:ins>
      <w:del w:id="2023" w:author="S J" w:date="2015-03-29T13:25:00Z">
        <w:r>
          <w:rPr/>
          <w:delText xml:space="preserve">, </w:delText>
        </w:r>
      </w:del>
      <w:r>
        <w:rPr/>
        <w:t>but</w:t>
      </w:r>
      <w:ins w:id="2024" w:author="S J" w:date="2015-03-29T13:25:00Z">
        <w:r>
          <w:rPr/>
          <w:t xml:space="preserve"> rather,</w:t>
        </w:r>
      </w:ins>
      <w:r>
        <w:rPr/>
        <w:t xml:space="preserve"> a smaller portion of it</w:t>
      </w:r>
      <w:ins w:id="2025" w:author="S J" w:date="2015-03-29T13:25:00Z">
        <w:r>
          <w:rPr/>
          <w:t>,</w:t>
        </w:r>
      </w:ins>
      <w:r>
        <w:rPr/>
        <w:t xml:space="preserve"> etc.</w:t>
      </w:r>
      <w:ins w:id="2026" w:author="S J" w:date="2015-03-29T13:25:00Z">
        <w:r>
          <w:rPr/>
          <w:t>,</w:t>
        </w:r>
      </w:ins>
      <w:r>
        <w:rPr/>
        <w:t xml:space="preserve"> as described by Foster et al. and Allcock et al. [</w:t>
      </w:r>
      <w:r>
        <w:rPr/>
        <w:fldChar w:fldCharType="begin"/>
      </w:r>
      <w:r>
        <w:instrText> REF BIB_Foster2006 \h </w:instrText>
      </w:r>
      <w:r>
        <w:fldChar w:fldCharType="separate"/>
      </w:r>
      <w:r>
        <w:t>118</w:t>
      </w:r>
      <w:r>
        <w:fldChar w:fldCharType="end"/>
      </w:r>
      <w:r>
        <w:rPr/>
        <w:t xml:space="preserve">, </w:t>
      </w:r>
      <w:r>
        <w:rPr/>
        <w:fldChar w:fldCharType="begin"/>
      </w:r>
      <w:r>
        <w:instrText> REF BIB_Allcock2005 \h </w:instrText>
      </w:r>
      <w:r>
        <w:fldChar w:fldCharType="separate"/>
      </w:r>
      <w:r>
        <w:t>119</w:t>
      </w:r>
      <w:r>
        <w:fldChar w:fldCharType="end"/>
      </w:r>
      <w:r>
        <w:rPr/>
        <w:t>]. Other core services are Replica Location Service</w:t>
      </w:r>
      <w:ins w:id="2027" w:author="S J" w:date="2015-03-29T13:25:00Z">
        <w:r>
          <w:rPr/>
          <w:t>, which aims</w:t>
        </w:r>
      </w:ins>
      <w:del w:id="2028" w:author="S J" w:date="2015-03-29T13:25:00Z">
        <w:r>
          <w:rPr/>
          <w:delText xml:space="preserve"> aiming</w:delText>
        </w:r>
      </w:del>
      <w:r>
        <w:rPr/>
        <w:t xml:space="preserve"> to localize data, </w:t>
      </w:r>
      <w:ins w:id="2029" w:author="S J" w:date="2015-03-29T13:25:00Z">
        <w:r>
          <w:rPr/>
          <w:t xml:space="preserve">and </w:t>
        </w:r>
      </w:ins>
      <w:r>
        <w:rPr/>
        <w:t>Globus Resource Allocation Management (GRAM)</w:t>
      </w:r>
      <w:ins w:id="2030" w:author="S J" w:date="2015-03-29T13:25:00Z">
        <w:r>
          <w:rPr/>
          <w:t>, which</w:t>
        </w:r>
      </w:ins>
      <w:r>
        <w:rPr/>
        <w:t xml:space="preserve"> provides web service and proxies to the lower level job scheduler</w:t>
      </w:r>
      <w:ins w:id="2031" w:author="S J" w:date="2015-03-29T13:25:00Z">
        <w:r>
          <w:rPr/>
          <w:t>’</w:t>
        </w:r>
      </w:ins>
      <w:r>
        <w:rPr/>
        <w:t>s implementation [</w:t>
      </w:r>
      <w:r>
        <w:rPr/>
        <w:fldChar w:fldCharType="begin"/>
      </w:r>
      <w:r>
        <w:instrText> REF BIB_Foster2006 \h </w:instrText>
      </w:r>
      <w:r>
        <w:fldChar w:fldCharType="separate"/>
      </w:r>
      <w:r>
        <w:t>118</w:t>
      </w:r>
      <w:r>
        <w:fldChar w:fldCharType="end"/>
      </w:r>
      <w:r>
        <w:rPr/>
        <w:t>].</w:t>
      </w:r>
    </w:p>
    <w:p>
      <w:pPr>
        <w:pStyle w:val="Normal"/>
        <w:spacing w:lineRule="auto" w:line="360"/>
        <w:ind w:left="0" w:right="0" w:firstLine="360"/>
        <w:rPr/>
      </w:pPr>
      <w:r>
        <w:rPr/>
        <w:t>Next to core services, the domain</w:t>
      </w:r>
      <w:ins w:id="2032" w:author="S J" w:date="2015-03-29T13:25:00Z">
        <w:r>
          <w:rPr/>
          <w:t>-</w:t>
        </w:r>
      </w:ins>
      <w:del w:id="2033" w:author="S J" w:date="2015-03-29T13:25:00Z">
        <w:r>
          <w:rPr/>
          <w:delText xml:space="preserve"> </w:delText>
        </w:r>
      </w:del>
      <w:r>
        <w:rPr/>
        <w:t xml:space="preserve">specific services might be implemented for the purpose of </w:t>
      </w:r>
      <w:ins w:id="2034" w:author="S J" w:date="2015-03-29T13:26:00Z">
        <w:r>
          <w:rPr/>
          <w:t xml:space="preserve">an </w:t>
        </w:r>
      </w:ins>
      <w:r>
        <w:rPr/>
        <w:t xml:space="preserve">application </w:t>
      </w:r>
      <w:del w:id="2035" w:author="S J" w:date="2015-03-29T13:26:00Z">
        <w:r>
          <w:rPr/>
          <w:delText xml:space="preserve">using </w:delText>
        </w:r>
      </w:del>
      <w:ins w:id="2036" w:author="S J" w:date="2015-03-29T13:26:00Z">
        <w:r>
          <w:rPr/>
          <w:t xml:space="preserve">that uses </w:t>
        </w:r>
      </w:ins>
      <w:r>
        <w:rPr/>
        <w:t>the Open Grid Service Architecture (OGSA). Globus MEDICUS [</w:t>
      </w:r>
      <w:r>
        <w:rPr/>
        <w:fldChar w:fldCharType="begin"/>
      </w:r>
      <w:r>
        <w:instrText> REF BIB_Erberich2006 \h </w:instrText>
      </w:r>
      <w:r>
        <w:fldChar w:fldCharType="separate"/>
      </w:r>
      <w:r>
        <w:t>108</w:t>
      </w:r>
      <w:r>
        <w:fldChar w:fldCharType="end"/>
      </w:r>
      <w:r>
        <w:rPr/>
        <w:t xml:space="preserve">, </w:t>
      </w:r>
      <w:r>
        <w:rPr/>
        <w:fldChar w:fldCharType="begin"/>
      </w:r>
      <w:r>
        <w:instrText> REF BIB_Erberich2007 \h </w:instrText>
      </w:r>
      <w:r>
        <w:fldChar w:fldCharType="separate"/>
      </w:r>
      <w:r>
        <w:t>109</w:t>
      </w:r>
      <w:r>
        <w:fldChar w:fldCharType="end"/>
      </w:r>
      <w:r>
        <w:rPr/>
        <w:t>] contains a DICOM Grid Interface Service (DGIS) and integrates the open</w:t>
      </w:r>
      <w:ins w:id="2037" w:author="S J" w:date="2015-03-29T13:26:00Z">
        <w:r>
          <w:rPr/>
          <w:t>-</w:t>
        </w:r>
      </w:ins>
      <w:del w:id="2038" w:author="S J" w:date="2015-03-29T13:26:00Z">
        <w:r>
          <w:rPr/>
          <w:delText xml:space="preserve"> </w:delText>
        </w:r>
      </w:del>
      <w:r>
        <w:rPr/>
        <w:t>source PixelMed™ Java DICOM Toolkit</w:t>
      </w:r>
      <w:r>
        <w:rPr>
          <w:rStyle w:val="FootnoteAnchor"/>
        </w:rPr>
        <w:footnoteReference w:id="28"/>
      </w:r>
      <w:r>
        <w:rPr/>
        <w:t xml:space="preserve"> into a web service</w:t>
      </w:r>
      <w:ins w:id="2039" w:author="S J" w:date="2015-03-29T13:26:00Z">
        <w:r>
          <w:rPr/>
          <w:t>,</w:t>
        </w:r>
      </w:ins>
      <w:r>
        <w:rPr/>
        <w:t xml:space="preserve"> communicating via </w:t>
      </w:r>
      <w:ins w:id="2040" w:author="S J" w:date="2015-03-29T13:26:00Z">
        <w:r>
          <w:rPr/>
          <w:t xml:space="preserve">the </w:t>
        </w:r>
      </w:ins>
      <w:r>
        <w:rPr/>
        <w:t>DICOM protocol</w:t>
      </w:r>
      <w:ins w:id="2041" w:author="S J" w:date="2015-03-29T13:26:00Z">
        <w:r>
          <w:rPr/>
          <w:t xml:space="preserve">. Furthermore, </w:t>
        </w:r>
      </w:ins>
      <w:del w:id="2042" w:author="S J" w:date="2015-03-29T13:26:00Z">
        <w:r>
          <w:rPr/>
          <w:delText xml:space="preserve"> and on the other side </w:delText>
        </w:r>
      </w:del>
      <w:r>
        <w:rPr/>
        <w:t xml:space="preserve">it forwards </w:t>
      </w:r>
      <w:del w:id="2043" w:author="S J" w:date="2015-03-29T13:26:00Z">
        <w:r>
          <w:rPr/>
          <w:delText xml:space="preserve">the </w:delText>
        </w:r>
      </w:del>
      <w:r>
        <w:rPr/>
        <w:t xml:space="preserve">queries to </w:t>
      </w:r>
      <w:ins w:id="2044" w:author="S J" w:date="2015-03-29T13:26:00Z">
        <w:r>
          <w:rPr/>
          <w:t xml:space="preserve">the </w:t>
        </w:r>
      </w:ins>
      <w:r>
        <w:rPr/>
        <w:t xml:space="preserve">underlying services within </w:t>
      </w:r>
      <w:ins w:id="2045" w:author="S J" w:date="2015-03-29T13:26:00Z">
        <w:r>
          <w:rPr/>
          <w:t xml:space="preserve">the </w:t>
        </w:r>
      </w:ins>
      <w:r>
        <w:rPr/>
        <w:t xml:space="preserve">Globus toolkit. DGIS </w:t>
      </w:r>
      <w:del w:id="2046" w:author="S J" w:date="2015-03-29T13:26:00Z">
        <w:r>
          <w:rPr/>
          <w:delText xml:space="preserve">behaves </w:delText>
        </w:r>
      </w:del>
      <w:ins w:id="2047" w:author="S J" w:date="2015-03-29T13:26:00Z">
        <w:r>
          <w:rPr/>
          <w:t xml:space="preserve">acts </w:t>
        </w:r>
      </w:ins>
      <w:r>
        <w:rPr/>
        <w:t xml:space="preserve">as a gateway to a grid infrastructure. </w:t>
      </w:r>
      <w:del w:id="2048" w:author="S J" w:date="2015-03-29T13:26:00Z">
        <w:r>
          <w:rPr/>
          <w:delText xml:space="preserve">Because </w:delText>
        </w:r>
      </w:del>
      <w:ins w:id="2049" w:author="S J" w:date="2015-03-29T13:26:00Z">
        <w:r>
          <w:rPr/>
          <w:t xml:space="preserve">As </w:t>
        </w:r>
      </w:ins>
      <w:r>
        <w:rPr/>
        <w:t>communication via</w:t>
      </w:r>
      <w:ins w:id="2050" w:author="S J" w:date="2015-03-29T13:26:00Z">
        <w:r>
          <w:rPr/>
          <w:t xml:space="preserve"> the</w:t>
        </w:r>
      </w:ins>
      <w:r>
        <w:rPr/>
        <w:t xml:space="preserve"> DICOM protocol is not secured, </w:t>
      </w:r>
      <w:ins w:id="2051" w:author="S J" w:date="2015-03-29T13:27:00Z">
        <w:r>
          <w:rPr/>
          <w:t xml:space="preserve">it is recommended that </w:t>
        </w:r>
      </w:ins>
      <w:r>
        <w:rPr/>
        <w:t xml:space="preserve">the DGIS </w:t>
      </w:r>
      <w:del w:id="2052" w:author="S J" w:date="2015-03-29T13:27:00Z">
        <w:r>
          <w:rPr/>
          <w:delText>is recommended to be</w:delText>
        </w:r>
      </w:del>
      <w:ins w:id="2053" w:author="S J" w:date="2015-03-29T13:27:00Z">
        <w:r>
          <w:rPr/>
          <w:t>be</w:t>
        </w:r>
      </w:ins>
      <w:r>
        <w:rPr/>
        <w:t xml:space="preserve"> installed on the location of the PACS system or </w:t>
      </w:r>
      <w:ins w:id="2054" w:author="S J" w:date="2015-03-29T13:27:00Z">
        <w:r>
          <w:rPr/>
          <w:t xml:space="preserve">the </w:t>
        </w:r>
      </w:ins>
      <w:r>
        <w:rPr/>
        <w:t>DICOM ready modality or software. When a DICOM study is uploaded into DGIS, it is anonymized and stored</w:t>
      </w:r>
      <w:ins w:id="2055" w:author="S J" w:date="2015-03-29T13:27:00Z">
        <w:r>
          <w:rPr/>
          <w:t xml:space="preserve">. A </w:t>
        </w:r>
      </w:ins>
      <w:del w:id="2056" w:author="S J" w:date="2015-03-29T13:27:00Z">
        <w:r>
          <w:rPr/>
          <w:delText xml:space="preserve"> and a </w:delText>
        </w:r>
      </w:del>
      <w:r>
        <w:rPr/>
        <w:t>record is made into another service</w:t>
      </w:r>
      <w:ins w:id="2057" w:author="S J" w:date="2015-03-29T13:27:00Z">
        <w:r>
          <w:rPr/>
          <w:t>’</w:t>
        </w:r>
      </w:ins>
      <w:r>
        <w:rPr/>
        <w:t>s Meta Catalog service</w:t>
      </w:r>
      <w:ins w:id="2058" w:author="S J" w:date="2015-03-29T13:27:00Z">
        <w:r>
          <w:rPr/>
          <w:t>,</w:t>
        </w:r>
      </w:ins>
      <w:r>
        <w:rPr/>
        <w:t xml:space="preserve"> which resides in the same domain or anywhere in </w:t>
      </w:r>
      <w:ins w:id="2059" w:author="S J" w:date="2015-03-29T13:27:00Z">
        <w:r>
          <w:rPr/>
          <w:t xml:space="preserve">the </w:t>
        </w:r>
      </w:ins>
      <w:r>
        <w:rPr/>
        <w:t xml:space="preserve">grid </w:t>
      </w:r>
      <w:ins w:id="2060" w:author="S J" w:date="2015-03-29T13:27:00Z">
        <w:r>
          <w:rPr/>
          <w:t xml:space="preserve">that is </w:t>
        </w:r>
      </w:ins>
      <w:r>
        <w:rPr/>
        <w:t xml:space="preserve">accessible via </w:t>
      </w:r>
      <w:ins w:id="2061" w:author="S J" w:date="2015-03-29T13:27:00Z">
        <w:r>
          <w:rPr/>
          <w:t xml:space="preserve">the </w:t>
        </w:r>
      </w:ins>
      <w:r>
        <w:rPr/>
        <w:t xml:space="preserve">Globus Toolkit. Such </w:t>
      </w:r>
      <w:ins w:id="2062" w:author="S J" w:date="2015-03-29T13:27:00Z">
        <w:r>
          <w:rPr/>
          <w:t xml:space="preserve">an </w:t>
        </w:r>
      </w:ins>
      <w:r>
        <w:rPr/>
        <w:t xml:space="preserve">anonymized database of DICOM records can be used to query via </w:t>
      </w:r>
      <w:ins w:id="2063" w:author="S J" w:date="2015-03-29T13:27:00Z">
        <w:r>
          <w:rPr/>
          <w:t xml:space="preserve">the </w:t>
        </w:r>
      </w:ins>
      <w:r>
        <w:rPr/>
        <w:t>DGIS interface and to</w:t>
      </w:r>
      <w:ins w:id="2064" w:author="S J" w:date="2015-03-29T13:27:00Z">
        <w:r>
          <w:rPr/>
          <w:t xml:space="preserve">, for example, </w:t>
        </w:r>
      </w:ins>
      <w:del w:id="2065" w:author="S J" w:date="2015-03-29T13:27:00Z">
        <w:r>
          <w:rPr/>
          <w:delText xml:space="preserve"> e.g. </w:delText>
        </w:r>
      </w:del>
      <w:r>
        <w:rPr/>
        <w:t>integrate with web</w:t>
      </w:r>
      <w:ins w:id="2066" w:author="S J" w:date="2015-03-29T13:28:00Z">
        <w:r>
          <w:rPr/>
          <w:t>-</w:t>
        </w:r>
      </w:ins>
      <w:del w:id="2067" w:author="S J" w:date="2015-03-29T13:28:00Z">
        <w:r>
          <w:rPr/>
          <w:delText xml:space="preserve"> </w:delText>
        </w:r>
      </w:del>
      <w:r>
        <w:rPr/>
        <w:t>based application</w:t>
      </w:r>
      <w:ins w:id="2068" w:author="S J" w:date="2015-03-29T13:28:00Z">
        <w:r>
          <w:rPr/>
          <w:t>s,</w:t>
        </w:r>
      </w:ins>
      <w:r>
        <w:rPr/>
        <w:t xml:space="preserve"> showing records for research purposes</w:t>
      </w:r>
      <w:ins w:id="2069" w:author="S J" w:date="2015-03-29T13:28:00Z">
        <w:r>
          <w:rPr/>
          <w:t>. Furthermore,</w:t>
        </w:r>
      </w:ins>
      <w:del w:id="2070" w:author="S J" w:date="2015-03-29T13:28:00Z">
        <w:r>
          <w:rPr/>
          <w:delText>,</w:delText>
        </w:r>
      </w:del>
      <w:r>
        <w:rPr/>
        <w:t xml:space="preserve"> authentication and authorization can be </w:t>
      </w:r>
      <w:del w:id="2071" w:author="S J" w:date="2015-03-29T13:28:00Z">
        <w:r>
          <w:rPr/>
          <w:delText xml:space="preserve">done </w:delText>
        </w:r>
      </w:del>
      <w:ins w:id="2072" w:author="S J" w:date="2015-03-29T13:28:00Z">
        <w:r>
          <w:rPr/>
          <w:t xml:space="preserve">achieved </w:t>
        </w:r>
      </w:ins>
      <w:r>
        <w:rPr/>
        <w:t xml:space="preserve">in this level. To integrate this system with </w:t>
      </w:r>
      <w:ins w:id="2073" w:author="S J" w:date="2015-03-29T13:28:00Z">
        <w:r>
          <w:rPr/>
          <w:t xml:space="preserve">an </w:t>
        </w:r>
      </w:ins>
      <w:r>
        <w:rPr/>
        <w:t>existing system for sharing the medical images (e.g.</w:t>
      </w:r>
      <w:ins w:id="2074" w:author="S J" w:date="2015-03-29T13:28:00Z">
        <w:r>
          <w:rPr/>
          <w:t>,</w:t>
        </w:r>
      </w:ins>
      <w:r>
        <w:rPr/>
        <w:t xml:space="preserve"> the MEDIMED project</w:t>
      </w:r>
      <w:ins w:id="2075" w:author="S J" w:date="2015-03-29T13:28:00Z">
        <w:r>
          <w:rPr/>
          <w:t xml:space="preserve"> </w:t>
        </w:r>
      </w:ins>
      <w:r>
        <w:rPr/>
        <w:t>[</w:t>
      </w:r>
      <w:r>
        <w:rPr/>
        <w:fldChar w:fldCharType="begin"/>
      </w:r>
      <w:r>
        <w:instrText> REF BIB_Slavicek2010 \h </w:instrText>
      </w:r>
      <w:r>
        <w:fldChar w:fldCharType="separate"/>
      </w:r>
      <w:r>
        <w:t>105</w:t>
      </w:r>
      <w:r>
        <w:fldChar w:fldCharType="end"/>
      </w:r>
      <w:r>
        <w:rPr/>
        <w:t>])</w:t>
      </w:r>
      <w:ins w:id="2076" w:author="S J" w:date="2015-03-29T13:28:00Z">
        <w:r>
          <w:rPr/>
          <w:t>,</w:t>
        </w:r>
      </w:ins>
      <w:r>
        <w:rPr/>
        <w:t xml:space="preserve"> the special client software</w:t>
      </w:r>
      <w:ins w:id="2077" w:author="S J" w:date="2015-03-29T13:28:00Z">
        <w:r>
          <w:rPr/>
          <w:t>,</w:t>
        </w:r>
      </w:ins>
      <w:r>
        <w:rPr/>
        <w:t xml:space="preserve"> "RediMed console"</w:t>
      </w:r>
      <w:ins w:id="2078" w:author="S J" w:date="2015-03-29T13:29:00Z">
        <w:r>
          <w:rPr/>
          <w:t>,</w:t>
        </w:r>
      </w:ins>
      <w:r>
        <w:rPr/>
        <w:t xml:space="preserve"> needs to be installed next to the DGIS</w:t>
      </w:r>
      <w:ins w:id="2079" w:author="S J" w:date="2015-03-29T13:29:00Z">
        <w:r>
          <w:rPr/>
          <w:t xml:space="preserve">. It needs to be </w:t>
        </w:r>
      </w:ins>
      <w:del w:id="2080" w:author="S J" w:date="2015-03-29T13:29:00Z">
        <w:r>
          <w:rPr/>
          <w:delText xml:space="preserve"> and </w:delText>
        </w:r>
      </w:del>
      <w:r>
        <w:rPr/>
        <w:t xml:space="preserve">configured </w:t>
      </w:r>
      <w:del w:id="2081" w:author="S J" w:date="2015-03-29T13:29:00Z">
        <w:r>
          <w:rPr/>
          <w:delText xml:space="preserve">it </w:delText>
        </w:r>
      </w:del>
      <w:r>
        <w:rPr/>
        <w:t>as a local PACS system</w:t>
      </w:r>
      <w:ins w:id="2082" w:author="S J" w:date="2015-03-29T13:29:00Z">
        <w:r>
          <w:rPr/>
          <w:t>,</w:t>
        </w:r>
      </w:ins>
      <w:r>
        <w:rPr/>
        <w:t xml:space="preserve"> whose records might be exchanged to other MEDIMED participants. The results of this particular deployment and integration </w:t>
      </w:r>
      <w:del w:id="2083" w:author="S J" w:date="2015-03-29T13:29:00Z">
        <w:r>
          <w:rPr/>
          <w:delText xml:space="preserve">is </w:delText>
        </w:r>
      </w:del>
      <w:ins w:id="2084" w:author="S J" w:date="2015-03-29T13:29:00Z">
        <w:r>
          <w:rPr/>
          <w:t xml:space="preserve">are presented </w:t>
        </w:r>
      </w:ins>
      <w:r>
        <w:rPr/>
        <w:t xml:space="preserve">in section </w:t>
      </w:r>
      <w:r>
        <w:rPr/>
        <w:fldChar w:fldCharType="begin"/>
      </w:r>
      <w:r>
        <w:instrText> REF BMsec_resultsimages \h </w:instrText>
      </w:r>
      <w:r>
        <w:fldChar w:fldCharType="separate"/>
      </w:r>
      <w:r>
        <w:t>4.1</w:t>
      </w:r>
      <w:r>
        <w:fldChar w:fldCharType="end"/>
      </w:r>
      <w:r>
        <w:rPr/>
        <w:t>.</w:t>
      </w:r>
    </w:p>
    <w:p>
      <w:pPr>
        <w:pStyle w:val="Heading2"/>
        <w:numPr>
          <w:ilvl w:val="1"/>
          <w:numId w:val="1"/>
        </w:numPr>
        <w:spacing w:lineRule="auto" w:line="360"/>
        <w:rPr/>
      </w:pPr>
      <w:bookmarkStart w:id="29" w:name="BMsec_voice"/>
      <w:r>
        <w:rPr/>
        <w:t>3.2</w:t>
      </w:r>
      <w:bookmarkEnd w:id="29"/>
      <w:r>
        <w:rPr/>
        <w:t xml:space="preserve">  Voice Science</w:t>
      </w:r>
    </w:p>
    <w:p>
      <w:pPr>
        <w:pStyle w:val="Normal"/>
        <w:spacing w:lineRule="auto" w:line="360" w:before="60" w:after="0"/>
        <w:rPr/>
      </w:pPr>
      <w:r>
        <w:rPr/>
        <w:t>With</w:t>
      </w:r>
      <w:ins w:id="2085" w:author="S J" w:date="2015-03-29T13:29:00Z">
        <w:r>
          <w:rPr/>
          <w:t xml:space="preserve"> the</w:t>
        </w:r>
      </w:ins>
      <w:r>
        <w:rPr/>
        <w:t xml:space="preserve"> introduction of objective data analysis and laryngoscopy methods</w:t>
      </w:r>
      <w:ins w:id="2086" w:author="S J" w:date="2015-03-29T13:29:00Z">
        <w:r>
          <w:rPr/>
          <w:t>,</w:t>
        </w:r>
      </w:ins>
      <w:del w:id="2087" w:author="S J" w:date="2015-03-29T13:29:00Z">
        <w:r>
          <w:rPr/>
          <w:delText xml:space="preserve"> the</w:delText>
        </w:r>
      </w:del>
      <w:r>
        <w:rPr/>
        <w:t xml:space="preserve"> voice science emphasized the cooperation among laryngologist</w:t>
      </w:r>
      <w:ins w:id="2088" w:author="S J" w:date="2015-03-29T13:29:00Z">
        <w:r>
          <w:rPr/>
          <w:t>s</w:t>
        </w:r>
      </w:ins>
      <w:r>
        <w:rPr/>
        <w:t>, speech pathologist</w:t>
      </w:r>
      <w:ins w:id="2089" w:author="S J" w:date="2015-03-29T13:29:00Z">
        <w:r>
          <w:rPr/>
          <w:t>s</w:t>
        </w:r>
      </w:ins>
      <w:r>
        <w:rPr/>
        <w:t xml:space="preserve"> and voice teacher</w:t>
      </w:r>
      <w:ins w:id="2090" w:author="S J" w:date="2015-03-29T13:29:00Z">
        <w:r>
          <w:rPr/>
          <w:t>s</w:t>
        </w:r>
      </w:ins>
      <w:r>
        <w:rPr/>
        <w:t xml:space="preserve">. The human voice ranges from 50 Hz to </w:t>
      </w:r>
      <w:del w:id="2091" w:author="S J" w:date="2015-03-29T13:29:00Z">
        <w:r>
          <w:rPr/>
          <w:delText xml:space="preserve">something </w:delText>
        </w:r>
      </w:del>
      <w:r>
        <w:rPr/>
        <w:t>about 1</w:t>
      </w:r>
      <w:ins w:id="2092" w:author="S J" w:date="2015-03-29T13:29:00Z">
        <w:r>
          <w:rPr/>
          <w:t>,</w:t>
        </w:r>
      </w:ins>
      <w:r>
        <w:rPr/>
        <w:t xml:space="preserve">000 Hz, but there are </w:t>
      </w:r>
      <w:del w:id="2093" w:author="S J" w:date="2015-03-29T13:30:00Z">
        <w:r>
          <w:rPr/>
          <w:delText xml:space="preserve">large </w:delText>
        </w:r>
      </w:del>
      <w:ins w:id="2094" w:author="S J" w:date="2015-03-29T13:30:00Z">
        <w:r>
          <w:rPr/>
          <w:t xml:space="preserve">wide </w:t>
        </w:r>
      </w:ins>
      <w:r>
        <w:rPr/>
        <w:t>individual variation</w:t>
      </w:r>
      <w:ins w:id="2095" w:author="S J" w:date="2015-03-29T13:30:00Z">
        <w:r>
          <w:rPr/>
          <w:t>s</w:t>
        </w:r>
      </w:ins>
      <w:r>
        <w:rPr/>
        <w:t xml:space="preserve">. For </w:t>
      </w:r>
      <w:ins w:id="2096" w:author="S J" w:date="2015-03-29T13:30:00Z">
        <w:r>
          <w:rPr/>
          <w:t xml:space="preserve">the </w:t>
        </w:r>
      </w:ins>
      <w:r>
        <w:rPr/>
        <w:t xml:space="preserve">analysis of </w:t>
      </w:r>
      <w:ins w:id="2097" w:author="S J" w:date="2015-03-29T13:30:00Z">
        <w:r>
          <w:rPr/>
          <w:t xml:space="preserve">a </w:t>
        </w:r>
      </w:ins>
      <w:r>
        <w:rPr/>
        <w:t>digitally recorded voice, either habitual or singing, the Discrete Fourier Transformation</w:t>
      </w:r>
      <w:ins w:id="2098" w:author="S J" w:date="2015-03-29T13:30:00Z">
        <w:r>
          <w:rPr/>
          <w:t xml:space="preserve"> </w:t>
        </w:r>
      </w:ins>
      <w:r>
        <w:rPr/>
        <w:t xml:space="preserve">(DFT) is used to produce </w:t>
      </w:r>
      <w:ins w:id="2099" w:author="S J" w:date="2015-03-29T13:30:00Z">
        <w:r>
          <w:rPr/>
          <w:t xml:space="preserve">a </w:t>
        </w:r>
      </w:ins>
      <w:r>
        <w:rPr/>
        <w:t xml:space="preserve">frequency and amplitude analysis of </w:t>
      </w:r>
      <w:ins w:id="2100" w:author="S J" w:date="2015-03-29T13:30:00Z">
        <w:r>
          <w:rPr/>
          <w:t xml:space="preserve">the </w:t>
        </w:r>
      </w:ins>
      <w:r>
        <w:rPr/>
        <w:t>recorded input voice samples. One of the most used class algorithm to compute DFT is</w:t>
      </w:r>
      <w:ins w:id="2101" w:author="S J" w:date="2015-03-29T13:30:00Z">
        <w:r>
          <w:rPr/>
          <w:t xml:space="preserve"> the</w:t>
        </w:r>
      </w:ins>
      <w:r>
        <w:rPr/>
        <w:t xml:space="preserve"> class of Fast Fourier Transformation (FFT) with computational complexity </w:t>
      </w:r>
      <w:r>
        <w:rPr/>
        <w:drawing>
          <wp:inline distT="0" distB="0" distL="0" distR="0">
            <wp:extent cx="769620" cy="153670"/>
            <wp:effectExtent l="0" t="0" r="0" b="0"/>
            <wp:docPr id="1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descr=""/>
                    <pic:cNvPicPr>
                      <a:picLocks noChangeAspect="1" noChangeArrowheads="1"/>
                    </pic:cNvPicPr>
                  </pic:nvPicPr>
                  <pic:blipFill>
                    <a:blip r:embed="rId126"/>
                    <a:stretch>
                      <a:fillRect/>
                    </a:stretch>
                  </pic:blipFill>
                  <pic:spPr bwMode="auto">
                    <a:xfrm>
                      <a:off x="0" y="0"/>
                      <a:ext cx="769620" cy="153670"/>
                    </a:xfrm>
                    <a:prstGeom prst="rect">
                      <a:avLst/>
                    </a:prstGeom>
                    <a:noFill/>
                    <a:ln w="9525">
                      <a:noFill/>
                      <a:miter lim="800000"/>
                      <a:headEnd/>
                      <a:tailEnd/>
                    </a:ln>
                  </pic:spPr>
                </pic:pic>
              </a:graphicData>
            </a:graphic>
          </wp:inline>
        </w:drawing>
      </w:r>
      <w:r>
        <w:rPr/>
        <w:t xml:space="preserve"> [</w:t>
      </w:r>
      <w:r>
        <w:rPr/>
        <w:fldChar w:fldCharType="begin"/>
      </w:r>
      <w:r>
        <w:instrText> REF BIB_Cooley1965 \h </w:instrText>
      </w:r>
      <w:r>
        <w:fldChar w:fldCharType="separate"/>
      </w:r>
      <w:r>
        <w:t>120</w:t>
      </w:r>
      <w:r>
        <w:fldChar w:fldCharType="end"/>
      </w:r>
      <w:r>
        <w:rPr/>
        <w:t xml:space="preserve">, </w:t>
      </w:r>
      <w:r>
        <w:rPr/>
        <w:fldChar w:fldCharType="begin"/>
      </w:r>
      <w:r>
        <w:instrText> REF BIB_Frigo2005 \h </w:instrText>
      </w:r>
      <w:r>
        <w:fldChar w:fldCharType="separate"/>
      </w:r>
      <w:r>
        <w:t>121</w:t>
      </w:r>
      <w:r>
        <w:fldChar w:fldCharType="end"/>
      </w:r>
      <w:r>
        <w:rPr/>
        <w:t xml:space="preserve">]. The result of </w:t>
      </w:r>
      <w:ins w:id="2102" w:author="S J" w:date="2015-03-29T13:30:00Z">
        <w:r>
          <w:rPr/>
          <w:t xml:space="preserve">the </w:t>
        </w:r>
      </w:ins>
      <w:r>
        <w:rPr/>
        <w:t xml:space="preserve">analysis can be visualized in a voice range profile and </w:t>
      </w:r>
      <w:del w:id="2103" w:author="S J" w:date="2015-03-29T13:30:00Z">
        <w:r>
          <w:rPr/>
          <w:delText>there can be seen</w:delText>
        </w:r>
      </w:del>
      <w:ins w:id="2104" w:author="S J" w:date="2015-03-29T13:30:00Z">
        <w:r>
          <w:rPr/>
          <w:t>the</w:t>
        </w:r>
      </w:ins>
      <w:r>
        <w:rPr/>
        <w:t xml:space="preserve"> significant difference between</w:t>
      </w:r>
      <w:ins w:id="2105" w:author="S J" w:date="2015-03-29T13:30:00Z">
        <w:r>
          <w:rPr/>
          <w:t xml:space="preserve"> an</w:t>
        </w:r>
      </w:ins>
      <w:r>
        <w:rPr/>
        <w:t xml:space="preserve"> untrained and trained voice</w:t>
      </w:r>
      <w:ins w:id="2106" w:author="S J" w:date="2015-03-29T13:30:00Z">
        <w:r>
          <w:rPr/>
          <w:t xml:space="preserve"> can be seen. Furthermore, </w:t>
        </w:r>
      </w:ins>
      <w:ins w:id="2107" w:author="S J" w:date="2015-03-29T13:31:00Z">
        <w:r>
          <w:rPr/>
          <w:t>some</w:t>
        </w:r>
      </w:ins>
      <w:del w:id="2108" w:author="S J" w:date="2015-03-29T13:31:00Z">
        <w:r>
          <w:rPr/>
          <w:delText xml:space="preserve"> as well as quantitatively seen some</w:delText>
        </w:r>
      </w:del>
      <w:r>
        <w:rPr/>
        <w:t xml:space="preserve"> disorders </w:t>
      </w:r>
      <w:ins w:id="2109" w:author="S J" w:date="2015-03-29T13:31:00Z">
        <w:r>
          <w:rPr/>
          <w:t xml:space="preserve">can be quantitatively seen </w:t>
        </w:r>
      </w:ins>
      <w:r>
        <w:rPr/>
        <w:t>[</w:t>
      </w:r>
      <w:r>
        <w:rPr/>
        <w:fldChar w:fldCharType="begin"/>
      </w:r>
      <w:r>
        <w:instrText> REF BIB_DeLeoLeBorgne2002 \h </w:instrText>
      </w:r>
      <w:r>
        <w:fldChar w:fldCharType="separate"/>
      </w:r>
      <w:r>
        <w:t>122</w:t>
      </w:r>
      <w:r>
        <w:fldChar w:fldCharType="end"/>
      </w:r>
      <w:r>
        <w:rPr/>
        <w:t xml:space="preserve">, </w:t>
      </w:r>
      <w:r>
        <w:rPr/>
        <w:fldChar w:fldCharType="begin"/>
      </w:r>
      <w:r>
        <w:instrText> REF BIB_wuyts2003effects \h </w:instrText>
      </w:r>
      <w:r>
        <w:fldChar w:fldCharType="separate"/>
      </w:r>
      <w:r>
        <w:t>123</w:t>
      </w:r>
      <w:r>
        <w:fldChar w:fldCharType="end"/>
      </w:r>
      <w:r>
        <w:rPr/>
        <w:t>].</w:t>
      </w:r>
    </w:p>
    <w:p>
      <w:pPr>
        <w:pStyle w:val="Normal"/>
        <w:spacing w:lineRule="auto" w:line="360"/>
        <w:ind w:left="0" w:right="0" w:firstLine="360"/>
        <w:rPr/>
      </w:pPr>
      <w:del w:id="2110" w:author="S J" w:date="2015-03-29T13:31:00Z">
        <w:r>
          <w:rPr/>
          <w:delText>Other methods</w:delText>
        </w:r>
      </w:del>
      <w:ins w:id="2111" w:author="S J" w:date="2015-03-29T13:31:00Z">
        <w:r>
          <w:rPr/>
          <w:t>Another method that is used</w:t>
        </w:r>
      </w:ins>
      <w:r>
        <w:rPr/>
        <w:t xml:space="preserve"> to analyze vocal chords is laryngoscopy. The videostroboscopy and high</w:t>
      </w:r>
      <w:ins w:id="2112" w:author="S J" w:date="2015-03-29T13:31:00Z">
        <w:r>
          <w:rPr/>
          <w:t>-</w:t>
        </w:r>
      </w:ins>
      <w:del w:id="2113" w:author="S J" w:date="2015-03-29T13:31:00Z">
        <w:r>
          <w:rPr/>
          <w:delText xml:space="preserve"> </w:delText>
        </w:r>
      </w:del>
      <w:r>
        <w:rPr/>
        <w:t>speed video in laryngoscope methods produce video</w:t>
      </w:r>
      <w:ins w:id="2114" w:author="S J" w:date="2015-03-29T13:31:00Z">
        <w:r>
          <w:rPr/>
          <w:t>s, which can be analyzed for</w:t>
        </w:r>
      </w:ins>
      <w:r>
        <w:rPr/>
        <w:t xml:space="preserve"> </w:t>
      </w:r>
      <w:del w:id="2115" w:author="S J" w:date="2015-03-29T13:32:00Z">
        <w:r>
          <w:rPr/>
          <w:delText>for analy</w:delText>
        </w:r>
      </w:del>
      <w:del w:id="2116" w:author="S J" w:date="2015-03-29T13:31:00Z">
        <w:r>
          <w:rPr/>
          <w:delText>s</w:delText>
        </w:r>
      </w:del>
      <w:del w:id="2117" w:author="S J" w:date="2015-03-29T13:32:00Z">
        <w:r>
          <w:rPr/>
          <w:delText>ing the</w:delText>
        </w:r>
      </w:del>
      <w:ins w:id="2118" w:author="S J" w:date="2015-03-29T13:32:00Z">
        <w:r>
          <w:rPr/>
          <w:t>the</w:t>
        </w:r>
      </w:ins>
      <w:r>
        <w:rPr/>
        <w:t xml:space="preserve"> real movement of vocal chords. The videokymography method</w:t>
      </w:r>
      <w:ins w:id="2119" w:author="S J" w:date="2015-03-29T13:32:00Z">
        <w:r>
          <w:rPr/>
          <w:t>,</w:t>
        </w:r>
      </w:ins>
      <w:r>
        <w:rPr/>
        <w:t xml:space="preserve"> </w:t>
      </w:r>
      <w:ins w:id="2120" w:author="S J" w:date="2015-03-29T13:32:00Z">
        <w:r>
          <w:rPr/>
          <w:t xml:space="preserve">which was </w:t>
        </w:r>
      </w:ins>
      <w:r>
        <w:rPr/>
        <w:t>introduced by Švec et al.</w:t>
      </w:r>
      <w:ins w:id="2121" w:author="S J" w:date="2015-03-29T13:32:00Z">
        <w:r>
          <w:rPr/>
          <w:t>,</w:t>
        </w:r>
      </w:ins>
      <w:r>
        <w:rPr/>
        <w:t xml:space="preserve"> complements the videostroboscopy</w:t>
      </w:r>
      <w:ins w:id="2122" w:author="S J" w:date="2015-03-29T13:32:00Z">
        <w:r>
          <w:rPr/>
          <w:t xml:space="preserve">. It </w:t>
        </w:r>
      </w:ins>
      <w:del w:id="2123" w:author="S J" w:date="2015-03-29T13:32:00Z">
        <w:r>
          <w:rPr/>
          <w:delText xml:space="preserve"> and </w:delText>
        </w:r>
      </w:del>
      <w:r>
        <w:rPr/>
        <w:t xml:space="preserve">allows </w:t>
      </w:r>
      <w:ins w:id="2124" w:author="S J" w:date="2015-03-29T13:32:00Z">
        <w:r>
          <w:rPr/>
          <w:t xml:space="preserve">the </w:t>
        </w:r>
      </w:ins>
      <w:r>
        <w:rPr/>
        <w:t xml:space="preserve">visualizing and analyzes of </w:t>
      </w:r>
      <w:ins w:id="2125" w:author="S J" w:date="2015-03-29T13:32:00Z">
        <w:r>
          <w:rPr/>
          <w:t xml:space="preserve">the </w:t>
        </w:r>
      </w:ins>
      <w:r>
        <w:rPr/>
        <w:t>movement of vocal cords</w:t>
      </w:r>
      <w:ins w:id="2126" w:author="S J" w:date="2015-03-29T13:32:00Z">
        <w:r>
          <w:rPr/>
          <w:t xml:space="preserve">. These movements are </w:t>
        </w:r>
      </w:ins>
      <w:del w:id="2127" w:author="S J" w:date="2015-03-29T13:33:00Z">
        <w:r>
          <w:rPr/>
          <w:delText xml:space="preserve"> </w:delText>
        </w:r>
      </w:del>
      <w:r>
        <w:rPr/>
        <w:t>recorded by</w:t>
      </w:r>
      <w:ins w:id="2128" w:author="S J" w:date="2015-03-29T13:32:00Z">
        <w:r>
          <w:rPr/>
          <w:t xml:space="preserve"> a</w:t>
        </w:r>
      </w:ins>
      <w:r>
        <w:rPr/>
        <w:t xml:space="preserve"> </w:t>
      </w:r>
      <w:del w:id="2129" w:author="S J" w:date="2015-03-29T13:32:00Z">
        <w:r>
          <w:rPr/>
          <w:delText xml:space="preserve">high </w:delText>
        </w:r>
      </w:del>
      <w:ins w:id="2130" w:author="S J" w:date="2015-03-29T13:32:00Z">
        <w:r>
          <w:rPr/>
          <w:t>high-</w:t>
        </w:r>
      </w:ins>
      <w:r>
        <w:rPr/>
        <w:t xml:space="preserve">speed camera on </w:t>
      </w:r>
      <w:ins w:id="2131" w:author="S J" w:date="2015-03-29T13:32:00Z">
        <w:r>
          <w:rPr/>
          <w:t xml:space="preserve">a </w:t>
        </w:r>
      </w:ins>
      <w:r>
        <w:rPr/>
        <w:t>standard TV or monitor</w:t>
      </w:r>
      <w:ins w:id="2132" w:author="S J" w:date="2015-03-29T13:33:00Z">
        <w:r>
          <w:rPr/>
          <w:t>,</w:t>
        </w:r>
      </w:ins>
      <w:r>
        <w:rPr/>
        <w:t xml:space="preserve"> with an artificial image </w:t>
      </w:r>
      <w:ins w:id="2133" w:author="S J" w:date="2015-03-29T13:33:00Z">
        <w:r>
          <w:rPr/>
          <w:t xml:space="preserve">that is </w:t>
        </w:r>
      </w:ins>
      <w:r>
        <w:rPr/>
        <w:t>built from</w:t>
      </w:r>
      <w:ins w:id="2134" w:author="S J" w:date="2015-03-29T13:33:00Z">
        <w:r>
          <w:rPr/>
          <w:t xml:space="preserve"> a</w:t>
        </w:r>
      </w:ins>
      <w:r>
        <w:rPr/>
        <w:t xml:space="preserve"> recorded sequence of selected section [</w:t>
      </w:r>
      <w:r>
        <w:rPr/>
        <w:fldChar w:fldCharType="begin"/>
      </w:r>
      <w:r>
        <w:instrText> REF BIB_Svec1996 \h </w:instrText>
      </w:r>
      <w:r>
        <w:fldChar w:fldCharType="separate"/>
      </w:r>
      <w:r>
        <w:t>124</w:t>
      </w:r>
      <w:r>
        <w:fldChar w:fldCharType="end"/>
      </w:r>
      <w:r>
        <w:rPr/>
        <w:t xml:space="preserve">, </w:t>
      </w:r>
      <w:r>
        <w:rPr/>
        <w:fldChar w:fldCharType="begin"/>
      </w:r>
      <w:r>
        <w:instrText> REF BIB_Svec2007 \h </w:instrText>
      </w:r>
      <w:r>
        <w:fldChar w:fldCharType="separate"/>
      </w:r>
      <w:r>
        <w:t>125</w:t>
      </w:r>
      <w:r>
        <w:fldChar w:fldCharType="end"/>
      </w:r>
      <w:r>
        <w:rPr/>
        <w:t xml:space="preserve">]. </w:t>
      </w:r>
    </w:p>
    <w:p>
      <w:pPr>
        <w:pStyle w:val="Normal"/>
        <w:spacing w:lineRule="auto" w:line="360"/>
        <w:ind w:left="0" w:right="0" w:firstLine="360"/>
        <w:rPr/>
      </w:pPr>
      <w:del w:id="2135" w:author="S J" w:date="2015-03-29T13:33:00Z">
        <w:r>
          <w:rPr/>
          <w:delText xml:space="preserve">In </w:delText>
        </w:r>
      </w:del>
      <w:ins w:id="2136" w:author="S J" w:date="2015-03-29T13:33:00Z">
        <w:r>
          <w:rPr/>
          <w:t xml:space="preserve">In the </w:t>
        </w:r>
      </w:ins>
      <w:r>
        <w:rPr/>
        <w:t>case of</w:t>
      </w:r>
      <w:del w:id="2137" w:author="S J" w:date="2015-03-29T13:33:00Z">
        <w:r>
          <w:rPr/>
          <w:delText xml:space="preserve"> </w:delText>
        </w:r>
      </w:del>
      <w:ins w:id="2138" w:author="S J" w:date="2015-03-29T13:33:00Z">
        <w:r>
          <w:rPr/>
          <w:t xml:space="preserve"> a </w:t>
        </w:r>
      </w:ins>
      <w:r>
        <w:rPr/>
        <w:t>recorded sound and further analysis</w:t>
      </w:r>
      <w:ins w:id="2139" w:author="S J" w:date="2015-03-29T13:33:00Z">
        <w:r>
          <w:rPr/>
          <w:t>,</w:t>
        </w:r>
      </w:ins>
      <w:r>
        <w:rPr/>
        <w:t xml:space="preserve"> there is a question about how such a service can be integrated in </w:t>
      </w:r>
      <w:ins w:id="2140" w:author="S J" w:date="2015-03-29T13:33:00Z">
        <w:r>
          <w:rPr/>
          <w:t xml:space="preserve">a </w:t>
        </w:r>
      </w:ins>
      <w:r>
        <w:rPr/>
        <w:t>grid</w:t>
      </w:r>
      <w:del w:id="2141" w:author="S J" w:date="2015-03-29T13:33:00Z">
        <w:r>
          <w:rPr/>
          <w:delText>-</w:delText>
        </w:r>
      </w:del>
      <w:ins w:id="2142" w:author="S J" w:date="2015-03-29T13:33:00Z">
        <w:r>
          <w:rPr/>
          <w:t xml:space="preserve"> </w:t>
        </w:r>
      </w:ins>
      <w:r>
        <w:rPr/>
        <w:t>computing or cloud</w:t>
      </w:r>
      <w:del w:id="2143" w:author="S J" w:date="2015-03-29T13:33:00Z">
        <w:r>
          <w:rPr/>
          <w:delText>-</w:delText>
        </w:r>
      </w:del>
      <w:ins w:id="2144" w:author="S J" w:date="2015-03-29T13:33:00Z">
        <w:r>
          <w:rPr/>
          <w:t xml:space="preserve"> </w:t>
        </w:r>
      </w:ins>
      <w:r>
        <w:rPr/>
        <w:t xml:space="preserve">computing environment </w:t>
      </w:r>
      <w:ins w:id="2145" w:author="S J" w:date="2015-03-29T13:33:00Z">
        <w:r>
          <w:rPr/>
          <w:t>in order t</w:t>
        </w:r>
      </w:ins>
      <w:del w:id="2146" w:author="S J" w:date="2015-03-29T13:33:00Z">
        <w:r>
          <w:rPr/>
          <w:delText>t</w:delText>
        </w:r>
      </w:del>
      <w:r>
        <w:rPr/>
        <w:t xml:space="preserve">o provide access to a complex application for non-technical voice specialists. Additionally, </w:t>
      </w:r>
      <w:del w:id="2147" w:author="S J" w:date="2015-03-29T13:33:00Z">
        <w:r>
          <w:rPr/>
          <w:delText xml:space="preserve">the </w:delText>
        </w:r>
      </w:del>
      <w:r>
        <w:rPr/>
        <w:t xml:space="preserve">analytical software was already developed and calibrated for selected </w:t>
      </w:r>
      <w:del w:id="2148" w:author="S J" w:date="2015-03-29T13:34:00Z">
        <w:r>
          <w:rPr/>
          <w:delText xml:space="preserve">sorts </w:delText>
        </w:r>
      </w:del>
      <w:ins w:id="2149" w:author="S J" w:date="2015-03-29T13:34:00Z">
        <w:r>
          <w:rPr/>
          <w:t xml:space="preserve">types </w:t>
        </w:r>
      </w:ins>
      <w:r>
        <w:rPr/>
        <w:t xml:space="preserve">of microphones in </w:t>
      </w:r>
      <w:ins w:id="2150" w:author="S J" w:date="2015-03-29T13:34:00Z">
        <w:r>
          <w:rPr/>
          <w:t xml:space="preserve">the </w:t>
        </w:r>
      </w:ins>
      <w:r>
        <w:rPr/>
        <w:t>MS Windows platform [</w:t>
      </w:r>
      <w:r>
        <w:rPr/>
        <w:fldChar w:fldCharType="begin"/>
      </w:r>
      <w:r>
        <w:instrText> REF BIB_Fric2007 \h </w:instrText>
      </w:r>
      <w:r>
        <w:fldChar w:fldCharType="separate"/>
      </w:r>
      <w:r>
        <w:t>126</w:t>
      </w:r>
      <w:r>
        <w:fldChar w:fldCharType="end"/>
      </w:r>
      <w:r>
        <w:rPr/>
        <w:t xml:space="preserve">, </w:t>
      </w:r>
      <w:r>
        <w:rPr/>
        <w:fldChar w:fldCharType="begin"/>
      </w:r>
      <w:r>
        <w:instrText> REF BIB_Fric2012 \h </w:instrText>
      </w:r>
      <w:r>
        <w:fldChar w:fldCharType="separate"/>
      </w:r>
      <w:r>
        <w:t>127</w:t>
      </w:r>
      <w:r>
        <w:fldChar w:fldCharType="end"/>
      </w:r>
      <w:r>
        <w:rPr/>
        <w:t>]. Therefore, I proposed and implemented a method that provides</w:t>
      </w:r>
      <w:ins w:id="2151" w:author="S J" w:date="2015-03-29T13:34:00Z">
        <w:r>
          <w:rPr/>
          <w:t xml:space="preserve"> remote</w:t>
        </w:r>
      </w:ins>
      <w:r>
        <w:rPr/>
        <w:t xml:space="preserve"> access to the analytical software</w:t>
      </w:r>
      <w:del w:id="2152" w:author="S J" w:date="2015-03-29T13:34:00Z">
        <w:r>
          <w:rPr/>
          <w:delText xml:space="preserve"> remotely</w:delText>
        </w:r>
      </w:del>
      <w:r>
        <w:rPr/>
        <w:t xml:space="preserve">. </w:t>
      </w:r>
      <w:del w:id="2153" w:author="S J" w:date="2015-03-29T13:34:00Z">
        <w:r>
          <w:rPr/>
          <w:delText>The section</w:delText>
        </w:r>
      </w:del>
      <w:ins w:id="2154" w:author="S J" w:date="2015-03-29T18:31:00Z">
        <w:r>
          <w:rPr/>
          <w:t>Section</w:t>
        </w:r>
      </w:ins>
      <w:r>
        <w:rPr/>
        <w:t xml:space="preserve"> </w:t>
      </w:r>
      <w:r>
        <w:rPr/>
        <w:fldChar w:fldCharType="begin"/>
      </w:r>
      <w:r>
        <w:instrText> REF BMsec_methodsvoice \h </w:instrText>
      </w:r>
      <w:r>
        <w:fldChar w:fldCharType="separate"/>
      </w:r>
      <w:r>
        <w:t>3.2.1</w:t>
      </w:r>
      <w:r>
        <w:fldChar w:fldCharType="end"/>
      </w:r>
      <w:r>
        <w:rPr/>
        <w:t xml:space="preserve"> describes how the analytical software was customized with a Remote Desktop Protocol (RDP). Results are described in section </w:t>
      </w:r>
      <w:r>
        <w:rPr/>
        <w:fldChar w:fldCharType="begin"/>
      </w:r>
      <w:r>
        <w:instrText> REF BMsec_resultsvoice \h </w:instrText>
      </w:r>
      <w:r>
        <w:fldChar w:fldCharType="separate"/>
      </w:r>
      <w:r>
        <w:t>4.2</w:t>
      </w:r>
      <w:r>
        <w:fldChar w:fldCharType="end"/>
      </w:r>
      <w:r>
        <w:rPr/>
        <w:t>.</w:t>
      </w:r>
      <w:ins w:id="2155" w:author="S J" w:date="2015-03-29T13:34:00Z">
        <w:r>
          <w:rPr/>
          <w:t xml:space="preserve"> A s</w:t>
        </w:r>
      </w:ins>
      <w:del w:id="2156" w:author="S J" w:date="2015-03-29T13:34:00Z">
        <w:r>
          <w:rPr/>
          <w:delText xml:space="preserve"> S</w:delText>
        </w:r>
      </w:del>
      <w:r>
        <w:rPr/>
        <w:t xml:space="preserve">imilar approach </w:t>
      </w:r>
      <w:del w:id="2157" w:author="S J" w:date="2015-03-29T13:34:00Z">
        <w:r>
          <w:rPr/>
          <w:delText xml:space="preserve">might </w:delText>
        </w:r>
      </w:del>
      <w:ins w:id="2158" w:author="S J" w:date="2015-03-29T13:34:00Z">
        <w:r>
          <w:rPr/>
          <w:t xml:space="preserve">can </w:t>
        </w:r>
      </w:ins>
      <w:r>
        <w:rPr/>
        <w:t xml:space="preserve">be used for processing </w:t>
      </w:r>
      <w:del w:id="2159" w:author="S J" w:date="2015-03-29T13:34:00Z">
        <w:r>
          <w:rPr/>
          <w:delText xml:space="preserve">the </w:delText>
        </w:r>
      </w:del>
      <w:r>
        <w:rPr/>
        <w:t xml:space="preserve">video recordings from </w:t>
      </w:r>
      <w:ins w:id="2160" w:author="S J" w:date="2015-03-29T13:34:00Z">
        <w:r>
          <w:rPr/>
          <w:t xml:space="preserve">a </w:t>
        </w:r>
      </w:ins>
      <w:r>
        <w:rPr/>
        <w:t xml:space="preserve">laryngoscope, however, the practical limits are discussed in section </w:t>
      </w:r>
      <w:r>
        <w:rPr/>
        <w:fldChar w:fldCharType="begin"/>
      </w:r>
      <w:r>
        <w:instrText> REF BMsec_conclusion \h </w:instrText>
      </w:r>
      <w:r>
        <w:fldChar w:fldCharType="separate"/>
      </w:r>
      <w:r>
        <w:t>5</w:t>
      </w:r>
      <w:r>
        <w:fldChar w:fldCharType="end"/>
      </w:r>
      <w:r>
        <w:rPr/>
        <w:t xml:space="preserve">. </w:t>
      </w:r>
    </w:p>
    <w:p>
      <w:pPr>
        <w:pStyle w:val="Heading3"/>
        <w:numPr>
          <w:ilvl w:val="2"/>
          <w:numId w:val="1"/>
        </w:numPr>
        <w:spacing w:lineRule="auto" w:line="360" w:before="120" w:after="120"/>
        <w:rPr/>
      </w:pPr>
      <w:bookmarkStart w:id="30" w:name="BMsec_methodsvoice"/>
      <w:r>
        <w:rPr/>
        <w:t>3.2.1</w:t>
      </w:r>
      <w:bookmarkEnd w:id="30"/>
      <w:r>
        <w:rPr/>
        <w:t xml:space="preserve">  Methods for Remote Analysis </w:t>
      </w:r>
      <w:ins w:id="2161" w:author="S J" w:date="2015-03-29T13:35:00Z">
        <w:r>
          <w:rPr/>
          <w:t>o</w:t>
        </w:r>
      </w:ins>
      <w:del w:id="2162" w:author="S J" w:date="2015-03-29T13:35:00Z">
        <w:r>
          <w:rPr/>
          <w:delText>O</w:delText>
        </w:r>
      </w:del>
      <w:r>
        <w:rPr/>
        <w:t xml:space="preserve">f </w:t>
      </w:r>
      <w:ins w:id="2163" w:author="S J" w:date="2015-03-29T13:35:00Z">
        <w:r>
          <w:rPr/>
          <w:t xml:space="preserve">the </w:t>
        </w:r>
      </w:ins>
      <w:r>
        <w:rPr/>
        <w:t>Human Voice</w:t>
      </w:r>
    </w:p>
    <w:p>
      <w:pPr>
        <w:pStyle w:val="Normal"/>
        <w:spacing w:lineRule="auto" w:line="360" w:before="60" w:after="0"/>
        <w:rPr/>
      </w:pPr>
      <w:r>
        <w:rPr/>
        <w:t>Terminal access to some remote computational capabilities, e.g.</w:t>
      </w:r>
      <w:ins w:id="2164" w:author="S J" w:date="2015-03-29T13:35:00Z">
        <w:r>
          <w:rPr/>
          <w:t>,</w:t>
        </w:r>
      </w:ins>
      <w:r>
        <w:rPr/>
        <w:t xml:space="preserve"> remote command-line or remote execution</w:t>
      </w:r>
      <w:ins w:id="2165" w:author="S J" w:date="2015-03-29T13:35:00Z">
        <w:r>
          <w:rPr/>
          <w:t>,</w:t>
        </w:r>
      </w:ins>
      <w:r>
        <w:rPr/>
        <w:t xml:space="preserve"> is another integration strategy </w:t>
      </w:r>
      <w:ins w:id="2166" w:author="S J" w:date="2015-03-29T13:35:00Z">
        <w:r>
          <w:rPr/>
          <w:t>that is used for s</w:t>
        </w:r>
      </w:ins>
      <w:del w:id="2167" w:author="S J" w:date="2015-03-29T13:35:00Z">
        <w:r>
          <w:rPr/>
          <w:delText>to s</w:delText>
        </w:r>
      </w:del>
      <w:r>
        <w:rPr/>
        <w:t>ome remote infrastructure</w:t>
      </w:r>
      <w:ins w:id="2168" w:author="S J" w:date="2015-03-29T13:35:00Z">
        <w:r>
          <w:rPr/>
          <w:t>s</w:t>
        </w:r>
      </w:ins>
      <w:r>
        <w:rPr/>
        <w:t xml:space="preserve">. Secure Shell (SSH) is used to establish </w:t>
      </w:r>
      <w:ins w:id="2169" w:author="S J" w:date="2015-03-29T13:35:00Z">
        <w:r>
          <w:rPr/>
          <w:t xml:space="preserve">a </w:t>
        </w:r>
      </w:ins>
      <w:r>
        <w:rPr/>
        <w:t xml:space="preserve">secure channel via </w:t>
      </w:r>
      <w:ins w:id="2170" w:author="S J" w:date="2015-03-29T13:35:00Z">
        <w:r>
          <w:rPr/>
          <w:t xml:space="preserve">an </w:t>
        </w:r>
      </w:ins>
      <w:r>
        <w:rPr/>
        <w:t>unsecured network (e.g.</w:t>
      </w:r>
      <w:ins w:id="2171" w:author="S J" w:date="2015-03-29T13:35:00Z">
        <w:r>
          <w:rPr/>
          <w:t>,</w:t>
        </w:r>
      </w:ins>
      <w:r>
        <w:rPr/>
        <w:t xml:space="preserve"> the Internet) from </w:t>
      </w:r>
      <w:ins w:id="2172" w:author="S J" w:date="2015-03-29T13:35:00Z">
        <w:r>
          <w:rPr/>
          <w:t xml:space="preserve">an </w:t>
        </w:r>
      </w:ins>
      <w:r>
        <w:rPr/>
        <w:t xml:space="preserve">SSH client to </w:t>
      </w:r>
      <w:ins w:id="2173" w:author="S J" w:date="2015-03-29T13:35:00Z">
        <w:r>
          <w:rPr/>
          <w:t xml:space="preserve">a </w:t>
        </w:r>
      </w:ins>
      <w:r>
        <w:rPr/>
        <w:t>SSH server</w:t>
      </w:r>
      <w:ins w:id="2174" w:author="S J" w:date="2015-03-29T13:35:00Z">
        <w:r>
          <w:rPr/>
          <w:t xml:space="preserve">. This </w:t>
        </w:r>
      </w:ins>
      <w:del w:id="2175" w:author="S J" w:date="2015-03-29T13:35:00Z">
        <w:r>
          <w:rPr/>
          <w:delText xml:space="preserve"> and it </w:delText>
        </w:r>
      </w:del>
      <w:r>
        <w:rPr/>
        <w:t>is</w:t>
      </w:r>
      <w:ins w:id="2176" w:author="S J" w:date="2015-03-29T13:35:00Z">
        <w:r>
          <w:rPr/>
          <w:t xml:space="preserve"> a</w:t>
        </w:r>
      </w:ins>
      <w:r>
        <w:rPr/>
        <w:t xml:space="preserve"> basic method t</w:t>
      </w:r>
      <w:ins w:id="2177" w:author="S J" w:date="2015-03-29T13:35:00Z">
        <w:r>
          <w:rPr/>
          <w:t>hat is used t</w:t>
        </w:r>
      </w:ins>
      <w:r>
        <w:rPr/>
        <w:t xml:space="preserve">o access </w:t>
      </w:r>
      <w:ins w:id="2178" w:author="S J" w:date="2015-03-29T13:35:00Z">
        <w:r>
          <w:rPr/>
          <w:t xml:space="preserve">a </w:t>
        </w:r>
      </w:ins>
      <w:r>
        <w:rPr/>
        <w:t>grid</w:t>
      </w:r>
      <w:del w:id="2179" w:author="S J" w:date="2015-03-29T13:35:00Z">
        <w:r>
          <w:rPr/>
          <w:delText>-</w:delText>
        </w:r>
      </w:del>
      <w:ins w:id="2180" w:author="S J" w:date="2015-03-29T13:35:00Z">
        <w:r>
          <w:rPr/>
          <w:t xml:space="preserve"> </w:t>
        </w:r>
      </w:ins>
      <w:r>
        <w:rPr/>
        <w:t xml:space="preserve">computing infrastructure. </w:t>
      </w:r>
    </w:p>
    <w:p>
      <w:pPr>
        <w:pStyle w:val="Normal"/>
        <w:spacing w:lineRule="auto" w:line="360"/>
        <w:ind w:left="0" w:right="0" w:firstLine="360"/>
        <w:rPr/>
      </w:pPr>
      <w:r>
        <w:rPr/>
        <w:t>Remote Desktop Protocol</w:t>
      </w:r>
      <w:ins w:id="2181" w:author="S J" w:date="2015-03-29T13:36:00Z">
        <w:r>
          <w:rPr/>
          <w:t xml:space="preserve"> </w:t>
        </w:r>
      </w:ins>
      <w:r>
        <w:rPr/>
        <w:t>(RDP) is a proprietary protocol</w:t>
      </w:r>
      <w:ins w:id="2182" w:author="S J" w:date="2015-03-29T13:36:00Z">
        <w:r>
          <w:rPr/>
          <w:t xml:space="preserve"> that is used</w:t>
        </w:r>
      </w:ins>
      <w:r>
        <w:rPr/>
        <w:t xml:space="preserve"> for desktop sharing</w:t>
      </w:r>
      <w:ins w:id="2183" w:author="S J" w:date="2015-03-29T13:36:00Z">
        <w:r>
          <w:rPr/>
          <w:t>. It was primarily</w:t>
        </w:r>
      </w:ins>
      <w:r>
        <w:rPr/>
        <w:t xml:space="preserve"> developed </w:t>
      </w:r>
      <w:del w:id="2184" w:author="S J" w:date="2015-03-29T13:36:00Z">
        <w:r>
          <w:rPr/>
          <w:delText xml:space="preserve">primarly </w:delText>
        </w:r>
      </w:del>
      <w:r>
        <w:rPr/>
        <w:t xml:space="preserve">in </w:t>
      </w:r>
      <w:ins w:id="2185" w:author="S J" w:date="2015-03-29T13:36:00Z">
        <w:r>
          <w:rPr/>
          <w:t xml:space="preserve">a </w:t>
        </w:r>
      </w:ins>
      <w:r>
        <w:rPr/>
        <w:t>Microsoft Windows platform, however, today</w:t>
      </w:r>
      <w:ins w:id="2186" w:author="S J" w:date="2015-03-29T13:36:00Z">
        <w:r>
          <w:rPr/>
          <w:t>,</w:t>
        </w:r>
      </w:ins>
      <w:r>
        <w:rPr/>
        <w:t xml:space="preserve"> clients and servers exist</w:t>
      </w:r>
      <w:del w:id="2187" w:author="S J" w:date="2015-03-29T13:36:00Z">
        <w:r>
          <w:rPr/>
          <w:delText>s</w:delText>
        </w:r>
      </w:del>
      <w:r>
        <w:rPr/>
        <w:t xml:space="preserve"> for several other platforms. Next to remote command-line, remote execution</w:t>
      </w:r>
      <w:ins w:id="2188" w:author="S J" w:date="2015-03-29T13:36:00Z">
        <w:r>
          <w:rPr/>
          <w:t xml:space="preserve"> </w:t>
        </w:r>
      </w:ins>
      <w:del w:id="2189" w:author="S J" w:date="2015-03-29T13:36:00Z">
        <w:r>
          <w:rPr/>
          <w:delText xml:space="preserve"> it </w:delText>
        </w:r>
      </w:del>
      <w:r>
        <w:rPr/>
        <w:t xml:space="preserve">allows </w:t>
      </w:r>
      <w:ins w:id="2190" w:author="S J" w:date="2015-03-29T13:36:00Z">
        <w:r>
          <w:rPr/>
          <w:t xml:space="preserve">the </w:t>
        </w:r>
      </w:ins>
      <w:r>
        <w:rPr/>
        <w:t>accessing</w:t>
      </w:r>
      <w:ins w:id="2191" w:author="S J" w:date="2015-03-29T13:36:00Z">
        <w:r>
          <w:rPr/>
          <w:t xml:space="preserve"> of</w:t>
        </w:r>
      </w:ins>
      <w:r>
        <w:rPr/>
        <w:t xml:space="preserve"> remote graphical desktop environment</w:t>
      </w:r>
      <w:ins w:id="2192" w:author="S J" w:date="2015-03-29T13:36:00Z">
        <w:r>
          <w:rPr/>
          <w:t>s</w:t>
        </w:r>
      </w:ins>
      <w:r>
        <w:rPr/>
        <w:t xml:space="preserve">. The software for parameterized Voice Range Profile (ParVRP) and Voice Range Profile in Real time (RealVoiceLab) was already developed and calibrated for selected </w:t>
      </w:r>
      <w:del w:id="2193" w:author="S J" w:date="2015-03-29T13:36:00Z">
        <w:r>
          <w:rPr/>
          <w:delText xml:space="preserve">sorts </w:delText>
        </w:r>
      </w:del>
      <w:ins w:id="2194" w:author="S J" w:date="2015-03-29T13:36:00Z">
        <w:r>
          <w:rPr/>
          <w:t xml:space="preserve">types </w:t>
        </w:r>
      </w:ins>
      <w:r>
        <w:rPr/>
        <w:t xml:space="preserve">of microphones in </w:t>
      </w:r>
      <w:ins w:id="2195" w:author="S J" w:date="2015-03-29T13:36:00Z">
        <w:r>
          <w:rPr/>
          <w:t xml:space="preserve">an </w:t>
        </w:r>
      </w:ins>
      <w:r>
        <w:rPr/>
        <w:t>MS Windows platform by Fric et al.</w:t>
      </w:r>
      <w:ins w:id="2196" w:author="S J" w:date="2015-03-29T13:36:00Z">
        <w:r>
          <w:rPr/>
          <w:t xml:space="preserve"> </w:t>
        </w:r>
      </w:ins>
      <w:r>
        <w:rPr/>
        <w:t>[</w:t>
      </w:r>
      <w:r>
        <w:rPr/>
        <w:fldChar w:fldCharType="begin"/>
      </w:r>
      <w:r>
        <w:instrText> REF BIB_Fric2007 \h </w:instrText>
      </w:r>
      <w:r>
        <w:fldChar w:fldCharType="separate"/>
      </w:r>
      <w:r>
        <w:t>126</w:t>
      </w:r>
      <w:r>
        <w:fldChar w:fldCharType="end"/>
      </w:r>
      <w:r>
        <w:rPr/>
        <w:t xml:space="preserve">, </w:t>
      </w:r>
      <w:r>
        <w:rPr/>
        <w:fldChar w:fldCharType="begin"/>
      </w:r>
      <w:r>
        <w:instrText> REF BIB_Fric2012 \h </w:instrText>
      </w:r>
      <w:r>
        <w:fldChar w:fldCharType="separate"/>
      </w:r>
      <w:r>
        <w:t>127</w:t>
      </w:r>
      <w:r>
        <w:fldChar w:fldCharType="end"/>
      </w:r>
      <w:r>
        <w:rPr/>
        <w:t xml:space="preserve">]. </w:t>
      </w:r>
      <w:del w:id="2197" w:author="S J" w:date="2015-03-29T13:37:00Z">
        <w:r>
          <w:rPr/>
          <w:delText>The i</w:delText>
        </w:r>
      </w:del>
      <w:ins w:id="2198" w:author="S J" w:date="2015-03-29T13:37:00Z">
        <w:r>
          <w:rPr/>
          <w:t>Its i</w:t>
        </w:r>
      </w:ins>
      <w:r>
        <w:rPr/>
        <w:t xml:space="preserve">mplementation is </w:t>
      </w:r>
      <w:del w:id="2199" w:author="S J" w:date="2015-03-29T13:37:00Z">
        <w:r>
          <w:rPr/>
          <w:delText xml:space="preserve">done </w:delText>
        </w:r>
      </w:del>
      <w:ins w:id="2200" w:author="S J" w:date="2015-03-29T13:37:00Z">
        <w:r>
          <w:rPr/>
          <w:t xml:space="preserve">carried out </w:t>
        </w:r>
      </w:ins>
      <w:r>
        <w:rPr/>
        <w:t xml:space="preserve">in </w:t>
      </w:r>
      <w:ins w:id="2201" w:author="S J" w:date="2015-03-29T13:37:00Z">
        <w:r>
          <w:rPr/>
          <w:t xml:space="preserve">an </w:t>
        </w:r>
      </w:ins>
      <w:r>
        <w:rPr/>
        <w:t>MATLAB environment</w:t>
      </w:r>
      <w:ins w:id="2202" w:author="S J" w:date="2015-03-29T13:37:00Z">
        <w:r>
          <w:rPr/>
          <w:t>,</w:t>
        </w:r>
      </w:ins>
      <w:r>
        <w:rPr/>
        <w:t xml:space="preserve"> utilizing Signal Processing Toolbox</w:t>
      </w:r>
      <w:r>
        <w:rPr>
          <w:rStyle w:val="FootnoteAnchor"/>
        </w:rPr>
        <w:footnoteReference w:id="29"/>
      </w:r>
      <w:ins w:id="2203" w:author="S J" w:date="2015-03-29T13:37:00Z">
        <w:r>
          <w:rPr/>
          <w:t>. It is</w:t>
        </w:r>
      </w:ins>
      <w:del w:id="2204" w:author="S J" w:date="2015-03-29T13:37:00Z">
        <w:r>
          <w:rPr/>
          <w:delText>and</w:delText>
        </w:r>
      </w:del>
      <w:r>
        <w:rPr/>
        <w:t xml:space="preserve"> compiled with </w:t>
      </w:r>
      <w:ins w:id="2205" w:author="S J" w:date="2015-03-29T13:37:00Z">
        <w:r>
          <w:rPr/>
          <w:t xml:space="preserve">a </w:t>
        </w:r>
      </w:ins>
      <w:r>
        <w:rPr/>
        <w:t>MATLAB Compiler and distributed as an executable.Instead of migrating the application into some compatible platform for grid</w:t>
      </w:r>
      <w:ins w:id="2206" w:author="S J" w:date="2015-03-29T13:37:00Z">
        <w:r>
          <w:rPr/>
          <w:t xml:space="preserve"> </w:t>
        </w:r>
      </w:ins>
      <w:del w:id="2207" w:author="S J" w:date="2015-03-29T13:37:00Z">
        <w:r>
          <w:rPr/>
          <w:delText>-</w:delText>
        </w:r>
      </w:del>
      <w:r>
        <w:rPr/>
        <w:t>middleware, a virtual machine was introduced and access to the software</w:t>
      </w:r>
      <w:del w:id="2208" w:author="S J" w:date="2015-03-29T13:37:00Z">
        <w:r>
          <w:rPr/>
          <w:delText xml:space="preserve"> is</w:delText>
        </w:r>
      </w:del>
      <w:ins w:id="2209" w:author="S J" w:date="2015-03-29T13:37:00Z">
        <w:r>
          <w:rPr/>
          <w:t xml:space="preserve"> was</w:t>
        </w:r>
      </w:ins>
      <w:r>
        <w:rPr/>
        <w:t xml:space="preserve"> provided via </w:t>
      </w:r>
      <w:ins w:id="2210" w:author="S J" w:date="2015-03-29T13:37:00Z">
        <w:r>
          <w:rPr/>
          <w:t xml:space="preserve">a </w:t>
        </w:r>
      </w:ins>
      <w:r>
        <w:rPr/>
        <w:t>RDP protocol. RDP itself contains</w:t>
      </w:r>
      <w:ins w:id="2211" w:author="S J" w:date="2015-03-29T13:37:00Z">
        <w:r>
          <w:rPr/>
          <w:t xml:space="preserve"> the</w:t>
        </w:r>
      </w:ins>
      <w:r>
        <w:rPr/>
        <w:t xml:space="preserve"> redirection of several services, e.g.</w:t>
      </w:r>
      <w:ins w:id="2212" w:author="S J" w:date="2015-03-29T13:37:00Z">
        <w:r>
          <w:rPr/>
          <w:t>,</w:t>
        </w:r>
      </w:ins>
      <w:r>
        <w:rPr/>
        <w:t xml:space="preserve"> sound recording or drive access. </w:t>
      </w:r>
      <w:del w:id="2213" w:author="S J" w:date="2015-03-29T13:38:00Z">
        <w:r>
          <w:rPr/>
          <w:delText xml:space="preserve">Because </w:delText>
        </w:r>
      </w:del>
      <w:ins w:id="2214" w:author="S J" w:date="2015-03-29T13:38:00Z">
        <w:r>
          <w:rPr/>
          <w:t xml:space="preserve">As </w:t>
        </w:r>
      </w:ins>
      <w:r>
        <w:rPr/>
        <w:t xml:space="preserve">the default sound recording redirection introduces some sound degradation without control, I proposed, implemented and integrated </w:t>
      </w:r>
      <w:del w:id="2215" w:author="S J" w:date="2015-03-29T13:38:00Z">
        <w:r>
          <w:rPr/>
          <w:delText xml:space="preserve">the </w:delText>
        </w:r>
      </w:del>
      <w:ins w:id="2216" w:author="S J" w:date="2015-03-29T13:38:00Z">
        <w:r>
          <w:rPr/>
          <w:t xml:space="preserve">a </w:t>
        </w:r>
      </w:ins>
      <w:r>
        <w:rPr/>
        <w:t xml:space="preserve">custom RDP plugin with the ParVRP and RealVoiceLab software </w:t>
      </w:r>
      <w:ins w:id="2217" w:author="S J" w:date="2015-03-29T13:38:00Z">
        <w:r>
          <w:rPr/>
          <w:t xml:space="preserve">in order </w:t>
        </w:r>
      </w:ins>
      <w:r>
        <w:rPr/>
        <w:t>to redirect the sound recording without</w:t>
      </w:r>
      <w:ins w:id="2218" w:author="S J" w:date="2015-03-29T13:38:00Z">
        <w:r>
          <w:rPr/>
          <w:t xml:space="preserve"> the</w:t>
        </w:r>
      </w:ins>
      <w:r>
        <w:rPr/>
        <w:t xml:space="preserve"> loss of information. T</w:t>
      </w:r>
      <w:ins w:id="2219" w:author="S J" w:date="2015-03-29T13:38:00Z">
        <w:r>
          <w:rPr/>
          <w:t>he t</w:t>
        </w:r>
      </w:ins>
      <w:r>
        <w:rPr/>
        <w:t>echnical details are in Appendix</w:t>
      </w:r>
      <w:commentRangeStart w:id="3"/>
      <w:r>
        <w:rPr/>
        <w:t> </w:t>
      </w:r>
      <w:commentRangeEnd w:id="3"/>
      <w:r>
        <w:rPr/>
      </w:r>
      <w:r>
        <w:rPr/>
        <w:commentReference w:id="3"/>
      </w:r>
      <w:r>
        <w:rPr/>
        <w:fldChar w:fldCharType="begin"/>
      </w:r>
      <w:r>
        <w:instrText> REF BMapp_remote \h </w:instrText>
      </w:r>
      <w:r>
        <w:fldChar w:fldCharType="separate"/>
      </w:r>
      <w:r/>
      <w:r>
        <w:fldChar w:fldCharType="end"/>
      </w:r>
      <w:r>
        <w:rPr/>
        <w:t xml:space="preserve">. </w:t>
      </w:r>
    </w:p>
    <w:p>
      <w:pPr>
        <w:pStyle w:val="Normal"/>
        <w:spacing w:lineRule="auto" w:line="360"/>
        <w:ind w:left="0" w:right="0" w:firstLine="360"/>
        <w:rPr/>
      </w:pPr>
      <w:r>
        <w:rPr/>
        <w:t>The computation of frequencies and amplitude from the recorded samples utilize</w:t>
      </w:r>
      <w:ins w:id="2220" w:author="S J" w:date="2015-03-29T13:39:00Z">
        <w:r>
          <w:rPr/>
          <w:t>s</w:t>
        </w:r>
      </w:ins>
      <w:del w:id="2221" w:author="S J" w:date="2015-03-29T13:38:00Z">
        <w:r>
          <w:rPr/>
          <w:delText>s</w:delText>
        </w:r>
      </w:del>
      <w:r>
        <w:rPr/>
        <w:t xml:space="preserve"> </w:t>
      </w:r>
      <w:ins w:id="2222" w:author="S J" w:date="2015-03-29T13:38:00Z">
        <w:r>
          <w:rPr/>
          <w:t xml:space="preserve">the </w:t>
        </w:r>
      </w:ins>
      <w:r>
        <w:rPr/>
        <w:t>effective Fast Fourier Transformation</w:t>
      </w:r>
      <w:ins w:id="2223" w:author="S J" w:date="2015-03-29T13:39:00Z">
        <w:r>
          <w:rPr/>
          <w:t>,</w:t>
        </w:r>
      </w:ins>
      <w:r>
        <w:rPr/>
        <w:t xml:space="preserve"> which has </w:t>
      </w:r>
      <w:ins w:id="2224" w:author="S J" w:date="2015-03-29T13:39:00Z">
        <w:r>
          <w:rPr/>
          <w:t xml:space="preserve">a </w:t>
        </w:r>
      </w:ins>
      <w:r>
        <w:rPr/>
        <w:t xml:space="preserve">time complexity </w:t>
      </w:r>
      <w:ins w:id="2225" w:author="S J" w:date="2015-03-29T13:39:00Z">
        <w:r>
          <w:rPr/>
          <w:t xml:space="preserve">of </w:t>
        </w:r>
      </w:ins>
      <w:r>
        <w:rPr/>
        <w:drawing>
          <wp:inline distT="0" distB="0" distL="0" distR="0">
            <wp:extent cx="769620" cy="153670"/>
            <wp:effectExtent l="0" t="0" r="0" b="0"/>
            <wp:docPr id="1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descr=""/>
                    <pic:cNvPicPr>
                      <a:picLocks noChangeAspect="1" noChangeArrowheads="1"/>
                    </pic:cNvPicPr>
                  </pic:nvPicPr>
                  <pic:blipFill>
                    <a:blip r:embed="rId127"/>
                    <a:stretch>
                      <a:fillRect/>
                    </a:stretch>
                  </pic:blipFill>
                  <pic:spPr bwMode="auto">
                    <a:xfrm>
                      <a:off x="0" y="0"/>
                      <a:ext cx="769620" cy="153670"/>
                    </a:xfrm>
                    <a:prstGeom prst="rect">
                      <a:avLst/>
                    </a:prstGeom>
                    <a:noFill/>
                    <a:ln w="9525">
                      <a:noFill/>
                      <a:miter lim="800000"/>
                      <a:headEnd/>
                      <a:tailEnd/>
                    </a:ln>
                  </pic:spPr>
                </pic:pic>
              </a:graphicData>
            </a:graphic>
          </wp:inline>
        </w:drawing>
      </w:r>
      <w:r>
        <w:rPr/>
        <w:t>. The benefit</w:t>
      </w:r>
      <w:ins w:id="2226" w:author="S J" w:date="2015-03-29T13:39:00Z">
        <w:r>
          <w:rPr/>
          <w:t xml:space="preserve"> </w:t>
        </w:r>
      </w:ins>
      <w:del w:id="2227" w:author="S J" w:date="2015-03-29T13:39:00Z">
        <w:r>
          <w:rPr/>
          <w:delText xml:space="preserve"> from</w:delText>
        </w:r>
      </w:del>
      <w:ins w:id="2228" w:author="S J" w:date="2015-03-29T13:39:00Z">
        <w:r>
          <w:rPr/>
          <w:t>of</w:t>
        </w:r>
      </w:ins>
      <w:r>
        <w:rPr/>
        <w:t xml:space="preserve"> deploying such </w:t>
      </w:r>
      <w:ins w:id="2229" w:author="S J" w:date="2015-03-29T13:39:00Z">
        <w:r>
          <w:rPr/>
          <w:t xml:space="preserve">an </w:t>
        </w:r>
      </w:ins>
      <w:r>
        <w:rPr/>
        <w:t>application in</w:t>
      </w:r>
      <w:del w:id="2230" w:author="S J" w:date="2015-03-29T13:39:00Z">
        <w:r>
          <w:rPr/>
          <w:delText xml:space="preserve"> </w:delText>
        </w:r>
      </w:del>
      <w:ins w:id="2231" w:author="S J" w:date="2015-03-29T13:39:00Z">
        <w:r>
          <w:rPr/>
          <w:t xml:space="preserve"> </w:t>
        </w:r>
      </w:ins>
      <w:r>
        <w:rPr/>
        <w:t>distributed infrastructure</w:t>
      </w:r>
      <w:ins w:id="2232" w:author="S J" w:date="2015-03-29T13:39:00Z">
        <w:r>
          <w:rPr/>
          <w:t>s</w:t>
        </w:r>
      </w:ins>
      <w:r>
        <w:rPr/>
        <w:t xml:space="preserve"> </w:t>
      </w:r>
      <w:ins w:id="2233" w:author="S J" w:date="2015-03-29T13:39:00Z">
        <w:r>
          <w:rPr/>
          <w:t xml:space="preserve">is the </w:t>
        </w:r>
      </w:ins>
      <w:del w:id="2234" w:author="S J" w:date="2015-03-29T13:39:00Z">
        <w:r>
          <w:rPr/>
          <w:delText xml:space="preserve">is </w:delText>
        </w:r>
      </w:del>
      <w:r>
        <w:rPr/>
        <w:t>immediate access to updated software</w:t>
      </w:r>
      <w:ins w:id="2235" w:author="S J" w:date="2015-03-29T13:40:00Z">
        <w:r>
          <w:rPr/>
          <w:t>. It also allows the</w:t>
        </w:r>
      </w:ins>
      <w:del w:id="2236" w:author="S J" w:date="2015-03-29T13:40:00Z">
        <w:r>
          <w:rPr/>
          <w:delText xml:space="preserve"> and a</w:delText>
        </w:r>
      </w:del>
      <w:r>
        <w:rPr/>
        <w:t xml:space="preserve"> collection of anonymized records of voice samples with analyzed results for further research and education purposes.</w:t>
      </w:r>
    </w:p>
    <w:p>
      <w:pPr>
        <w:pStyle w:val="Normal"/>
        <w:spacing w:lineRule="auto" w:line="360"/>
        <w:ind w:left="0" w:right="0" w:firstLine="360"/>
        <w:rPr/>
      </w:pPr>
      <w:r>
        <w:rPr/>
        <w:t xml:space="preserve">This type of application can be packaged as </w:t>
      </w:r>
      <w:ins w:id="2237" w:author="S J" w:date="2015-03-29T13:40:00Z">
        <w:r>
          <w:rPr/>
          <w:t xml:space="preserve">a </w:t>
        </w:r>
      </w:ins>
      <w:r>
        <w:rPr/>
        <w:t>virtual machine template and configured within different types of cloud infrastructures</w:t>
      </w:r>
      <w:ins w:id="2238" w:author="S J" w:date="2015-03-29T13:40:00Z">
        <w:r>
          <w:rPr/>
          <w:t>. T</w:t>
        </w:r>
      </w:ins>
      <w:del w:id="2239" w:author="S J" w:date="2015-03-29T13:40:00Z">
        <w:r>
          <w:rPr/>
          <w:delText xml:space="preserve"> and t</w:delText>
        </w:r>
      </w:del>
      <w:r>
        <w:rPr/>
        <w:t>ogether with a script or web portal</w:t>
      </w:r>
      <w:ins w:id="2240" w:author="S J" w:date="2015-03-29T13:40:00Z">
        <w:r>
          <w:rPr/>
          <w:t>,</w:t>
        </w:r>
      </w:ins>
      <w:r>
        <w:rPr/>
        <w:t xml:space="preserve"> the on-demand deployment can be automated. The client part (RDP client) needs to connect to the appropriate instance. The results of such </w:t>
      </w:r>
      <w:ins w:id="2241" w:author="S J" w:date="2015-03-29T13:40:00Z">
        <w:r>
          <w:rPr/>
          <w:t xml:space="preserve">a </w:t>
        </w:r>
      </w:ins>
      <w:r>
        <w:rPr/>
        <w:t>deployment are discussed in section </w:t>
      </w:r>
      <w:r>
        <w:rPr/>
        <w:fldChar w:fldCharType="begin"/>
      </w:r>
      <w:r>
        <w:instrText> REF BMsec_resultsvoice \h </w:instrText>
      </w:r>
      <w:r>
        <w:fldChar w:fldCharType="separate"/>
      </w:r>
      <w:r>
        <w:t>4.2</w:t>
      </w:r>
      <w:r>
        <w:fldChar w:fldCharType="end"/>
      </w:r>
      <w:r>
        <w:rPr/>
        <w:t>.</w:t>
      </w:r>
    </w:p>
    <w:p>
      <w:pPr>
        <w:pStyle w:val="Heading2"/>
        <w:numPr>
          <w:ilvl w:val="1"/>
          <w:numId w:val="1"/>
        </w:numPr>
        <w:spacing w:lineRule="auto" w:line="360"/>
        <w:rPr/>
      </w:pPr>
      <w:bookmarkStart w:id="31" w:name="BMsec_models"/>
      <w:r>
        <w:rPr/>
        <w:t>3.3</w:t>
      </w:r>
      <w:bookmarkEnd w:id="31"/>
      <w:r>
        <w:rPr/>
        <w:t xml:space="preserve">  Computational </w:t>
      </w:r>
      <w:del w:id="2242" w:author="S J" w:date="2015-03-29T13:40:00Z">
        <w:r>
          <w:rPr/>
          <w:delText>physiology</w:delText>
        </w:r>
      </w:del>
      <w:ins w:id="2243" w:author="S J" w:date="2015-03-29T13:40:00Z">
        <w:r>
          <w:rPr/>
          <w:t>Physiology</w:t>
        </w:r>
      </w:ins>
    </w:p>
    <w:p>
      <w:pPr>
        <w:pStyle w:val="Normal"/>
        <w:spacing w:lineRule="auto" w:line="360" w:before="60" w:after="0"/>
        <w:rPr/>
      </w:pPr>
      <w:r>
        <w:rPr/>
        <w:t>A mathematical formalization of the fundamental knowledge and relation among</w:t>
      </w:r>
      <w:del w:id="2244" w:author="S J" w:date="2015-03-29T13:41:00Z">
        <w:r>
          <w:rPr/>
          <w:delText xml:space="preserve"> </w:delText>
        </w:r>
      </w:del>
      <w:ins w:id="2245" w:author="S J" w:date="2015-03-29T13:40:00Z">
        <w:r>
          <w:rPr/>
          <w:t xml:space="preserve"> a </w:t>
        </w:r>
      </w:ins>
      <w:r>
        <w:rPr/>
        <w:t xml:space="preserve">biological system </w:t>
      </w:r>
      <w:del w:id="2246" w:author="S J" w:date="2015-03-29T13:40:00Z">
        <w:r>
          <w:rPr/>
          <w:delText>-</w:delText>
        </w:r>
      </w:del>
      <w:ins w:id="2247" w:author="S J" w:date="2015-03-29T13:40:00Z">
        <w:r>
          <w:rPr/>
          <w:t>–</w:t>
        </w:r>
      </w:ins>
      <w:r>
        <w:rPr/>
        <w:t xml:space="preserve"> </w:t>
      </w:r>
      <w:ins w:id="2248" w:author="S J" w:date="2015-03-29T13:40:00Z">
        <w:r>
          <w:rPr/>
          <w:t xml:space="preserve">a </w:t>
        </w:r>
      </w:ins>
      <w:r>
        <w:rPr/>
        <w:t xml:space="preserve">mathematical model - is used as a base abstraction </w:t>
      </w:r>
      <w:ins w:id="2249" w:author="S J" w:date="2015-03-29T13:41:00Z">
        <w:r>
          <w:rPr/>
          <w:t xml:space="preserve">in order </w:t>
        </w:r>
      </w:ins>
      <w:r>
        <w:rPr/>
        <w:t xml:space="preserve">to utilize </w:t>
      </w:r>
      <w:ins w:id="2250" w:author="S J" w:date="2015-03-29T13:41:00Z">
        <w:r>
          <w:rPr/>
          <w:t xml:space="preserve">the </w:t>
        </w:r>
      </w:ins>
      <w:r>
        <w:rPr/>
        <w:t>current discoveries of the genomics and proteomics</w:t>
      </w:r>
      <w:ins w:id="2251" w:author="S J" w:date="2015-03-29T13:41:00Z">
        <w:r>
          <w:rPr/>
          <w:t xml:space="preserve">. It is also used to </w:t>
        </w:r>
      </w:ins>
      <w:del w:id="2252" w:author="S J" w:date="2015-03-29T13:41:00Z">
        <w:r>
          <w:rPr/>
          <w:delText xml:space="preserve"> and </w:delText>
        </w:r>
      </w:del>
      <w:r>
        <w:rPr/>
        <w:t xml:space="preserve">formalize the knowledge and construct a "Physiome Model". </w:t>
      </w:r>
      <w:ins w:id="2253" w:author="S J" w:date="2015-03-29T13:41:00Z">
        <w:r>
          <w:rPr/>
          <w:t xml:space="preserve">By </w:t>
        </w:r>
      </w:ins>
      <w:del w:id="2254" w:author="S J" w:date="2015-03-29T13:41:00Z">
        <w:r>
          <w:rPr/>
          <w:delText xml:space="preserve">Model by </w:delText>
        </w:r>
      </w:del>
      <w:del w:id="2255" w:author="S J" w:date="2015-03-29T13:42:00Z">
        <w:r>
          <w:rPr/>
          <w:delText>its</w:delText>
        </w:r>
      </w:del>
      <w:r>
        <w:rPr/>
        <w:t xml:space="preserve"> definition</w:t>
      </w:r>
      <w:ins w:id="2256" w:author="S J" w:date="2015-03-29T13:41:00Z">
        <w:r>
          <w:rPr/>
          <w:t>, a model</w:t>
        </w:r>
      </w:ins>
      <w:r>
        <w:rPr/>
        <w:t xml:space="preserve"> is </w:t>
      </w:r>
      <w:ins w:id="2257" w:author="S J" w:date="2015-03-29T13:41:00Z">
        <w:r>
          <w:rPr/>
          <w:t xml:space="preserve">the </w:t>
        </w:r>
      </w:ins>
      <w:r>
        <w:rPr/>
        <w:t xml:space="preserve">simplification of </w:t>
      </w:r>
      <w:del w:id="2258" w:author="S J" w:date="2015-03-29T13:41:00Z">
        <w:r>
          <w:rPr/>
          <w:delText xml:space="preserve">the </w:delText>
        </w:r>
      </w:del>
      <w:ins w:id="2259" w:author="S J" w:date="2015-03-29T13:41:00Z">
        <w:r>
          <w:rPr/>
          <w:t xml:space="preserve">a </w:t>
        </w:r>
      </w:ins>
      <w:r>
        <w:rPr/>
        <w:t>complex reality.</w:t>
      </w:r>
    </w:p>
    <w:p>
      <w:pPr>
        <w:pStyle w:val="Normal"/>
        <w:spacing w:lineRule="auto" w:line="360"/>
        <w:ind w:left="0" w:right="0" w:firstLine="360"/>
        <w:rPr/>
      </w:pPr>
      <w:r>
        <w:rPr/>
        <w:t xml:space="preserve">Constructing the models and integrating them into </w:t>
      </w:r>
      <w:ins w:id="2260" w:author="S J" w:date="2015-03-29T13:42:00Z">
        <w:r>
          <w:rPr/>
          <w:t xml:space="preserve">a </w:t>
        </w:r>
      </w:ins>
      <w:r>
        <w:rPr/>
        <w:t>complex entity</w:t>
      </w:r>
      <w:ins w:id="2261" w:author="S J" w:date="2015-03-29T13:42:00Z">
        <w:r>
          <w:rPr/>
          <w:t>,</w:t>
        </w:r>
      </w:ins>
      <w:r>
        <w:rPr/>
        <w:t xml:space="preserve"> which can be used for further purposes</w:t>
      </w:r>
      <w:ins w:id="2262" w:author="S J" w:date="2015-03-29T13:42:00Z">
        <w:r>
          <w:rPr/>
          <w:t>,</w:t>
        </w:r>
      </w:ins>
      <w:r>
        <w:rPr/>
        <w:t xml:space="preserve"> is schematically illustrated in </w:t>
      </w:r>
      <w:del w:id="2263" w:author="S J" w:date="2015-03-29T13:43:00Z">
        <w:r>
          <w:rPr/>
          <w:delText>fig</w:delText>
        </w:r>
      </w:del>
      <w:ins w:id="2264" w:author="S J" w:date="2015-03-29T13:43:00Z">
        <w:r>
          <w:rPr/>
          <w:t>Figure</w:t>
        </w:r>
      </w:ins>
      <w:del w:id="2265" w:author="S J" w:date="2015-03-29T13:43:00Z">
        <w:r>
          <w:rPr/>
          <w:delText>.</w:delText>
        </w:r>
      </w:del>
      <w:r>
        <w:rPr/>
        <w:t xml:space="preserve"> </w:t>
      </w:r>
      <w:r>
        <w:rPr/>
        <w:fldChar w:fldCharType="begin"/>
      </w:r>
      <w:r>
        <w:instrText> REF BMfig_modeling \h </w:instrText>
      </w:r>
      <w:r>
        <w:fldChar w:fldCharType="separate"/>
      </w:r>
      <w:r>
        <w:t>3.2</w:t>
      </w:r>
      <w:r>
        <w:fldChar w:fldCharType="end"/>
      </w:r>
      <w:r>
        <w:rPr/>
        <w:t xml:space="preserve">. The measurements are </w:t>
      </w:r>
      <w:del w:id="2266" w:author="S J" w:date="2015-03-29T13:43:00Z">
        <w:r>
          <w:rPr/>
          <w:delText xml:space="preserve">done </w:delText>
        </w:r>
      </w:del>
      <w:ins w:id="2267" w:author="S J" w:date="2015-03-29T13:43:00Z">
        <w:r>
          <w:rPr/>
          <w:t xml:space="preserve">carried out </w:t>
        </w:r>
      </w:ins>
      <w:r>
        <w:rPr/>
        <w:t>in laboratories or in hospitals. Lumped parameter models are usually represented as ordinary differential equations and differential algebraic equations</w:t>
      </w:r>
      <w:ins w:id="2268" w:author="S J" w:date="2015-03-29T13:44:00Z">
        <w:r>
          <w:rPr/>
          <w:t xml:space="preserve">. They </w:t>
        </w:r>
      </w:ins>
      <w:del w:id="2269" w:author="S J" w:date="2015-03-29T13:44:00Z">
        <w:r>
          <w:rPr/>
          <w:delText xml:space="preserve"> and </w:delText>
        </w:r>
      </w:del>
      <w:r>
        <w:rPr/>
        <w:t xml:space="preserve">characterize the reality as </w:t>
      </w:r>
      <w:ins w:id="2270" w:author="S J" w:date="2015-03-29T13:44:00Z">
        <w:r>
          <w:rPr/>
          <w:t xml:space="preserve">a </w:t>
        </w:r>
      </w:ins>
      <w:r>
        <w:rPr/>
        <w:t xml:space="preserve">topology of discrete elements. The imaging methods for processing and analysis (section </w:t>
      </w:r>
      <w:r>
        <w:rPr/>
        <w:fldChar w:fldCharType="begin"/>
      </w:r>
      <w:r>
        <w:instrText> REF BMsec_imaging \h </w:instrText>
      </w:r>
      <w:r>
        <w:fldChar w:fldCharType="separate"/>
      </w:r>
      <w:r>
        <w:t>3.1</w:t>
      </w:r>
      <w:r>
        <w:fldChar w:fldCharType="end"/>
      </w:r>
      <w:r>
        <w:rPr/>
        <w:t>) are used to construct 3D models from segmentation and generat</w:t>
      </w:r>
      <w:ins w:id="2271" w:author="S J" w:date="2015-03-29T13:44:00Z">
        <w:r>
          <w:rPr/>
          <w:t>e</w:t>
        </w:r>
      </w:ins>
      <w:del w:id="2272" w:author="S J" w:date="2015-03-29T13:44:00Z">
        <w:r>
          <w:rPr/>
          <w:delText>ing</w:delText>
        </w:r>
      </w:del>
      <w:r>
        <w:rPr/>
        <w:t xml:space="preserve"> </w:t>
      </w:r>
      <w:del w:id="2273" w:author="S J" w:date="2015-03-29T13:45:00Z">
        <w:r>
          <w:rPr/>
          <w:delText>o</w:delText>
        </w:r>
      </w:del>
      <w:del w:id="2274" w:author="S J" w:date="2015-03-29T13:44:00Z">
        <w:r>
          <w:rPr/>
          <w:delText xml:space="preserve">f </w:delText>
        </w:r>
      </w:del>
      <w:r>
        <w:rPr/>
        <w:t>mesh representation</w:t>
      </w:r>
      <w:ins w:id="2275" w:author="S J" w:date="2015-03-29T13:45:00Z">
        <w:r>
          <w:rPr/>
          <w:t>s that are</w:t>
        </w:r>
      </w:ins>
      <w:r>
        <w:rPr/>
        <w:t xml:space="preserve"> connected to physical principles. </w:t>
      </w:r>
    </w:p>
    <w:p>
      <w:pPr>
        <w:pStyle w:val="Figure"/>
        <w:spacing w:lineRule="auto" w:line="360" w:before="240" w:after="0"/>
        <w:ind w:left="0" w:right="0" w:firstLine="360"/>
        <w:rPr>
          <w:rFonts w:eastAsia="Times New Roman"/>
          <w:sz w:val="24"/>
        </w:rPr>
      </w:pPr>
      <w:r>
        <w:rPr>
          <w:rFonts w:eastAsia="Times New Roman"/>
          <w:sz w:val="24"/>
        </w:rPr>
        <w:t xml:space="preserve"> </w:t>
      </w:r>
    </w:p>
    <w:p>
      <w:pPr>
        <w:pStyle w:val="Centerpar"/>
        <w:spacing w:lineRule="auto" w:line="360"/>
        <w:rPr>
          <w:rFonts w:eastAsia="Times New Roman"/>
        </w:rPr>
      </w:pPr>
      <w:r>
        <w:rPr/>
        <w:drawing>
          <wp:inline distT="0" distB="0" distL="0" distR="0">
            <wp:extent cx="5558790" cy="3304540"/>
            <wp:effectExtent l="0" t="0" r="0" b="0"/>
            <wp:docPr id="1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descr=""/>
                    <pic:cNvPicPr>
                      <a:picLocks noChangeAspect="1" noChangeArrowheads="1"/>
                    </pic:cNvPicPr>
                  </pic:nvPicPr>
                  <pic:blipFill>
                    <a:blip r:embed="rId128"/>
                    <a:stretch>
                      <a:fillRect/>
                    </a:stretch>
                  </pic:blipFill>
                  <pic:spPr bwMode="auto">
                    <a:xfrm>
                      <a:off x="0" y="0"/>
                      <a:ext cx="5558790" cy="3304540"/>
                    </a:xfrm>
                    <a:prstGeom prst="rect">
                      <a:avLst/>
                    </a:prstGeom>
                    <a:noFill/>
                    <a:ln w="9525">
                      <a:noFill/>
                      <a:miter lim="800000"/>
                      <a:headEnd/>
                      <a:tailEnd/>
                    </a:ln>
                  </pic:spPr>
                </pic:pic>
              </a:graphicData>
            </a:graphic>
          </wp:inline>
        </w:drawing>
      </w:r>
      <w:r>
        <w:rPr>
          <w:rFonts w:eastAsia="Times New Roman"/>
        </w:rPr>
        <w:t xml:space="preserve"> </w:t>
      </w:r>
    </w:p>
    <w:p>
      <w:pPr>
        <w:pStyle w:val="Caption11"/>
        <w:spacing w:lineRule="auto" w:line="360"/>
        <w:rPr/>
      </w:pPr>
      <w:r>
        <w:rPr/>
        <w:t xml:space="preserve">Figure </w:t>
      </w:r>
      <w:bookmarkStart w:id="32" w:name="BMfig_modeling"/>
      <w:r>
        <w:rPr/>
        <w:t>3.2</w:t>
      </w:r>
      <w:bookmarkEnd w:id="32"/>
      <w:r>
        <w:rPr/>
        <w:t xml:space="preserve">: Schematic illustration of </w:t>
      </w:r>
      <w:ins w:id="2276" w:author="S J" w:date="2015-03-29T13:45:00Z">
        <w:r>
          <w:rPr/>
          <w:t xml:space="preserve">the </w:t>
        </w:r>
      </w:ins>
      <w:r>
        <w:rPr/>
        <w:t>scientific process. The experiments produce data</w:t>
      </w:r>
      <w:ins w:id="2277" w:author="S J" w:date="2015-03-29T13:45:00Z">
        <w:r>
          <w:rPr/>
          <w:t xml:space="preserve"> that </w:t>
        </w:r>
      </w:ins>
      <w:del w:id="2278" w:author="S J" w:date="2015-03-29T13:45:00Z">
        <w:r>
          <w:rPr/>
          <w:delText xml:space="preserve"> which </w:delText>
        </w:r>
      </w:del>
      <w:r>
        <w:rPr/>
        <w:t xml:space="preserve">are interpreted and a hypothesis is formalized as a model. Validation compares the model simulation with </w:t>
      </w:r>
      <w:ins w:id="2279" w:author="S J" w:date="2015-03-29T13:45:00Z">
        <w:r>
          <w:rPr/>
          <w:t xml:space="preserve">the </w:t>
        </w:r>
      </w:ins>
      <w:r>
        <w:rPr/>
        <w:t xml:space="preserve">experiment, if </w:t>
      </w:r>
      <w:ins w:id="2280" w:author="S J" w:date="2015-03-29T13:45:00Z">
        <w:r>
          <w:rPr/>
          <w:t xml:space="preserve">the </w:t>
        </w:r>
      </w:ins>
      <w:r>
        <w:rPr/>
        <w:t xml:space="preserve">model satisfies the criteria - </w:t>
      </w:r>
      <w:ins w:id="2281" w:author="S J" w:date="2015-03-29T13:45:00Z">
        <w:r>
          <w:rPr/>
          <w:t xml:space="preserve">if it </w:t>
        </w:r>
      </w:ins>
      <w:r>
        <w:rPr/>
        <w:t xml:space="preserve">is in agreement with real experiments, then the validated model can be used for other purposes. </w:t>
      </w:r>
      <w:r>
        <w:fldChar w:fldCharType="begin"/>
      </w:r>
      <w:r>
        <w:instrText> TC "3.2 Schematic illustration of scientific process. The experiments produce data which are interpreted and a hypothesis is formalized as a model. Validation compares the model simulation with experiment, if model satisfies the criteria - is in agreement with real experiments, then the validated model can be used for other purposes. " \l 2 </w:instrText>
      </w:r>
      <w:r>
        <w:fldChar w:fldCharType="separate"/>
      </w:r>
      <w:r>
        <w:rPr/>
      </w:r>
      <w:r>
        <w:fldChar w:fldCharType="end"/>
      </w:r>
    </w:p>
    <w:p>
      <w:pPr>
        <w:pStyle w:val="Normal"/>
        <w:spacing w:lineRule="auto" w:line="360" w:before="240" w:after="0"/>
        <w:ind w:left="0" w:right="0" w:firstLine="360"/>
        <w:rPr/>
      </w:pPr>
      <w:ins w:id="2282" w:author="S J" w:date="2015-03-29T13:46:00Z">
        <w:r>
          <w:rPr/>
          <w:t>The a</w:t>
        </w:r>
      </w:ins>
      <w:del w:id="2283" w:author="S J" w:date="2015-03-29T13:46:00Z">
        <w:r>
          <w:rPr/>
          <w:delText>A</w:delText>
        </w:r>
      </w:del>
      <w:r>
        <w:rPr/>
        <w:t xml:space="preserve">pplication of </w:t>
      </w:r>
      <w:del w:id="2284" w:author="S J" w:date="2015-03-29T13:46:00Z">
        <w:r>
          <w:rPr/>
          <w:delText xml:space="preserve">the </w:delText>
        </w:r>
      </w:del>
      <w:r>
        <w:rPr/>
        <w:t xml:space="preserve">mathematical modeling techniques towards </w:t>
      </w:r>
      <w:del w:id="2285" w:author="S J" w:date="2015-03-29T13:46:00Z">
        <w:r>
          <w:rPr/>
          <w:delText xml:space="preserve">the </w:delText>
        </w:r>
      </w:del>
      <w:r>
        <w:rPr/>
        <w:t>biomedical research is sometimes calle</w:t>
      </w:r>
      <w:ins w:id="2286" w:author="S J" w:date="2015-03-29T13:46:00Z">
        <w:r>
          <w:rPr/>
          <w:t>d</w:t>
        </w:r>
      </w:ins>
      <w:del w:id="2287" w:author="S J" w:date="2015-03-29T13:46:00Z">
        <w:r>
          <w:rPr/>
          <w:delText>d as</w:delText>
        </w:r>
      </w:del>
      <w:r>
        <w:rPr/>
        <w:t xml:space="preserve"> systems biology</w:t>
      </w:r>
      <w:ins w:id="2288" w:author="S J" w:date="2015-03-29T13:46:00Z">
        <w:r>
          <w:rPr/>
          <w:t>. This</w:t>
        </w:r>
      </w:ins>
      <w:r>
        <w:rPr/>
        <w:t xml:space="preserve"> approach </w:t>
      </w:r>
      <w:del w:id="2289" w:author="S J" w:date="2015-03-29T13:46:00Z">
        <w:r>
          <w:rPr/>
          <w:delText xml:space="preserve">combining </w:delText>
        </w:r>
      </w:del>
      <w:ins w:id="2290" w:author="S J" w:date="2015-03-29T13:46:00Z">
        <w:r>
          <w:rPr/>
          <w:t xml:space="preserve">combines </w:t>
        </w:r>
      </w:ins>
      <w:r>
        <w:rPr/>
        <w:t>the reductionism and integration</w:t>
      </w:r>
      <w:ins w:id="2291" w:author="S J" w:date="2015-03-29T13:46:00Z">
        <w:r>
          <w:rPr/>
          <w:t>,</w:t>
        </w:r>
      </w:ins>
      <w:r>
        <w:rPr/>
        <w:t xml:space="preserve"> as denoted by Kohl et al.</w:t>
      </w:r>
      <w:ins w:id="2292" w:author="S J" w:date="2015-03-29T13:47:00Z">
        <w:r>
          <w:rPr/>
          <w:t xml:space="preserve"> </w:t>
        </w:r>
      </w:ins>
      <w:r>
        <w:rPr/>
        <w:t>[</w:t>
      </w:r>
      <w:r>
        <w:rPr/>
        <w:fldChar w:fldCharType="begin"/>
      </w:r>
      <w:r>
        <w:instrText> REF BIB_Kohl2010 \h </w:instrText>
      </w:r>
      <w:r>
        <w:fldChar w:fldCharType="separate"/>
      </w:r>
      <w:r>
        <w:t>128</w:t>
      </w:r>
      <w:r>
        <w:fldChar w:fldCharType="end"/>
      </w:r>
      <w:r>
        <w:rPr/>
        <w:t xml:space="preserve">]. Application towards </w:t>
      </w:r>
      <w:del w:id="2293" w:author="S J" w:date="2015-03-29T13:47:00Z">
        <w:r>
          <w:rPr/>
          <w:delText xml:space="preserve">the </w:delText>
        </w:r>
      </w:del>
      <w:r>
        <w:rPr/>
        <w:t>clinical practice include</w:t>
      </w:r>
      <w:ins w:id="2294" w:author="S J" w:date="2015-03-29T13:47:00Z">
        <w:r>
          <w:rPr/>
          <w:t>s</w:t>
        </w:r>
      </w:ins>
      <w:r>
        <w:rPr/>
        <w:t xml:space="preserve"> the quantification of the diagnostic index or treatment strategy</w:t>
      </w:r>
      <w:ins w:id="2295" w:author="S J" w:date="2015-03-29T13:47:00Z">
        <w:r>
          <w:rPr/>
          <w:t>. I</w:t>
        </w:r>
      </w:ins>
      <w:del w:id="2296" w:author="S J" w:date="2015-03-29T13:47:00Z">
        <w:r>
          <w:rPr/>
          <w:delText xml:space="preserve"> and i</w:delText>
        </w:r>
      </w:del>
      <w:r>
        <w:rPr/>
        <w:t>t is a goal to develop tools, database models and methods of several Physiome projects, e.g.</w:t>
      </w:r>
      <w:ins w:id="2297" w:author="S J" w:date="2015-03-29T13:47:00Z">
        <w:r>
          <w:rPr/>
          <w:t>,</w:t>
        </w:r>
      </w:ins>
      <w:r>
        <w:rPr/>
        <w:t xml:space="preserve"> VPH-Physiome project presented by Hunter et al.</w:t>
      </w:r>
      <w:ins w:id="2298" w:author="S J" w:date="2015-03-29T13:47:00Z">
        <w:r>
          <w:rPr/>
          <w:t xml:space="preserve"> </w:t>
        </w:r>
      </w:ins>
      <w:r>
        <w:rPr/>
        <w:t>[</w:t>
      </w:r>
      <w:r>
        <w:rPr/>
        <w:fldChar w:fldCharType="begin"/>
      </w:r>
      <w:r>
        <w:instrText> REF BIB_Hunter2009 \h </w:instrText>
      </w:r>
      <w:r>
        <w:fldChar w:fldCharType="separate"/>
      </w:r>
      <w:r>
        <w:t>129</w:t>
      </w:r>
      <w:r>
        <w:fldChar w:fldCharType="end"/>
      </w:r>
      <w:r>
        <w:rPr/>
        <w:t>].</w:t>
      </w:r>
    </w:p>
    <w:p>
      <w:pPr>
        <w:pStyle w:val="Heading3"/>
        <w:numPr>
          <w:ilvl w:val="2"/>
          <w:numId w:val="1"/>
        </w:numPr>
        <w:spacing w:lineRule="auto" w:line="360" w:before="120" w:after="120"/>
        <w:rPr/>
      </w:pPr>
      <w:r>
        <w:rPr/>
        <w:t>One of the earliest complex and integrative modeling effort</w:t>
      </w:r>
      <w:ins w:id="2299" w:author="S J" w:date="2015-03-29T13:47:00Z">
        <w:r>
          <w:rPr/>
          <w:t>s</w:t>
        </w:r>
      </w:ins>
      <w:r>
        <w:rPr/>
        <w:t xml:space="preserve"> was a model of circulation and it</w:t>
      </w:r>
      <w:del w:id="2300" w:author="S J" w:date="2015-03-29T13:47:00Z">
        <w:r>
          <w:rPr/>
          <w:delText>’</w:delText>
        </w:r>
      </w:del>
      <w:r>
        <w:rPr/>
        <w:t>s regulation</w:t>
      </w:r>
      <w:ins w:id="2301" w:author="S J" w:date="2015-03-29T13:47:00Z">
        <w:r>
          <w:rPr/>
          <w:t>, which was</w:t>
        </w:r>
      </w:ins>
      <w:r>
        <w:rPr/>
        <w:t xml:space="preserve"> published by Guyton et al. in 1972 [</w:t>
      </w:r>
      <w:r>
        <w:rPr/>
        <w:fldChar w:fldCharType="begin"/>
      </w:r>
      <w:r>
        <w:instrText> REF BIB_Guyton1972 \h </w:instrText>
      </w:r>
      <w:r>
        <w:fldChar w:fldCharType="separate"/>
      </w:r>
      <w:r>
        <w:t>130</w:t>
      </w:r>
      <w:r>
        <w:fldChar w:fldCharType="end"/>
      </w:r>
      <w:r>
        <w:rPr/>
        <w:t>]</w:t>
      </w:r>
      <w:ins w:id="2302" w:author="S J" w:date="2015-03-29T13:47:00Z">
        <w:r>
          <w:rPr/>
          <w:t xml:space="preserve">. It continues as a </w:t>
        </w:r>
      </w:ins>
      <w:r>
        <w:rPr/>
        <w:t xml:space="preserve"> </w:t>
      </w:r>
      <w:ins w:id="2303" w:author="S J" w:date="2015-03-29T13:47:00Z">
        <w:r>
          <w:rPr/>
          <w:t xml:space="preserve">"Human Model" or "HumMod" </w:t>
        </w:r>
      </w:ins>
      <w:del w:id="2304" w:author="S J" w:date="2015-03-29T13:47:00Z">
        <w:r>
          <w:rPr/>
          <w:delText xml:space="preserve">which </w:delText>
        </w:r>
      </w:del>
      <w:r>
        <w:rPr/>
        <w:t>via derivative and technological upgrade</w:t>
      </w:r>
      <w:ins w:id="2305" w:author="S J" w:date="2015-03-29T13:48:00Z">
        <w:r>
          <w:rPr/>
          <w:t xml:space="preserve">s, as </w:t>
        </w:r>
      </w:ins>
      <w:del w:id="2306" w:author="S J" w:date="2015-03-29T13:48:00Z">
        <w:r>
          <w:rPr/>
          <w:delText xml:space="preserve"> continues as "Human Model" or "HumMod" </w:delText>
        </w:r>
      </w:del>
      <w:r>
        <w:rPr/>
        <w:t>introduced by Hester et al. [</w:t>
      </w:r>
      <w:r>
        <w:rPr/>
        <w:fldChar w:fldCharType="begin"/>
      </w:r>
      <w:r>
        <w:instrText> REF BIB_Hester2011systems \h </w:instrText>
      </w:r>
      <w:r>
        <w:fldChar w:fldCharType="separate"/>
      </w:r>
      <w:r>
        <w:t>131</w:t>
      </w:r>
      <w:r>
        <w:fldChar w:fldCharType="end"/>
      </w:r>
      <w:r>
        <w:rPr/>
        <w:t xml:space="preserve">, </w:t>
      </w:r>
      <w:r>
        <w:rPr/>
        <w:fldChar w:fldCharType="begin"/>
      </w:r>
      <w:r>
        <w:instrText> REF BIB_hester2011 \h </w:instrText>
      </w:r>
      <w:r>
        <w:fldChar w:fldCharType="separate"/>
      </w:r>
      <w:r>
        <w:t>132</w:t>
      </w:r>
      <w:r>
        <w:fldChar w:fldCharType="end"/>
      </w:r>
      <w:r>
        <w:rPr/>
        <w:t>]</w:t>
      </w:r>
      <w:ins w:id="2307" w:author="S J" w:date="2015-03-29T13:48:00Z">
        <w:r>
          <w:rPr/>
          <w:t>,</w:t>
        </w:r>
      </w:ins>
      <w:r>
        <w:rPr/>
        <w:t xml:space="preserve"> with a focus on integration effort</w:t>
      </w:r>
      <w:ins w:id="2308" w:author="S J" w:date="2015-03-29T13:48:00Z">
        <w:r>
          <w:rPr/>
          <w:t>s</w:t>
        </w:r>
      </w:ins>
      <w:r>
        <w:rPr/>
        <w:t xml:space="preserve">. </w:t>
      </w:r>
      <w:ins w:id="2309" w:author="S J" w:date="2015-03-29T13:48:00Z">
        <w:r>
          <w:rPr/>
          <w:t xml:space="preserve">A </w:t>
        </w:r>
      </w:ins>
      <w:del w:id="2310" w:author="S J" w:date="2015-03-29T13:48:00Z">
        <w:r>
          <w:rPr/>
          <w:delText xml:space="preserve">Different </w:delText>
        </w:r>
      </w:del>
      <w:ins w:id="2311" w:author="S J" w:date="2015-03-29T13:48:00Z">
        <w:r>
          <w:rPr/>
          <w:t xml:space="preserve">different </w:t>
        </w:r>
      </w:ins>
      <w:r>
        <w:rPr/>
        <w:t xml:space="preserve">approach of modeling </w:t>
      </w:r>
      <w:ins w:id="2312" w:author="S J" w:date="2015-03-29T13:48:00Z">
        <w:r>
          <w:rPr/>
          <w:t xml:space="preserve">the </w:t>
        </w:r>
      </w:ins>
      <w:r>
        <w:rPr/>
        <w:t>human physiology is a database of smaller models</w:t>
      </w:r>
      <w:ins w:id="2313" w:author="S J" w:date="2015-03-29T13:48:00Z">
        <w:r>
          <w:rPr/>
          <w:t xml:space="preserve">, which focus </w:t>
        </w:r>
      </w:ins>
      <w:del w:id="2314" w:author="S J" w:date="2015-03-29T13:48:00Z">
        <w:r>
          <w:rPr/>
          <w:delText xml:space="preserve"> focusing </w:delText>
        </w:r>
      </w:del>
      <w:r>
        <w:rPr/>
        <w:t xml:space="preserve">on some particular physiological phenomenon. </w:t>
      </w:r>
      <w:del w:id="2315" w:author="S J" w:date="2015-03-29T13:48:00Z">
        <w:r>
          <w:rPr/>
          <w:delText>E.g.</w:delText>
        </w:r>
      </w:del>
      <w:ins w:id="2316" w:author="S J" w:date="2015-03-29T13:48:00Z">
        <w:r>
          <w:rPr/>
          <w:t>For example,</w:t>
        </w:r>
      </w:ins>
      <w:r>
        <w:rPr/>
        <w:t xml:space="preserve"> the NSR Physiome project introduces </w:t>
      </w:r>
      <w:ins w:id="2317" w:author="S J" w:date="2015-03-29T13:48:00Z">
        <w:r>
          <w:rPr/>
          <w:t xml:space="preserve">a </w:t>
        </w:r>
      </w:ins>
      <w:r>
        <w:rPr/>
        <w:t>JSIM</w:t>
      </w:r>
      <w:r>
        <w:rPr>
          <w:rStyle w:val="FootnoteAnchor"/>
        </w:rPr>
        <w:footnoteReference w:id="30"/>
      </w:r>
      <w:r>
        <w:rPr/>
        <w:t xml:space="preserve"> Java</w:t>
      </w:r>
      <w:ins w:id="2318" w:author="S J" w:date="2015-03-29T13:48:00Z">
        <w:r>
          <w:rPr/>
          <w:t>-</w:t>
        </w:r>
      </w:ins>
      <w:del w:id="2319" w:author="S J" w:date="2015-03-29T13:48:00Z">
        <w:r>
          <w:rPr/>
          <w:delText xml:space="preserve"> </w:delText>
        </w:r>
      </w:del>
      <w:r>
        <w:rPr/>
        <w:t xml:space="preserve">based simulation system </w:t>
      </w:r>
      <w:ins w:id="2320" w:author="S J" w:date="2015-03-29T13:49:00Z">
        <w:r>
          <w:rPr/>
          <w:t xml:space="preserve">in order </w:t>
        </w:r>
      </w:ins>
      <w:r>
        <w:rPr/>
        <w:t xml:space="preserve">to support modeling in physiology. </w:t>
      </w:r>
      <w:ins w:id="2321" w:author="S J" w:date="2015-03-29T13:49:00Z">
        <w:r>
          <w:rPr/>
          <w:t>A r</w:t>
        </w:r>
      </w:ins>
      <w:del w:id="2322" w:author="S J" w:date="2015-03-29T13:49:00Z">
        <w:r>
          <w:rPr/>
          <w:delText>R</w:delText>
        </w:r>
      </w:del>
      <w:r>
        <w:rPr/>
        <w:t xml:space="preserve">epository of several hundred </w:t>
      </w:r>
      <w:del w:id="2323" w:author="S J" w:date="2015-03-29T13:49:00Z">
        <w:r>
          <w:rPr/>
          <w:delText xml:space="preserve">of </w:delText>
        </w:r>
      </w:del>
      <w:r>
        <w:rPr/>
        <w:t xml:space="preserve">models </w:t>
      </w:r>
      <w:del w:id="2324" w:author="S J" w:date="2015-03-29T13:49:00Z">
        <w:r>
          <w:rPr/>
          <w:delText xml:space="preserve">were </w:delText>
        </w:r>
      </w:del>
      <w:ins w:id="2325" w:author="S J" w:date="2015-03-29T13:49:00Z">
        <w:r>
          <w:rPr/>
          <w:t xml:space="preserve">was </w:t>
        </w:r>
      </w:ins>
      <w:r>
        <w:rPr/>
        <w:t>published using this system [</w:t>
      </w:r>
      <w:r>
        <w:rPr/>
        <w:fldChar w:fldCharType="begin"/>
      </w:r>
      <w:r>
        <w:instrText> REF BIB_Butterworth2014 \h </w:instrText>
      </w:r>
      <w:r>
        <w:fldChar w:fldCharType="separate"/>
      </w:r>
      <w:r>
        <w:t>133</w:t>
      </w:r>
      <w:r>
        <w:fldChar w:fldCharType="end"/>
      </w:r>
      <w:r>
        <w:rPr/>
        <w:t xml:space="preserve">]. </w:t>
      </w:r>
      <w:del w:id="2326" w:author="S J" w:date="2015-03-29T13:49:00Z">
        <w:r>
          <w:rPr/>
          <w:delText xml:space="preserve">The </w:delText>
        </w:r>
      </w:del>
      <w:ins w:id="2327" w:author="S J" w:date="2015-03-29T13:49:00Z">
        <w:r>
          <w:rPr/>
          <w:t xml:space="preserve">A </w:t>
        </w:r>
      </w:ins>
      <w:r>
        <w:rPr/>
        <w:t xml:space="preserve">similar effort is </w:t>
      </w:r>
      <w:ins w:id="2328" w:author="S J" w:date="2015-03-29T13:49:00Z">
        <w:r>
          <w:rPr/>
          <w:t xml:space="preserve">made </w:t>
        </w:r>
      </w:ins>
      <w:del w:id="2329" w:author="S J" w:date="2015-03-29T13:49:00Z">
        <w:r>
          <w:rPr/>
          <w:delText xml:space="preserve">done </w:delText>
        </w:r>
      </w:del>
      <w:r>
        <w:rPr/>
        <w:t xml:space="preserve">by </w:t>
      </w:r>
      <w:ins w:id="2330" w:author="S J" w:date="2015-03-29T13:49:00Z">
        <w:r>
          <w:rPr/>
          <w:t xml:space="preserve">the </w:t>
        </w:r>
      </w:ins>
      <w:r>
        <w:rPr/>
        <w:t>IUPS Physiome project and repositor</w:t>
      </w:r>
      <w:ins w:id="2331" w:author="S J" w:date="2015-03-29T13:49:00Z">
        <w:r>
          <w:rPr/>
          <w:t>ies</w:t>
        </w:r>
      </w:ins>
      <w:del w:id="2332" w:author="S J" w:date="2015-03-29T13:49:00Z">
        <w:r>
          <w:rPr/>
          <w:delText>y</w:delText>
        </w:r>
      </w:del>
      <w:r>
        <w:rPr/>
        <w:t xml:space="preserve"> of </w:t>
      </w:r>
      <w:ins w:id="2333" w:author="S J" w:date="2015-03-29T13:49:00Z">
        <w:r>
          <w:rPr/>
          <w:t xml:space="preserve">the </w:t>
        </w:r>
      </w:ins>
      <w:r>
        <w:rPr/>
        <w:t>models are based on XML standard languages CellML and FieldML [</w:t>
      </w:r>
      <w:r>
        <w:rPr/>
        <w:fldChar w:fldCharType="begin"/>
      </w:r>
      <w:r>
        <w:instrText> REF BIB_Hunter2004 \h </w:instrText>
      </w:r>
      <w:r>
        <w:fldChar w:fldCharType="separate"/>
      </w:r>
      <w:r>
        <w:t>134</w:t>
      </w:r>
      <w:r>
        <w:fldChar w:fldCharType="end"/>
      </w:r>
      <w:r>
        <w:rPr/>
        <w:t xml:space="preserve">, </w:t>
      </w:r>
      <w:r>
        <w:rPr/>
        <w:fldChar w:fldCharType="begin"/>
      </w:r>
      <w:r>
        <w:instrText> REF BIB_Yu2011 \h </w:instrText>
      </w:r>
      <w:r>
        <w:fldChar w:fldCharType="separate"/>
      </w:r>
      <w:r>
        <w:t>135</w:t>
      </w:r>
      <w:r>
        <w:fldChar w:fldCharType="end"/>
      </w:r>
      <w:r>
        <w:rPr/>
        <w:t xml:space="preserve">]. The Systems Biology Markup Language (SBML) is used for modeling </w:t>
      </w:r>
      <w:ins w:id="2334" w:author="S J" w:date="2015-03-29T13:49:00Z">
        <w:r>
          <w:rPr/>
          <w:t xml:space="preserve">a </w:t>
        </w:r>
      </w:ins>
      <w:r>
        <w:rPr/>
        <w:t>biological system at the level of biochemical reaction and regulatory network</w:t>
      </w:r>
      <w:ins w:id="2335" w:author="S J" w:date="2015-03-29T13:49:00Z">
        <w:r>
          <w:rPr/>
          <w:t xml:space="preserve">. </w:t>
        </w:r>
      </w:ins>
      <w:del w:id="2336" w:author="S J" w:date="2015-03-29T13:50:00Z">
        <w:r>
          <w:rPr/>
          <w:delText xml:space="preserve"> and a</w:delText>
        </w:r>
      </w:del>
      <w:ins w:id="2337" w:author="S J" w:date="2015-03-29T13:50:00Z">
        <w:r>
          <w:rPr/>
          <w:t>A</w:t>
        </w:r>
      </w:ins>
      <w:r>
        <w:rPr/>
        <w:t>nother database collects several hundreds of curated and non-curated models [</w:t>
      </w:r>
      <w:r>
        <w:rPr/>
        <w:fldChar w:fldCharType="begin"/>
      </w:r>
      <w:r>
        <w:instrText> REF BIB_Hucka2004 \h </w:instrText>
      </w:r>
      <w:r>
        <w:fldChar w:fldCharType="separate"/>
      </w:r>
      <w:r>
        <w:t>136</w:t>
      </w:r>
      <w:r>
        <w:fldChar w:fldCharType="end"/>
      </w:r>
      <w:r>
        <w:rPr/>
        <w:t xml:space="preserve">, </w:t>
      </w:r>
      <w:r>
        <w:rPr/>
        <w:fldChar w:fldCharType="begin"/>
      </w:r>
      <w:r>
        <w:instrText> REF BIB_LeNovere2006 \h </w:instrText>
      </w:r>
      <w:r>
        <w:fldChar w:fldCharType="separate"/>
      </w:r>
      <w:r>
        <w:t>137</w:t>
      </w:r>
      <w:r>
        <w:fldChar w:fldCharType="end"/>
      </w:r>
      <w:r>
        <w:rPr/>
        <w:t>].</w:t>
      </w:r>
      <w:bookmarkStart w:id="33" w:name="BMsec_methodsmodels"/>
      <w:r>
        <w:rPr/>
        <w:t>3.3.1</w:t>
      </w:r>
      <w:bookmarkEnd w:id="33"/>
      <w:r>
        <w:rPr/>
        <w:t xml:space="preserve">  Modeling </w:t>
      </w:r>
      <w:del w:id="2338" w:author="S J" w:date="2015-03-29T13:50:00Z">
        <w:r>
          <w:rPr/>
          <w:delText>methodology</w:delText>
        </w:r>
      </w:del>
      <w:ins w:id="2339" w:author="S J" w:date="2015-03-29T13:50:00Z">
        <w:r>
          <w:rPr/>
          <w:t>Methodology</w:t>
        </w:r>
      </w:ins>
    </w:p>
    <w:p>
      <w:pPr>
        <w:pStyle w:val="Normal"/>
        <w:spacing w:lineRule="auto" w:line="360"/>
        <w:ind w:left="0" w:right="0" w:firstLine="360"/>
        <w:rPr/>
      </w:pPr>
      <w:r>
        <w:rPr/>
        <w:t xml:space="preserve">The methodology of formalizing mathematical models is influenced by the abilities of </w:t>
      </w:r>
      <w:ins w:id="2340" w:author="S J" w:date="2015-03-29T13:50:00Z">
        <w:r>
          <w:rPr/>
          <w:t xml:space="preserve">the </w:t>
        </w:r>
      </w:ins>
      <w:r>
        <w:rPr/>
        <w:t xml:space="preserve">underlying modeling language </w:t>
      </w:r>
      <w:ins w:id="2341" w:author="S J" w:date="2015-03-29T13:50:00Z">
        <w:r>
          <w:rPr/>
          <w:t xml:space="preserve">that is </w:t>
        </w:r>
      </w:ins>
      <w:r>
        <w:rPr/>
        <w:t>used. The Modelica language is an object-oriented, equation</w:t>
      </w:r>
      <w:ins w:id="2342" w:author="S J" w:date="2015-03-29T13:50:00Z">
        <w:r>
          <w:rPr/>
          <w:t>-</w:t>
        </w:r>
      </w:ins>
      <w:del w:id="2343" w:author="S J" w:date="2015-03-29T13:50:00Z">
        <w:r>
          <w:rPr/>
          <w:delText xml:space="preserve"> </w:delText>
        </w:r>
      </w:del>
      <w:r>
        <w:rPr/>
        <w:t>based and acausal modeling language</w:t>
      </w:r>
      <w:ins w:id="2344" w:author="S J" w:date="2015-03-29T13:50:00Z">
        <w:r>
          <w:rPr/>
          <w:t>, which is</w:t>
        </w:r>
      </w:ins>
      <w:r>
        <w:rPr/>
        <w:t xml:space="preserve"> standardized by </w:t>
      </w:r>
      <w:ins w:id="2345" w:author="S J" w:date="2015-03-29T13:50:00Z">
        <w:r>
          <w:rPr/>
          <w:t xml:space="preserve">the </w:t>
        </w:r>
      </w:ins>
      <w:r>
        <w:rPr/>
        <w:t>Modelica association</w:t>
      </w:r>
      <w:r>
        <w:rPr>
          <w:rStyle w:val="FootnoteAnchor"/>
        </w:rPr>
        <w:footnoteReference w:id="31"/>
      </w:r>
      <w:r>
        <w:rPr/>
        <w:t xml:space="preserve">. JSIM, CellML, SBML or HumMod are domain specific languages and the tools </w:t>
      </w:r>
      <w:ins w:id="2346" w:author="S J" w:date="2015-03-29T13:50:00Z">
        <w:r>
          <w:rPr/>
          <w:t xml:space="preserve">that are </w:t>
        </w:r>
      </w:ins>
      <w:r>
        <w:rPr/>
        <w:t xml:space="preserve">able to work with them are primarily developed within physiological or systems biological communities. Other authors use commercial or industry standard tools for mathematical modeling and computing. </w:t>
      </w:r>
      <w:del w:id="2347" w:author="S J" w:date="2015-03-29T13:50:00Z">
        <w:r>
          <w:rPr/>
          <w:delText>E.g.</w:delText>
        </w:r>
      </w:del>
      <w:ins w:id="2348" w:author="S J" w:date="2015-03-29T13:50:00Z">
        <w:r>
          <w:rPr/>
          <w:t>For example,</w:t>
        </w:r>
      </w:ins>
      <w:r>
        <w:rPr/>
        <w:t xml:space="preserve"> Kofranek et al. describe</w:t>
      </w:r>
      <w:ins w:id="2349" w:author="S J" w:date="2015-03-29T13:50:00Z">
        <w:r>
          <w:rPr/>
          <w:t>d</w:t>
        </w:r>
      </w:ins>
      <w:del w:id="2350" w:author="S J" w:date="2015-03-29T13:50:00Z">
        <w:r>
          <w:rPr/>
          <w:delText>s</w:delText>
        </w:r>
      </w:del>
      <w:r>
        <w:rPr/>
        <w:t xml:space="preserve"> Guyton’s 1972 model in MATLAB</w:t>
      </w:r>
      <w:r>
        <w:rPr>
          <w:position w:val="7"/>
          <w:sz w:val="20"/>
        </w:rPr>
        <w:t>®</w:t>
      </w:r>
      <w:r>
        <w:rPr/>
        <w:t xml:space="preserve"> Simulink [</w:t>
      </w:r>
      <w:r>
        <w:rPr/>
        <w:fldChar w:fldCharType="begin"/>
      </w:r>
      <w:r>
        <w:instrText> REF BIB_Kofranek2010 \h </w:instrText>
      </w:r>
      <w:r>
        <w:fldChar w:fldCharType="separate"/>
      </w:r>
      <w:r>
        <w:t>138</w:t>
      </w:r>
      <w:r>
        <w:fldChar w:fldCharType="end"/>
      </w:r>
      <w:r>
        <w:rPr/>
        <w:t>] and the derivative HumMod in acausal object-oriented Modelica language [</w:t>
      </w:r>
      <w:r>
        <w:rPr/>
        <w:fldChar w:fldCharType="begin"/>
      </w:r>
      <w:r>
        <w:instrText> REF BIB_Kofranek2011hummod \h </w:instrText>
      </w:r>
      <w:r>
        <w:fldChar w:fldCharType="separate"/>
      </w:r>
      <w:r>
        <w:t>139</w:t>
      </w:r>
      <w:r>
        <w:fldChar w:fldCharType="end"/>
      </w:r>
      <w:r>
        <w:rPr/>
        <w:t xml:space="preserve">, </w:t>
      </w:r>
      <w:r>
        <w:rPr/>
        <w:fldChar w:fldCharType="begin"/>
      </w:r>
      <w:r>
        <w:instrText> REF BIB_kofranek2013hummod \h </w:instrText>
      </w:r>
      <w:r>
        <w:fldChar w:fldCharType="separate"/>
      </w:r>
      <w:r>
        <w:t>10</w:t>
      </w:r>
      <w:r>
        <w:fldChar w:fldCharType="end"/>
      </w:r>
      <w:r>
        <w:rPr/>
        <w:t>]. Fernandez et al. describe</w:t>
      </w:r>
      <w:ins w:id="2351" w:author="S J" w:date="2015-03-29T13:50:00Z">
        <w:r>
          <w:rPr/>
          <w:t>d</w:t>
        </w:r>
      </w:ins>
      <w:del w:id="2352" w:author="S J" w:date="2015-03-29T13:50:00Z">
        <w:r>
          <w:rPr/>
          <w:delText>s</w:delText>
        </w:r>
      </w:del>
      <w:r>
        <w:rPr/>
        <w:t xml:space="preserve"> models of </w:t>
      </w:r>
      <w:ins w:id="2353" w:author="S J" w:date="2015-03-29T13:50:00Z">
        <w:r>
          <w:rPr/>
          <w:t xml:space="preserve">a </w:t>
        </w:r>
      </w:ins>
      <w:r>
        <w:rPr/>
        <w:t>cardiovascular pulsatile system using MATLAB Simscape [</w:t>
      </w:r>
      <w:r>
        <w:rPr/>
        <w:fldChar w:fldCharType="begin"/>
      </w:r>
      <w:r>
        <w:instrText> REF BIB_FernandezDeCanete2013 \h </w:instrText>
      </w:r>
      <w:r>
        <w:fldChar w:fldCharType="separate"/>
      </w:r>
      <w:r>
        <w:t>140</w:t>
      </w:r>
      <w:r>
        <w:fldChar w:fldCharType="end"/>
      </w:r>
      <w:r>
        <w:rPr/>
        <w:t>] and recently</w:t>
      </w:r>
      <w:ins w:id="2354" w:author="S J" w:date="2015-03-29T13:51:00Z">
        <w:r>
          <w:rPr/>
          <w:t>,</w:t>
        </w:r>
      </w:ins>
      <w:r>
        <w:rPr/>
        <w:t xml:space="preserve"> in Modelica [</w:t>
      </w:r>
      <w:r>
        <w:rPr/>
        <w:fldChar w:fldCharType="begin"/>
      </w:r>
      <w:r>
        <w:instrText> REF BIB_FernandezdeCanete2014 \h </w:instrText>
      </w:r>
      <w:r>
        <w:fldChar w:fldCharType="separate"/>
      </w:r>
      <w:r>
        <w:t>141</w:t>
      </w:r>
      <w:r>
        <w:fldChar w:fldCharType="end"/>
      </w:r>
      <w:r>
        <w:rPr/>
        <w:t xml:space="preserve">].Thus, there is an open debate </w:t>
      </w:r>
      <w:ins w:id="2355" w:author="S J" w:date="2015-03-29T13:51:00Z">
        <w:r>
          <w:rPr/>
          <w:t xml:space="preserve">as to </w:t>
        </w:r>
      </w:ins>
      <w:r>
        <w:rPr/>
        <w:t>whether in-house domain</w:t>
      </w:r>
      <w:ins w:id="2356" w:author="S J" w:date="2015-03-29T13:51:00Z">
        <w:r>
          <w:rPr/>
          <w:t>-</w:t>
        </w:r>
      </w:ins>
      <w:del w:id="2357" w:author="S J" w:date="2015-03-29T13:51:00Z">
        <w:r>
          <w:rPr/>
          <w:delText xml:space="preserve"> </w:delText>
        </w:r>
      </w:del>
      <w:r>
        <w:rPr/>
        <w:t>specific language and tools</w:t>
      </w:r>
      <w:ins w:id="2358" w:author="S J" w:date="2015-03-29T13:51:00Z">
        <w:r>
          <w:rPr/>
          <w:t>,</w:t>
        </w:r>
      </w:ins>
      <w:r>
        <w:rPr/>
        <w:t xml:space="preserve"> like JSIM, CellML and FieldML, SBML or HumMod</w:t>
      </w:r>
      <w:ins w:id="2359" w:author="S J" w:date="2015-03-29T13:51:00Z">
        <w:r>
          <w:rPr/>
          <w:t>, have</w:t>
        </w:r>
      </w:ins>
      <w:r>
        <w:rPr/>
        <w:t xml:space="preserve"> reached</w:t>
      </w:r>
      <w:del w:id="2360" w:author="S J" w:date="2015-03-29T13:51:00Z">
        <w:r>
          <w:rPr/>
          <w:delText xml:space="preserve"> its</w:delText>
        </w:r>
      </w:del>
      <w:ins w:id="2361" w:author="S J" w:date="2015-03-29T13:51:00Z">
        <w:r>
          <w:rPr/>
          <w:t xml:space="preserve"> their</w:t>
        </w:r>
      </w:ins>
      <w:r>
        <w:rPr/>
        <w:t xml:space="preserve"> capabilities for representing complex models. Only the HumMod reached the integrative approach</w:t>
      </w:r>
      <w:ins w:id="2362" w:author="S J" w:date="2015-03-29T13:51:00Z">
        <w:r>
          <w:rPr/>
          <w:t>,</w:t>
        </w:r>
      </w:ins>
      <w:r>
        <w:rPr/>
        <w:t xml:space="preserve"> building </w:t>
      </w:r>
      <w:del w:id="2363" w:author="S J" w:date="2015-03-29T13:51:00Z">
        <w:r>
          <w:rPr/>
          <w:delText xml:space="preserve">the </w:delText>
        </w:r>
      </w:del>
      <w:ins w:id="2364" w:author="S J" w:date="2015-03-29T13:51:00Z">
        <w:r>
          <w:rPr/>
          <w:t xml:space="preserve">a </w:t>
        </w:r>
      </w:ins>
      <w:r>
        <w:rPr/>
        <w:t xml:space="preserve">complex integrative model of human physiology using </w:t>
      </w:r>
      <w:ins w:id="2365" w:author="S J" w:date="2015-03-29T13:51:00Z">
        <w:r>
          <w:rPr/>
          <w:t xml:space="preserve">a </w:t>
        </w:r>
      </w:ins>
      <w:r>
        <w:rPr/>
        <w:t>lumped parameter approach. I contributed to the idea of key features</w:t>
      </w:r>
      <w:ins w:id="2366" w:author="S J" w:date="2015-03-29T13:51:00Z">
        <w:r>
          <w:rPr/>
          <w:t>,</w:t>
        </w:r>
      </w:ins>
      <w:r>
        <w:rPr/>
        <w:t xml:space="preserve"> which involve</w:t>
      </w:r>
      <w:ins w:id="2367" w:author="S J" w:date="2015-03-29T13:51:00Z">
        <w:r>
          <w:rPr/>
          <w:t xml:space="preserve"> the</w:t>
        </w:r>
      </w:ins>
      <w:del w:id="2368" w:author="S J" w:date="2015-03-29T13:51:00Z">
        <w:r>
          <w:rPr/>
          <w:delText>s</w:delText>
        </w:r>
      </w:del>
      <w:r>
        <w:rPr/>
        <w:t xml:space="preserve"> acausal modeling technique and object</w:t>
      </w:r>
      <w:ins w:id="2369" w:author="S J" w:date="2015-03-29T13:51:00Z">
        <w:r>
          <w:rPr/>
          <w:t>-</w:t>
        </w:r>
      </w:ins>
      <w:del w:id="2370" w:author="S J" w:date="2015-03-29T13:51:00Z">
        <w:r>
          <w:rPr/>
          <w:delText xml:space="preserve"> </w:delText>
        </w:r>
      </w:del>
      <w:r>
        <w:rPr/>
        <w:t>orientation</w:t>
      </w:r>
      <w:ins w:id="2371" w:author="S J" w:date="2015-03-29T13:51:00Z">
        <w:r>
          <w:rPr/>
          <w:t xml:space="preserve">. This </w:t>
        </w:r>
      </w:ins>
      <w:del w:id="2372" w:author="S J" w:date="2015-03-29T13:51:00Z">
        <w:r>
          <w:rPr/>
          <w:delText xml:space="preserve"> which </w:delText>
        </w:r>
      </w:del>
      <w:r>
        <w:rPr/>
        <w:t>keeps the complex model structure decomposed into understandable and maintainable parts and allows</w:t>
      </w:r>
      <w:del w:id="2373" w:author="S J" w:date="2015-03-29T13:52:00Z">
        <w:r>
          <w:rPr/>
          <w:delText xml:space="preserve"> </w:delText>
        </w:r>
      </w:del>
      <w:ins w:id="2374" w:author="S J" w:date="2015-03-29T13:51:00Z">
        <w:r>
          <w:rPr/>
          <w:t xml:space="preserve"> </w:t>
        </w:r>
      </w:ins>
      <w:del w:id="2375" w:author="S J" w:date="2015-03-29T13:52:00Z">
        <w:r>
          <w:rPr/>
          <w:delText xml:space="preserve">covering </w:delText>
        </w:r>
      </w:del>
      <w:ins w:id="2376" w:author="S J" w:date="2015-03-29T13:52:00Z">
        <w:r>
          <w:rPr/>
          <w:t xml:space="preserve">the </w:t>
        </w:r>
      </w:ins>
      <w:r>
        <w:rPr/>
        <w:t>complexity of models like HumMod</w:t>
      </w:r>
      <w:ins w:id="2377" w:author="S J" w:date="2015-03-29T13:52:00Z">
        <w:r>
          <w:rPr/>
          <w:t xml:space="preserve"> to be covered</w:t>
        </w:r>
      </w:ins>
      <w:r>
        <w:rPr/>
        <w:t xml:space="preserve">. </w:t>
      </w:r>
    </w:p>
    <w:p>
      <w:pPr>
        <w:pStyle w:val="Normal"/>
        <w:spacing w:lineRule="auto" w:line="360"/>
        <w:ind w:left="0" w:right="0" w:firstLine="360"/>
        <w:rPr/>
      </w:pPr>
      <w:r>
        <w:rPr/>
        <w:t>The paper [</w:t>
      </w:r>
      <w:r>
        <w:rPr/>
        <w:fldChar w:fldCharType="begin"/>
      </w:r>
      <w:r>
        <w:instrText> REF BIB_Kulhanek2014Modeling \h </w:instrText>
      </w:r>
      <w:r>
        <w:fldChar w:fldCharType="separate"/>
      </w:r>
      <w:r>
        <w:t>5</w:t>
      </w:r>
      <w:r>
        <w:fldChar w:fldCharType="end"/>
      </w:r>
      <w:r>
        <w:rPr/>
        <w:t xml:space="preserve">] </w:t>
      </w:r>
      <w:r>
        <w:rPr>
          <w:i/>
        </w:rPr>
        <w:t xml:space="preserve">Modeling of Short-term Mechanism of Arterial Pressure </w:t>
      </w:r>
      <w:ins w:id="2378" w:author="S J" w:date="2015-03-29T13:52:00Z">
        <w:r>
          <w:rPr>
            <w:i/>
          </w:rPr>
          <w:t>i</w:t>
        </w:r>
      </w:ins>
      <w:del w:id="2379" w:author="S J" w:date="2015-03-29T13:52:00Z">
        <w:r>
          <w:rPr>
            <w:i/>
          </w:rPr>
          <w:delText>I</w:delText>
        </w:r>
      </w:del>
      <w:r>
        <w:rPr>
          <w:i/>
        </w:rPr>
        <w:t xml:space="preserve">n </w:t>
      </w:r>
      <w:ins w:id="2380" w:author="S J" w:date="2015-03-29T13:52:00Z">
        <w:r>
          <w:rPr>
            <w:i/>
          </w:rPr>
          <w:t>t</w:t>
        </w:r>
      </w:ins>
      <w:del w:id="2381" w:author="S J" w:date="2015-03-29T13:52:00Z">
        <w:r>
          <w:rPr>
            <w:i/>
          </w:rPr>
          <w:delText>T</w:delText>
        </w:r>
      </w:del>
      <w:r>
        <w:rPr>
          <w:i/>
        </w:rPr>
        <w:t xml:space="preserve">he Cardiovascular System: Object-Oriented </w:t>
      </w:r>
      <w:ins w:id="2382" w:author="S J" w:date="2015-03-29T13:52:00Z">
        <w:r>
          <w:rPr>
            <w:i/>
          </w:rPr>
          <w:t>a</w:t>
        </w:r>
      </w:ins>
      <w:del w:id="2383" w:author="S J" w:date="2015-03-29T13:52:00Z">
        <w:r>
          <w:rPr>
            <w:i/>
          </w:rPr>
          <w:delText>A</w:delText>
        </w:r>
      </w:del>
      <w:r>
        <w:rPr>
          <w:i/>
        </w:rPr>
        <w:t>nd Acausal Approach</w:t>
      </w:r>
      <w:r>
        <w:rPr/>
        <w:t xml:space="preserve"> in Appendix </w:t>
      </w:r>
      <w:commentRangeStart w:id="4"/>
      <w:r>
        <w:rPr/>
      </w:r>
      <w:r>
        <w:rPr/>
        <w:fldChar w:fldCharType="begin"/>
      </w:r>
      <w:r>
        <w:instrText> REF BMapp_modeling \h </w:instrText>
      </w:r>
      <w:r>
        <w:fldChar w:fldCharType="separate"/>
      </w:r>
      <w:r/>
      <w:r>
        <w:fldChar w:fldCharType="end"/>
      </w:r>
      <w:r>
        <w:rPr/>
        <w:t xml:space="preserve"> </w:t>
      </w:r>
      <w:commentRangeEnd w:id="4"/>
      <w:r>
        <w:rPr/>
      </w:r>
      <w:r>
        <w:rPr/>
        <w:commentReference w:id="4"/>
      </w:r>
      <w:r>
        <w:rPr/>
        <w:t xml:space="preserve">published disputation about causal and acausal approach in using Modelica for modeling pulsatile cardiovascular system (CVS) and possible enhancement for more complex models. </w:t>
      </w:r>
    </w:p>
    <w:p>
      <w:pPr>
        <w:pStyle w:val="Normal"/>
        <w:spacing w:lineRule="auto" w:line="360"/>
        <w:ind w:left="0" w:right="0" w:firstLine="360"/>
        <w:rPr/>
      </w:pPr>
      <w:r>
        <w:rPr/>
        <w:t>The paper [</w:t>
      </w:r>
      <w:r>
        <w:rPr/>
        <w:fldChar w:fldCharType="begin"/>
      </w:r>
      <w:r>
        <w:instrText> REF BIB_Kulhanek2014mefanet \h </w:instrText>
      </w:r>
      <w:r>
        <w:fldChar w:fldCharType="separate"/>
      </w:r>
      <w:r>
        <w:t>6</w:t>
      </w:r>
      <w:r>
        <w:fldChar w:fldCharType="end"/>
      </w:r>
      <w:r>
        <w:rPr/>
        <w:t xml:space="preserve">] </w:t>
      </w:r>
      <w:r>
        <w:rPr>
          <w:i/>
        </w:rPr>
        <w:t>Simple Models of the Cardiovascular System for Educational and Research Purposes</w:t>
      </w:r>
      <w:r>
        <w:rPr/>
        <w:t xml:space="preserve"> in Appendix </w:t>
      </w:r>
      <w:r>
        <w:rPr/>
        <w:fldChar w:fldCharType="begin"/>
      </w:r>
      <w:r>
        <w:instrText> REF BMapp_simplemodelsd \h </w:instrText>
      </w:r>
      <w:r>
        <w:fldChar w:fldCharType="separate"/>
      </w:r>
      <w:r/>
      <w:r>
        <w:fldChar w:fldCharType="end"/>
      </w:r>
      <w:r>
        <w:rPr/>
        <w:t xml:space="preserve"> </w:t>
      </w:r>
      <w:ins w:id="2384" w:author="S J" w:date="2015-03-29T13:53:00Z">
        <w:r>
          <w:rPr/>
          <w:t>,</w:t>
        </w:r>
      </w:ins>
      <w:ins w:id="2385" w:author="S J" w:date="2015-03-29T18:30:00Z">
        <w:r>
          <w:rPr/>
          <w:t xml:space="preserve"> </w:t>
        </w:r>
      </w:ins>
      <w:r>
        <w:rPr/>
        <w:t xml:space="preserve">published detailed methodology of modeling lumped parameter pulsatile CVS in Modelica. </w:t>
      </w:r>
    </w:p>
    <w:p>
      <w:pPr>
        <w:pStyle w:val="Normal"/>
        <w:spacing w:lineRule="auto" w:line="360"/>
        <w:ind w:left="0" w:right="0" w:firstLine="360"/>
        <w:rPr/>
      </w:pPr>
      <w:ins w:id="2386" w:author="S J" w:date="2015-03-29T13:53:00Z">
        <w:r>
          <w:rPr/>
          <w:t>A c</w:t>
        </w:r>
      </w:ins>
      <w:del w:id="2387" w:author="S J" w:date="2015-03-29T13:53:00Z">
        <w:r>
          <w:rPr/>
          <w:delText>C</w:delText>
        </w:r>
      </w:del>
      <w:r>
        <w:rPr/>
        <w:t>ommon guide to the Modelica language and it</w:t>
      </w:r>
      <w:del w:id="2388" w:author="S J" w:date="2015-03-29T13:53:00Z">
        <w:r>
          <w:rPr/>
          <w:delText>’</w:delText>
        </w:r>
      </w:del>
      <w:r>
        <w:rPr/>
        <w:t xml:space="preserve">s capabilities </w:t>
      </w:r>
      <w:del w:id="2389" w:author="S J" w:date="2015-03-29T13:53:00Z">
        <w:r>
          <w:rPr/>
          <w:delText>are in the book of</w:delText>
        </w:r>
      </w:del>
      <w:ins w:id="2390" w:author="S J" w:date="2015-03-29T13:53:00Z">
        <w:r>
          <w:rPr/>
          <w:t>can be found in the published works of</w:t>
        </w:r>
      </w:ins>
      <w:r>
        <w:rPr/>
        <w:t xml:space="preserve"> Fritzson [</w:t>
      </w:r>
      <w:r>
        <w:rPr/>
        <w:fldChar w:fldCharType="begin"/>
      </w:r>
      <w:r>
        <w:instrText> REF BIB_fritzson2002 \h </w:instrText>
      </w:r>
      <w:r>
        <w:fldChar w:fldCharType="separate"/>
      </w:r>
      <w:r>
        <w:t>142</w:t>
      </w:r>
      <w:r>
        <w:fldChar w:fldCharType="end"/>
      </w:r>
      <w:r>
        <w:rPr/>
        <w:t xml:space="preserve">] or </w:t>
      </w:r>
      <w:ins w:id="2391" w:author="S J" w:date="2015-03-29T13:53:00Z">
        <w:r>
          <w:rPr/>
          <w:t xml:space="preserve">the </w:t>
        </w:r>
      </w:ins>
      <w:del w:id="2392" w:author="S J" w:date="2015-03-29T13:53:00Z">
        <w:r>
          <w:rPr/>
          <w:delText xml:space="preserve">in the </w:delText>
        </w:r>
      </w:del>
      <w:r>
        <w:rPr/>
        <w:t xml:space="preserve">on-line </w:t>
      </w:r>
      <w:del w:id="2393" w:author="S J" w:date="2015-03-29T13:53:00Z">
        <w:r>
          <w:rPr/>
          <w:delText>book by</w:delText>
        </w:r>
      </w:del>
      <w:ins w:id="2394" w:author="S J" w:date="2015-03-29T13:53:00Z">
        <w:r>
          <w:rPr/>
          <w:t>works of</w:t>
        </w:r>
      </w:ins>
      <w:r>
        <w:rPr/>
        <w:t xml:space="preserve"> M.</w:t>
      </w:r>
      <w:ins w:id="2395" w:author="S J" w:date="2015-03-29T18:30:00Z">
        <w:r>
          <w:rPr/>
          <w:t xml:space="preserve"> </w:t>
        </w:r>
      </w:ins>
      <w:r>
        <w:rPr/>
        <w:t>Tiller [</w:t>
      </w:r>
      <w:r>
        <w:rPr/>
        <w:fldChar w:fldCharType="begin"/>
      </w:r>
      <w:r>
        <w:instrText> REF BIB_Tiller2014 \h </w:instrText>
      </w:r>
      <w:r>
        <w:fldChar w:fldCharType="separate"/>
      </w:r>
      <w:r>
        <w:t>143</w:t>
      </w:r>
      <w:r>
        <w:fldChar w:fldCharType="end"/>
      </w:r>
      <w:r>
        <w:rPr/>
        <w:t>].</w:t>
      </w:r>
    </w:p>
    <w:p>
      <w:pPr>
        <w:pStyle w:val="Heading3"/>
        <w:numPr>
          <w:ilvl w:val="2"/>
          <w:numId w:val="1"/>
        </w:numPr>
        <w:spacing w:lineRule="auto" w:line="360" w:before="120" w:after="120"/>
        <w:rPr/>
      </w:pPr>
      <w:bookmarkStart w:id="34" w:name="BMsec_estimation"/>
      <w:r>
        <w:rPr/>
        <w:t>3.3.2</w:t>
      </w:r>
      <w:bookmarkEnd w:id="34"/>
      <w:r>
        <w:rPr/>
        <w:t xml:space="preserve">  Identification of Physiological Systems</w:t>
      </w:r>
    </w:p>
    <w:p>
      <w:pPr>
        <w:pStyle w:val="Normal"/>
        <w:spacing w:lineRule="auto" w:line="360" w:before="60" w:after="0"/>
        <w:rPr/>
      </w:pPr>
      <w:r>
        <w:rPr/>
        <w:t>Usually</w:t>
      </w:r>
      <w:ins w:id="2396" w:author="S J" w:date="2015-03-29T16:27:00Z">
        <w:r>
          <w:rPr/>
          <w:t>,</w:t>
        </w:r>
      </w:ins>
      <w:r>
        <w:rPr/>
        <w:t xml:space="preserve"> some knowledge of the system - the structure </w:t>
      </w:r>
      <w:ins w:id="2397" w:author="S J" w:date="2015-03-29T16:27:00Z">
        <w:r>
          <w:rPr/>
          <w:t xml:space="preserve">- </w:t>
        </w:r>
      </w:ins>
      <w:r>
        <w:rPr/>
        <w:t xml:space="preserve">is available and unknown coefficients (parameters) remain unknown. Once the model is formalized and constructed, </w:t>
      </w:r>
      <w:ins w:id="2398" w:author="S J" w:date="2015-03-29T16:28:00Z">
        <w:r>
          <w:rPr/>
          <w:t xml:space="preserve">a </w:t>
        </w:r>
      </w:ins>
      <w:r>
        <w:rPr/>
        <w:t xml:space="preserve">further problem is to estimate the model parameters so that the model reproduces </w:t>
      </w:r>
      <w:ins w:id="2399" w:author="S J" w:date="2015-03-29T16:28:00Z">
        <w:r>
          <w:rPr/>
          <w:t xml:space="preserve">a </w:t>
        </w:r>
      </w:ins>
      <w:r>
        <w:rPr/>
        <w:t xml:space="preserve">real world system. This procedure is sometimes called system identification and the objective of </w:t>
      </w:r>
      <w:ins w:id="2400" w:author="S J" w:date="2015-03-29T16:28:00Z">
        <w:r>
          <w:rPr/>
          <w:t xml:space="preserve">the </w:t>
        </w:r>
      </w:ins>
      <w:r>
        <w:rPr/>
        <w:t xml:space="preserve">parameter estimation is usually to minimize the following function (to find </w:t>
      </w:r>
      <w:ins w:id="2401" w:author="S J" w:date="2015-03-29T16:29:00Z">
        <w:r>
          <w:rPr/>
          <w:t xml:space="preserve">the </w:t>
        </w:r>
      </w:ins>
      <w:r>
        <w:rPr/>
        <w:t xml:space="preserve">least </w:t>
      </w:r>
      <w:ins w:id="2402" w:author="S J" w:date="2015-03-29T16:30:00Z">
        <w:r>
          <w:rPr/>
          <w:t xml:space="preserve">amount </w:t>
        </w:r>
      </w:ins>
      <w:del w:id="2403" w:author="S J" w:date="2015-03-29T16:30:00Z">
        <w:r>
          <w:rPr/>
          <w:delText xml:space="preserve">squares </w:delText>
        </w:r>
      </w:del>
      <w:r>
        <w:rPr/>
        <w:t>of</w:t>
      </w:r>
      <w:del w:id="2404" w:author="S J" w:date="2015-03-29T16:30:00Z">
        <w:r>
          <w:rPr/>
          <w:delText xml:space="preserve"> the</w:delText>
        </w:r>
      </w:del>
      <w:r>
        <w:rPr/>
        <w:t xml:space="preserve"> differences between</w:t>
      </w:r>
      <w:ins w:id="2405" w:author="S J" w:date="2015-03-29T16:30:00Z">
        <w:r>
          <w:rPr/>
          <w:t xml:space="preserve"> the</w:t>
        </w:r>
      </w:ins>
      <w:r>
        <w:rPr/>
        <w:t xml:space="preserve"> predicted and measured values): </w:t>
      </w:r>
    </w:p>
    <w:p>
      <w:pPr>
        <w:pStyle w:val="EquationNum"/>
        <w:tabs>
          <w:tab w:val="center" w:pos="4410" w:leader="none"/>
          <w:tab w:val="right" w:pos="8820" w:leader="none"/>
        </w:tabs>
        <w:spacing w:lineRule="auto" w:line="360"/>
        <w:rPr/>
      </w:pPr>
      <w:r>
        <w:rPr/>
        <w:drawing>
          <wp:inline distT="0" distB="0" distL="0" distR="0">
            <wp:extent cx="4001770" cy="425450"/>
            <wp:effectExtent l="0" t="0" r="0" b="0"/>
            <wp:docPr id="1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descr=""/>
                    <pic:cNvPicPr>
                      <a:picLocks noChangeAspect="1" noChangeArrowheads="1"/>
                    </pic:cNvPicPr>
                  </pic:nvPicPr>
                  <pic:blipFill>
                    <a:blip r:embed="rId129"/>
                    <a:stretch>
                      <a:fillRect/>
                    </a:stretch>
                  </pic:blipFill>
                  <pic:spPr bwMode="auto">
                    <a:xfrm>
                      <a:off x="0" y="0"/>
                      <a:ext cx="4001770" cy="425450"/>
                    </a:xfrm>
                    <a:prstGeom prst="rect">
                      <a:avLst/>
                    </a:prstGeom>
                    <a:noFill/>
                    <a:ln w="9525">
                      <a:noFill/>
                      <a:miter lim="800000"/>
                      <a:headEnd/>
                      <a:tailEnd/>
                    </a:ln>
                  </pic:spPr>
                </pic:pic>
              </a:graphicData>
            </a:graphic>
          </wp:inline>
        </w:drawing>
      </w:r>
      <w:r>
        <w:rPr/>
        <w:t>(</w:t>
      </w:r>
      <w:bookmarkStart w:id="35" w:name="BMeq_parameter"/>
      <w:r>
        <w:rPr/>
        <w:t>3.1</w:t>
      </w:r>
      <w:bookmarkEnd w:id="35"/>
      <w:r>
        <w:rPr/>
        <w:t>)</w:t>
      </w:r>
    </w:p>
    <w:p>
      <w:pPr>
        <w:pStyle w:val="Normal"/>
        <w:spacing w:lineRule="auto" w:line="360"/>
        <w:rPr/>
      </w:pPr>
      <w:r>
        <w:rPr/>
        <w:t xml:space="preserve">where </w:t>
      </w:r>
      <w:r>
        <w:rPr/>
        <w:drawing>
          <wp:inline distT="0" distB="0" distL="0" distR="0">
            <wp:extent cx="90805" cy="144780"/>
            <wp:effectExtent l="0" t="0" r="0" b="0"/>
            <wp:docPr id="1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descr=""/>
                    <pic:cNvPicPr>
                      <a:picLocks noChangeAspect="1" noChangeArrowheads="1"/>
                    </pic:cNvPicPr>
                  </pic:nvPicPr>
                  <pic:blipFill>
                    <a:blip r:embed="rId130"/>
                    <a:stretch>
                      <a:fillRect/>
                    </a:stretch>
                  </pic:blipFill>
                  <pic:spPr bwMode="auto">
                    <a:xfrm>
                      <a:off x="0" y="0"/>
                      <a:ext cx="90805" cy="144780"/>
                    </a:xfrm>
                    <a:prstGeom prst="rect">
                      <a:avLst/>
                    </a:prstGeom>
                    <a:noFill/>
                    <a:ln w="9525">
                      <a:noFill/>
                      <a:miter lim="800000"/>
                      <a:headEnd/>
                      <a:tailEnd/>
                    </a:ln>
                  </pic:spPr>
                </pic:pic>
              </a:graphicData>
            </a:graphic>
          </wp:inline>
        </w:drawing>
      </w:r>
      <w:r>
        <w:rPr/>
        <w:t xml:space="preserve"> is</w:t>
      </w:r>
      <w:ins w:id="2406" w:author="S J" w:date="2015-03-29T16:30:00Z">
        <w:r>
          <w:rPr/>
          <w:t xml:space="preserve"> the</w:t>
        </w:r>
      </w:ins>
      <w:r>
        <w:rPr/>
        <w:t xml:space="preserve"> vector of values of parameters, </w:t>
      </w:r>
      <w:r>
        <w:rPr/>
        <w:drawing>
          <wp:inline distT="0" distB="0" distL="0" distR="0">
            <wp:extent cx="516255" cy="144780"/>
            <wp:effectExtent l="0" t="0" r="0" b="0"/>
            <wp:docPr id="1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descr=""/>
                    <pic:cNvPicPr>
                      <a:picLocks noChangeAspect="1" noChangeArrowheads="1"/>
                    </pic:cNvPicPr>
                  </pic:nvPicPr>
                  <pic:blipFill>
                    <a:blip r:embed="rId131"/>
                    <a:stretch>
                      <a:fillRect/>
                    </a:stretch>
                  </pic:blipFill>
                  <pic:spPr bwMode="auto">
                    <a:xfrm>
                      <a:off x="0" y="0"/>
                      <a:ext cx="516255" cy="144780"/>
                    </a:xfrm>
                    <a:prstGeom prst="rect">
                      <a:avLst/>
                    </a:prstGeom>
                    <a:noFill/>
                    <a:ln w="9525">
                      <a:noFill/>
                      <a:miter lim="800000"/>
                      <a:headEnd/>
                      <a:tailEnd/>
                    </a:ln>
                  </pic:spPr>
                </pic:pic>
              </a:graphicData>
            </a:graphic>
          </wp:inline>
        </w:drawing>
      </w:r>
      <w:r>
        <w:rPr/>
        <w:t xml:space="preserve"> is model simulated at time </w:t>
      </w:r>
      <w:r>
        <w:rPr/>
        <w:drawing>
          <wp:inline distT="0" distB="0" distL="0" distR="0">
            <wp:extent cx="99060" cy="117475"/>
            <wp:effectExtent l="0" t="0" r="0" b="0"/>
            <wp:docPr id="1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descr=""/>
                    <pic:cNvPicPr>
                      <a:picLocks noChangeAspect="1" noChangeArrowheads="1"/>
                    </pic:cNvPicPr>
                  </pic:nvPicPr>
                  <pic:blipFill>
                    <a:blip r:embed="rId132"/>
                    <a:stretch>
                      <a:fillRect/>
                    </a:stretch>
                  </pic:blipFill>
                  <pic:spPr bwMode="auto">
                    <a:xfrm>
                      <a:off x="0" y="0"/>
                      <a:ext cx="99060" cy="117475"/>
                    </a:xfrm>
                    <a:prstGeom prst="rect">
                      <a:avLst/>
                    </a:prstGeom>
                    <a:noFill/>
                    <a:ln w="9525">
                      <a:noFill/>
                      <a:miter lim="800000"/>
                      <a:headEnd/>
                      <a:tailEnd/>
                    </a:ln>
                  </pic:spPr>
                </pic:pic>
              </a:graphicData>
            </a:graphic>
          </wp:inline>
        </w:drawing>
      </w:r>
      <w:r>
        <w:rPr/>
        <w:t xml:space="preserve"> with the given parameter values </w:t>
      </w:r>
      <w:r>
        <w:rPr/>
        <w:drawing>
          <wp:inline distT="0" distB="0" distL="0" distR="0">
            <wp:extent cx="90805" cy="144780"/>
            <wp:effectExtent l="0" t="0" r="0" b="0"/>
            <wp:docPr id="1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descr=""/>
                    <pic:cNvPicPr>
                      <a:picLocks noChangeAspect="1" noChangeArrowheads="1"/>
                    </pic:cNvPicPr>
                  </pic:nvPicPr>
                  <pic:blipFill>
                    <a:blip r:embed="rId133"/>
                    <a:stretch>
                      <a:fillRect/>
                    </a:stretch>
                  </pic:blipFill>
                  <pic:spPr bwMode="auto">
                    <a:xfrm>
                      <a:off x="0" y="0"/>
                      <a:ext cx="90805" cy="144780"/>
                    </a:xfrm>
                    <a:prstGeom prst="rect">
                      <a:avLst/>
                    </a:prstGeom>
                    <a:noFill/>
                    <a:ln w="9525">
                      <a:noFill/>
                      <a:miter lim="800000"/>
                      <a:headEnd/>
                      <a:tailEnd/>
                    </a:ln>
                  </pic:spPr>
                </pic:pic>
              </a:graphicData>
            </a:graphic>
          </wp:inline>
        </w:drawing>
      </w:r>
      <w:r>
        <w:rPr/>
        <w:t xml:space="preserve"> and </w:t>
      </w:r>
      <w:r>
        <w:rPr/>
        <w:drawing>
          <wp:inline distT="0" distB="0" distL="0" distR="0">
            <wp:extent cx="289560" cy="144780"/>
            <wp:effectExtent l="0" t="0" r="0" b="0"/>
            <wp:docPr id="1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descr=""/>
                    <pic:cNvPicPr>
                      <a:picLocks noChangeAspect="1" noChangeArrowheads="1"/>
                    </pic:cNvPicPr>
                  </pic:nvPicPr>
                  <pic:blipFill>
                    <a:blip r:embed="rId134"/>
                    <a:stretch>
                      <a:fillRect/>
                    </a:stretch>
                  </pic:blipFill>
                  <pic:spPr bwMode="auto">
                    <a:xfrm>
                      <a:off x="0" y="0"/>
                      <a:ext cx="289560" cy="144780"/>
                    </a:xfrm>
                    <a:prstGeom prst="rect">
                      <a:avLst/>
                    </a:prstGeom>
                    <a:noFill/>
                    <a:ln w="9525">
                      <a:noFill/>
                      <a:miter lim="800000"/>
                      <a:headEnd/>
                      <a:tailEnd/>
                    </a:ln>
                  </pic:spPr>
                </pic:pic>
              </a:graphicData>
            </a:graphic>
          </wp:inline>
        </w:drawing>
      </w:r>
      <w:r>
        <w:rPr/>
        <w:t xml:space="preserve"> is the measured experimental value at time </w:t>
      </w:r>
      <w:r>
        <w:rPr/>
        <w:drawing>
          <wp:inline distT="0" distB="0" distL="0" distR="0">
            <wp:extent cx="99060" cy="117475"/>
            <wp:effectExtent l="0" t="0" r="0" b="0"/>
            <wp:docPr id="1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descr=""/>
                    <pic:cNvPicPr>
                      <a:picLocks noChangeAspect="1" noChangeArrowheads="1"/>
                    </pic:cNvPicPr>
                  </pic:nvPicPr>
                  <pic:blipFill>
                    <a:blip r:embed="rId135"/>
                    <a:stretch>
                      <a:fillRect/>
                    </a:stretch>
                  </pic:blipFill>
                  <pic:spPr bwMode="auto">
                    <a:xfrm>
                      <a:off x="0" y="0"/>
                      <a:ext cx="99060" cy="117475"/>
                    </a:xfrm>
                    <a:prstGeom prst="rect">
                      <a:avLst/>
                    </a:prstGeom>
                    <a:noFill/>
                    <a:ln w="9525">
                      <a:noFill/>
                      <a:miter lim="800000"/>
                      <a:headEnd/>
                      <a:tailEnd/>
                    </a:ln>
                  </pic:spPr>
                </pic:pic>
              </a:graphicData>
            </a:graphic>
          </wp:inline>
        </w:drawing>
      </w:r>
      <w:r>
        <w:rPr/>
        <w:t>. In general</w:t>
      </w:r>
      <w:ins w:id="2407" w:author="S J" w:date="2015-03-29T16:30:00Z">
        <w:r>
          <w:rPr/>
          <w:t>,</w:t>
        </w:r>
      </w:ins>
      <w:r>
        <w:rPr/>
        <w:t xml:space="preserve"> mathematical models of biological systems are</w:t>
      </w:r>
      <w:ins w:id="2408" w:author="S J" w:date="2015-03-29T16:30:00Z">
        <w:r>
          <w:rPr/>
          <w:t>,</w:t>
        </w:r>
      </w:ins>
      <w:r>
        <w:rPr/>
        <w:t xml:space="preserve"> in most cases</w:t>
      </w:r>
      <w:ins w:id="2409" w:author="S J" w:date="2015-03-29T16:30:00Z">
        <w:r>
          <w:rPr/>
          <w:t>,</w:t>
        </w:r>
      </w:ins>
      <w:r>
        <w:rPr/>
        <w:t xml:space="preserve"> non-linear and some of them are non-differentiable</w:t>
      </w:r>
      <w:ins w:id="2410" w:author="S J" w:date="2015-03-29T16:30:00Z">
        <w:r>
          <w:rPr/>
          <w:t>. T</w:t>
        </w:r>
      </w:ins>
      <w:del w:id="2411" w:author="S J" w:date="2015-03-29T16:30:00Z">
        <w:r>
          <w:rPr/>
          <w:delText>, th</w:delText>
        </w:r>
      </w:del>
      <w:ins w:id="2412" w:author="S J" w:date="2015-03-29T16:30:00Z">
        <w:r>
          <w:rPr/>
          <w:t>h</w:t>
        </w:r>
      </w:ins>
      <w:r>
        <w:rPr/>
        <w:t>erefore</w:t>
      </w:r>
      <w:ins w:id="2413" w:author="S J" w:date="2015-03-29T16:30:00Z">
        <w:r>
          <w:rPr/>
          <w:t>,</w:t>
        </w:r>
      </w:ins>
      <w:r>
        <w:rPr/>
        <w:t xml:space="preserve"> global optimization methods must be used. Algorithmically, the problem of parameter estimation was shown to belong</w:t>
      </w:r>
      <w:del w:id="2414" w:author="S J" w:date="2015-03-29T16:30:00Z">
        <w:r>
          <w:rPr/>
          <w:delText>ing</w:delText>
        </w:r>
      </w:del>
      <w:r>
        <w:rPr/>
        <w:t xml:space="preserve"> to</w:t>
      </w:r>
      <w:del w:id="2415" w:author="S J" w:date="2015-03-29T16:30:00Z">
        <w:r>
          <w:rPr/>
          <w:delText xml:space="preserve"> the</w:delText>
        </w:r>
      </w:del>
      <w:r>
        <w:rPr/>
        <w:t xml:space="preserve"> </w:t>
      </w:r>
      <w:r>
        <w:rPr>
          <w:rPrChange w:id="0" w:author="" w:date="0-00-00T00:00:00Z"/>
        </w:rPr>
        <w:t>NP-complete</w:t>
      </w:r>
      <w:r>
        <w:rPr/>
        <w:t xml:space="preserve"> problems [</w:t>
      </w:r>
      <w:r>
        <w:rPr/>
        <w:fldChar w:fldCharType="begin"/>
      </w:r>
      <w:r>
        <w:instrText> REF BIB_Hofmann2005 \h </w:instrText>
      </w:r>
      <w:r>
        <w:fldChar w:fldCharType="separate"/>
      </w:r>
      <w:r>
        <w:t>144</w:t>
      </w:r>
      <w:r>
        <w:fldChar w:fldCharType="end"/>
      </w:r>
      <w:r>
        <w:rPr/>
        <w:t>]</w:t>
      </w:r>
      <w:ins w:id="2417" w:author="S J" w:date="2015-03-29T16:30:00Z">
        <w:r>
          <w:rPr/>
          <w:t>,</w:t>
        </w:r>
      </w:ins>
      <w:r>
        <w:rPr/>
        <w:t xml:space="preserve"> which </w:t>
      </w:r>
      <w:del w:id="2418" w:author="S J" w:date="2015-03-29T16:31:00Z">
        <w:r>
          <w:rPr/>
          <w:delText xml:space="preserve">implicates </w:delText>
        </w:r>
      </w:del>
      <w:ins w:id="2419" w:author="S J" w:date="2015-03-29T16:31:00Z">
        <w:r>
          <w:rPr/>
          <w:t xml:space="preserve">implies </w:t>
        </w:r>
      </w:ins>
      <w:r>
        <w:rPr/>
        <w:t>that</w:t>
      </w:r>
      <w:ins w:id="2420" w:author="S J" w:date="2015-03-29T16:31:00Z">
        <w:r>
          <w:rPr/>
          <w:t xml:space="preserve"> the</w:t>
        </w:r>
      </w:ins>
      <w:r>
        <w:rPr/>
        <w:t xml:space="preserve"> current exact algorithm is brute</w:t>
      </w:r>
      <w:ins w:id="2421" w:author="S J" w:date="2015-03-29T16:31:00Z">
        <w:r>
          <w:rPr/>
          <w:t>-</w:t>
        </w:r>
      </w:ins>
      <w:del w:id="2422" w:author="S J" w:date="2015-03-29T16:31:00Z">
        <w:r>
          <w:rPr/>
          <w:delText xml:space="preserve"> </w:delText>
        </w:r>
      </w:del>
      <w:r>
        <w:rPr/>
        <w:t xml:space="preserve">force search – trying all possible values of </w:t>
      </w:r>
      <w:ins w:id="2423" w:author="S J" w:date="2015-03-29T16:31:00Z">
        <w:r>
          <w:rPr/>
          <w:t xml:space="preserve">the </w:t>
        </w:r>
      </w:ins>
      <w:r>
        <w:rPr/>
        <w:t>parameters and simulate the model with them</w:t>
      </w:r>
      <w:ins w:id="2424" w:author="S J" w:date="2015-03-29T16:31:00Z">
        <w:r>
          <w:rPr/>
          <w:t>, finding the</w:t>
        </w:r>
      </w:ins>
      <w:del w:id="2425" w:author="S J" w:date="2015-03-29T16:31:00Z">
        <w:r>
          <w:rPr/>
          <w:delText xml:space="preserve"> and find</w:delText>
        </w:r>
      </w:del>
      <w:r>
        <w:rPr/>
        <w:t xml:space="preserve"> minimum of the objective function </w:t>
      </w:r>
      <w:r>
        <w:rPr/>
        <w:fldChar w:fldCharType="begin"/>
      </w:r>
      <w:r>
        <w:instrText> REF BMeq_parameter \h </w:instrText>
      </w:r>
      <w:r>
        <w:fldChar w:fldCharType="separate"/>
      </w:r>
      <w:r>
        <w:t>3.1</w:t>
      </w:r>
      <w:r>
        <w:fldChar w:fldCharType="end"/>
      </w:r>
      <w:r>
        <w:rPr/>
        <w:t>. Further reading about parameter estimation and system identification can be found in</w:t>
      </w:r>
      <w:ins w:id="2426" w:author="S J" w:date="2015-03-29T16:31:00Z">
        <w:r>
          <w:rPr/>
          <w:t xml:space="preserve"> published</w:t>
        </w:r>
      </w:ins>
      <w:del w:id="2427" w:author="S J" w:date="2015-03-29T16:31:00Z">
        <w:r>
          <w:rPr/>
          <w:delText xml:space="preserve"> book </w:delText>
        </w:r>
      </w:del>
      <w:ins w:id="2428" w:author="S J" w:date="2015-03-29T16:31:00Z">
        <w:r>
          <w:rPr/>
          <w:t xml:space="preserve"> works</w:t>
        </w:r>
      </w:ins>
      <w:ins w:id="2429" w:author="S J" w:date="2015-03-29T16:32:00Z">
        <w:r>
          <w:rPr/>
          <w:t xml:space="preserve">, edited by </w:t>
        </w:r>
      </w:ins>
      <w:del w:id="2430" w:author="S J" w:date="2015-03-29T16:32:00Z">
        <w:r>
          <w:rPr/>
          <w:delText xml:space="preserve">edited by </w:delText>
        </w:r>
      </w:del>
      <w:r>
        <w:rPr/>
        <w:t>Eykhoff [</w:t>
      </w:r>
      <w:r>
        <w:rPr/>
        <w:fldChar w:fldCharType="begin"/>
      </w:r>
      <w:r>
        <w:instrText> REF BIB_Eykhoff1981 \h </w:instrText>
      </w:r>
      <w:r>
        <w:fldChar w:fldCharType="separate"/>
      </w:r>
      <w:r>
        <w:t>145</w:t>
      </w:r>
      <w:r>
        <w:fldChar w:fldCharType="end"/>
      </w:r>
      <w:r>
        <w:rPr/>
        <w:t>]</w:t>
      </w:r>
      <w:ins w:id="2431" w:author="S J" w:date="2015-03-29T16:32:00Z">
        <w:r>
          <w:rPr/>
          <w:t>,</w:t>
        </w:r>
      </w:ins>
      <w:r>
        <w:rPr/>
        <w:t xml:space="preserve"> or </w:t>
      </w:r>
      <w:ins w:id="2432" w:author="S J" w:date="2015-03-29T16:31:00Z">
        <w:r>
          <w:rPr/>
          <w:t xml:space="preserve">in </w:t>
        </w:r>
      </w:ins>
      <w:ins w:id="2433" w:author="S J" w:date="2015-03-29T16:32:00Z">
        <w:r>
          <w:rPr/>
          <w:t xml:space="preserve">the </w:t>
        </w:r>
      </w:ins>
      <w:ins w:id="2434" w:author="S J" w:date="2015-03-29T16:31:00Z">
        <w:r>
          <w:rPr/>
          <w:t xml:space="preserve">published </w:t>
        </w:r>
      </w:ins>
      <w:del w:id="2435" w:author="S J" w:date="2015-03-29T16:32:00Z">
        <w:r>
          <w:rPr/>
          <w:delText>book of</w:delText>
        </w:r>
      </w:del>
      <w:ins w:id="2436" w:author="S J" w:date="2015-03-29T16:32:00Z">
        <w:r>
          <w:rPr/>
          <w:t>works of</w:t>
        </w:r>
      </w:ins>
      <w:r>
        <w:rPr/>
        <w:t xml:space="preserve"> Khoo [</w:t>
      </w:r>
      <w:r>
        <w:rPr/>
        <w:fldChar w:fldCharType="begin"/>
      </w:r>
      <w:r>
        <w:instrText> REF BIB_khoo2000 \h </w:instrText>
      </w:r>
      <w:r>
        <w:fldChar w:fldCharType="separate"/>
      </w:r>
      <w:r>
        <w:t>146</w:t>
      </w:r>
      <w:r>
        <w:fldChar w:fldCharType="end"/>
      </w:r>
      <w:r>
        <w:rPr/>
        <w:t>, p. 159].</w:t>
      </w:r>
    </w:p>
    <w:p>
      <w:pPr>
        <w:pStyle w:val="Normal"/>
        <w:spacing w:lineRule="auto" w:line="360"/>
        <w:ind w:left="0" w:right="0" w:firstLine="360"/>
        <w:rPr/>
      </w:pPr>
      <w:r>
        <w:rPr/>
        <w:t>The heuristic methods (evolution strategies), randomization methods (Monte</w:t>
      </w:r>
      <w:ins w:id="2437" w:author="S J" w:date="2015-03-29T16:32:00Z">
        <w:r>
          <w:rPr/>
          <w:t>-</w:t>
        </w:r>
      </w:ins>
      <w:del w:id="2438" w:author="S J" w:date="2015-03-29T16:32:00Z">
        <w:r>
          <w:rPr/>
          <w:delText xml:space="preserve"> </w:delText>
        </w:r>
      </w:del>
      <w:r>
        <w:rPr/>
        <w:t xml:space="preserve">Carlo) and others can be used to find at least some solution in a reasonable time. </w:t>
      </w:r>
      <w:ins w:id="2439" w:author="S J" w:date="2015-03-29T16:33:00Z">
        <w:r>
          <w:rPr/>
          <w:t>E</w:t>
        </w:r>
      </w:ins>
      <w:del w:id="2440" w:author="S J" w:date="2015-03-29T16:33:00Z">
        <w:r>
          <w:rPr/>
          <w:delText>The e</w:delText>
        </w:r>
      </w:del>
      <w:r>
        <w:rPr/>
        <w:t>volution strategies</w:t>
      </w:r>
      <w:del w:id="2441" w:author="S J" w:date="2015-03-29T16:33:00Z">
        <w:r>
          <w:rPr/>
          <w:delText xml:space="preserve"> were </w:delText>
        </w:r>
      </w:del>
      <w:ins w:id="2442" w:author="S J" w:date="2015-03-29T16:33:00Z">
        <w:r>
          <w:rPr/>
          <w:t xml:space="preserve"> have </w:t>
        </w:r>
      </w:ins>
      <w:del w:id="2443" w:author="Owner" w:date="2015-03-29T20:25:00Z">
        <w:r>
          <w:rPr/>
          <w:delText>ben</w:delText>
        </w:r>
      </w:del>
      <w:ins w:id="2444" w:author="Owner" w:date="2015-03-29T20:25:00Z">
        <w:r>
          <w:rPr/>
          <w:t>been</w:t>
        </w:r>
      </w:ins>
      <w:ins w:id="2445" w:author="S J" w:date="2015-03-29T16:33:00Z">
        <w:r>
          <w:rPr/>
          <w:t xml:space="preserve"> used </w:t>
        </w:r>
      </w:ins>
      <w:r>
        <w:rPr/>
        <w:t>identified as robust</w:t>
      </w:r>
      <w:ins w:id="2446" w:author="S J" w:date="2015-03-29T16:32:00Z">
        <w:r>
          <w:rPr/>
          <w:t>,</w:t>
        </w:r>
      </w:ins>
      <w:r>
        <w:rPr/>
        <w:t xml:space="preserve"> </w:t>
      </w:r>
      <w:del w:id="2447" w:author="S J" w:date="2015-03-29T16:33:00Z">
        <w:r>
          <w:rPr/>
          <w:delText xml:space="preserve">with </w:delText>
        </w:r>
      </w:del>
      <w:ins w:id="2448" w:author="S J" w:date="2015-03-29T16:33:00Z">
        <w:r>
          <w:rPr/>
          <w:t xml:space="preserve">having </w:t>
        </w:r>
      </w:ins>
      <w:ins w:id="2449" w:author="S J" w:date="2015-03-29T16:32:00Z">
        <w:r>
          <w:rPr/>
          <w:t xml:space="preserve">the </w:t>
        </w:r>
      </w:ins>
      <w:r>
        <w:rPr/>
        <w:t>potential to utilize parallel computing</w:t>
      </w:r>
      <w:ins w:id="2450" w:author="S J" w:date="2015-03-29T16:32:00Z">
        <w:r>
          <w:rPr/>
          <w:t>,</w:t>
        </w:r>
      </w:ins>
      <w:r>
        <w:rPr/>
        <w:t xml:space="preserve"> as sh</w:t>
      </w:r>
      <w:ins w:id="2451" w:author="S J" w:date="2015-03-29T16:32:00Z">
        <w:r>
          <w:rPr/>
          <w:t>o</w:t>
        </w:r>
      </w:ins>
      <w:del w:id="2452" w:author="S J" w:date="2015-03-29T16:32:00Z">
        <w:r>
          <w:rPr/>
          <w:delText>a</w:delText>
        </w:r>
      </w:del>
      <w:r>
        <w:rPr/>
        <w:t>wn by Moles at al.</w:t>
      </w:r>
      <w:ins w:id="2453" w:author="S J" w:date="2015-03-29T16:32:00Z">
        <w:r>
          <w:rPr/>
          <w:t xml:space="preserve"> </w:t>
        </w:r>
      </w:ins>
      <w:r>
        <w:rPr/>
        <w:t>[</w:t>
      </w:r>
      <w:r>
        <w:rPr/>
        <w:fldChar w:fldCharType="begin"/>
      </w:r>
      <w:r>
        <w:instrText> REF BIB_Moles2003 \h </w:instrText>
      </w:r>
      <w:r>
        <w:fldChar w:fldCharType="separate"/>
      </w:r>
      <w:r>
        <w:t>147</w:t>
      </w:r>
      <w:r>
        <w:fldChar w:fldCharType="end"/>
      </w:r>
      <w:r>
        <w:rPr/>
        <w:t>]</w:t>
      </w:r>
    </w:p>
    <w:p>
      <w:pPr>
        <w:pStyle w:val="Normal"/>
        <w:spacing w:lineRule="auto" w:line="360"/>
        <w:ind w:left="0" w:right="0" w:firstLine="360"/>
        <w:rPr/>
      </w:pPr>
      <w:r>
        <w:rPr/>
        <w:t>Parameter estimation and further analysis methods are part of specialized mathematical software.</w:t>
      </w:r>
      <w:ins w:id="2454" w:author="S J" w:date="2015-03-29T16:33:00Z">
        <w:r>
          <w:rPr/>
          <w:t xml:space="preserve"> </w:t>
        </w:r>
      </w:ins>
      <w:del w:id="2455" w:author="S J" w:date="2015-03-29T16:33:00Z">
        <w:r>
          <w:rPr/>
          <w:delText xml:space="preserve"> E.g.</w:delText>
        </w:r>
      </w:del>
      <w:ins w:id="2456" w:author="S J" w:date="2015-03-29T16:33:00Z">
        <w:r>
          <w:rPr/>
          <w:t>For example,</w:t>
        </w:r>
      </w:ins>
      <w:r>
        <w:rPr/>
        <w:t xml:space="preserve"> Pruet et al. used Metropolis algorithm to produce a distribution of parameters </w:t>
      </w:r>
      <w:ins w:id="2457" w:author="S J" w:date="2015-03-29T16:33:00Z">
        <w:r>
          <w:rPr/>
          <w:t xml:space="preserve">in order </w:t>
        </w:r>
      </w:ins>
      <w:r>
        <w:rPr/>
        <w:t xml:space="preserve">to calibrate </w:t>
      </w:r>
      <w:ins w:id="2458" w:author="S J" w:date="2015-03-29T16:33:00Z">
        <w:r>
          <w:rPr/>
          <w:t xml:space="preserve">a </w:t>
        </w:r>
      </w:ins>
      <w:del w:id="2459" w:author="S J" w:date="2015-03-29T16:33:00Z">
        <w:r>
          <w:rPr/>
          <w:delText xml:space="preserve">the </w:delText>
        </w:r>
      </w:del>
      <w:r>
        <w:rPr/>
        <w:t xml:space="preserve">model of </w:t>
      </w:r>
      <w:ins w:id="2460" w:author="S J" w:date="2015-03-29T16:33:00Z">
        <w:r>
          <w:rPr/>
          <w:t xml:space="preserve">the </w:t>
        </w:r>
      </w:ins>
      <w:r>
        <w:rPr/>
        <w:t>human cardiovascular physiology</w:t>
      </w:r>
      <w:ins w:id="2461" w:author="S J" w:date="2015-03-29T16:33:00Z">
        <w:r>
          <w:rPr/>
          <w:t>. This was</w:t>
        </w:r>
      </w:ins>
      <w:del w:id="2462" w:author="S J" w:date="2015-03-29T16:33:00Z">
        <w:r>
          <w:rPr/>
          <w:delText>,</w:delText>
        </w:r>
      </w:del>
      <w:r>
        <w:rPr/>
        <w:t xml:space="preserve"> </w:t>
      </w:r>
      <w:del w:id="2463" w:author="S J" w:date="2015-03-29T16:33:00Z">
        <w:r>
          <w:rPr/>
          <w:delText xml:space="preserve">which were </w:delText>
        </w:r>
      </w:del>
      <w:r>
        <w:rPr/>
        <w:t xml:space="preserve">further tested against </w:t>
      </w:r>
      <w:ins w:id="2464" w:author="S J" w:date="2015-03-29T16:34:00Z">
        <w:r>
          <w:rPr/>
          <w:t xml:space="preserve">the </w:t>
        </w:r>
      </w:ins>
      <w:r>
        <w:rPr/>
        <w:t>predictive ability of circulatory failure and statistical methods of the software</w:t>
      </w:r>
      <w:ins w:id="2465" w:author="S J" w:date="2015-03-29T16:34:00Z">
        <w:r>
          <w:rPr/>
          <w:t>,</w:t>
        </w:r>
      </w:ins>
      <w:r>
        <w:rPr/>
        <w:t xml:space="preserve"> Wolfram </w:t>
      </w:r>
      <w:r>
        <w:rPr>
          <w:i/>
        </w:rPr>
        <w:t>Mathematica</w:t>
      </w:r>
      <w:ins w:id="2466" w:author="S J" w:date="2015-03-29T16:34:00Z">
        <w:r>
          <w:rPr>
            <w:i/>
          </w:rPr>
          <w:t>,</w:t>
        </w:r>
      </w:ins>
      <w:r>
        <w:rPr/>
        <w:t xml:space="preserve"> were used [</w:t>
      </w:r>
      <w:r>
        <w:rPr/>
        <w:fldChar w:fldCharType="begin"/>
      </w:r>
      <w:r>
        <w:instrText> REF BIB_Pruett2013 \h </w:instrText>
      </w:r>
      <w:r>
        <w:fldChar w:fldCharType="separate"/>
      </w:r>
      <w:r>
        <w:t>148</w:t>
      </w:r>
      <w:r>
        <w:fldChar w:fldCharType="end"/>
      </w:r>
      <w:r>
        <w:rPr/>
        <w:t>]. The iterative improvement method in the software</w:t>
      </w:r>
      <w:ins w:id="2467" w:author="S J" w:date="2015-03-29T16:34:00Z">
        <w:r>
          <w:rPr/>
          <w:t>,</w:t>
        </w:r>
      </w:ins>
      <w:r>
        <w:rPr/>
        <w:t xml:space="preserve"> MATLAB Simulink®</w:t>
      </w:r>
      <w:ins w:id="2468" w:author="S J" w:date="2015-03-29T16:34:00Z">
        <w:r>
          <w:rPr/>
          <w:t>,</w:t>
        </w:r>
      </w:ins>
      <w:r>
        <w:rPr/>
        <w:t> was used</w:t>
      </w:r>
      <w:ins w:id="2469" w:author="S J" w:date="2015-03-29T16:35:00Z">
        <w:r>
          <w:rPr/>
          <w:t xml:space="preserve"> by</w:t>
        </w:r>
      </w:ins>
      <w:r>
        <w:rPr/>
        <w:t xml:space="preserve"> </w:t>
      </w:r>
      <w:ins w:id="2470" w:author="S J" w:date="2015-03-29T16:35:00Z">
        <w:r>
          <w:rPr/>
          <w:t xml:space="preserve">Takahashi et al. </w:t>
        </w:r>
      </w:ins>
      <w:r>
        <w:rPr/>
        <w:t xml:space="preserve">in </w:t>
      </w:r>
      <w:ins w:id="2471" w:author="S J" w:date="2015-03-29T16:35:00Z">
        <w:r>
          <w:rPr/>
          <w:t xml:space="preserve">their estimation of two </w:t>
        </w:r>
      </w:ins>
      <w:del w:id="2472" w:author="S J" w:date="2015-03-29T16:35:00Z">
        <w:r>
          <w:rPr/>
          <w:delText xml:space="preserve">estimating 2 </w:delText>
        </w:r>
      </w:del>
      <w:r>
        <w:rPr/>
        <w:t xml:space="preserve">parameters of </w:t>
      </w:r>
      <w:ins w:id="2473" w:author="S J" w:date="2015-03-29T16:35:00Z">
        <w:r>
          <w:rPr/>
          <w:t xml:space="preserve">a </w:t>
        </w:r>
      </w:ins>
      <w:r>
        <w:rPr/>
        <w:t xml:space="preserve">simple cardiovascular model </w:t>
      </w:r>
      <w:del w:id="2474" w:author="S J" w:date="2015-03-29T16:35:00Z">
        <w:r>
          <w:rPr/>
          <w:delText xml:space="preserve">by Takahashi et al. </w:delText>
        </w:r>
      </w:del>
      <w:r>
        <w:rPr/>
        <w:t>[</w:t>
      </w:r>
      <w:r>
        <w:rPr/>
        <w:fldChar w:fldCharType="begin"/>
      </w:r>
      <w:r>
        <w:instrText> REF BIB_Takahashi2013 \h </w:instrText>
      </w:r>
      <w:r>
        <w:fldChar w:fldCharType="separate"/>
      </w:r>
      <w:r>
        <w:t>149</w:t>
      </w:r>
      <w:r>
        <w:fldChar w:fldCharType="end"/>
      </w:r>
      <w:r>
        <w:rPr/>
        <w:t xml:space="preserve">]. </w:t>
      </w:r>
      <w:ins w:id="2475" w:author="S J" w:date="2015-03-29T16:35:00Z">
        <w:r>
          <w:rPr/>
          <w:t>Furthermore, Abbass et al. compared s</w:t>
        </w:r>
      </w:ins>
      <w:del w:id="2476" w:author="S J" w:date="2015-03-29T16:35:00Z">
        <w:r>
          <w:rPr/>
          <w:delText>S</w:delText>
        </w:r>
      </w:del>
      <w:r>
        <w:rPr/>
        <w:t xml:space="preserve">everal methods </w:t>
      </w:r>
      <w:del w:id="2477" w:author="S J" w:date="2015-03-29T16:35:00Z">
        <w:r>
          <w:rPr/>
          <w:delText xml:space="preserve">were compared in estimating </w:delText>
        </w:r>
      </w:del>
      <w:ins w:id="2478" w:author="S J" w:date="2015-03-29T16:35:00Z">
        <w:r>
          <w:rPr/>
          <w:t xml:space="preserve">in their estimation of </w:t>
        </w:r>
      </w:ins>
      <w:r>
        <w:rPr/>
        <w:t xml:space="preserve">multiple parameters of </w:t>
      </w:r>
      <w:ins w:id="2479" w:author="S J" w:date="2015-03-29T16:35:00Z">
        <w:r>
          <w:rPr/>
          <w:t xml:space="preserve">a </w:t>
        </w:r>
      </w:ins>
      <w:r>
        <w:rPr/>
        <w:t>cardiovascular system in MATLAB Simulink®</w:t>
      </w:r>
      <w:del w:id="2480" w:author="S J" w:date="2015-03-29T16:36:00Z">
        <w:r>
          <w:rPr/>
          <w:delText> by Abbass et al.</w:delText>
        </w:r>
      </w:del>
      <w:r>
        <w:rPr/>
        <w:t xml:space="preserve"> [</w:t>
      </w:r>
      <w:r>
        <w:rPr/>
        <w:fldChar w:fldCharType="begin"/>
      </w:r>
      <w:r>
        <w:instrText> REF BIB_Abbass2012 \h </w:instrText>
      </w:r>
      <w:r>
        <w:fldChar w:fldCharType="separate"/>
      </w:r>
      <w:r>
        <w:t>150</w:t>
      </w:r>
      <w:r>
        <w:fldChar w:fldCharType="end"/>
      </w:r>
      <w:r>
        <w:rPr/>
        <w:t>].</w:t>
      </w:r>
    </w:p>
    <w:p>
      <w:pPr>
        <w:pStyle w:val="Normal"/>
        <w:spacing w:lineRule="auto" w:line="360"/>
        <w:ind w:left="0" w:right="0" w:firstLine="360"/>
        <w:rPr/>
      </w:pPr>
      <w:r>
        <w:rPr/>
        <w:t xml:space="preserve">Maffioletti et al. published </w:t>
      </w:r>
      <w:ins w:id="2481" w:author="S J" w:date="2015-03-29T16:36:00Z">
        <w:r>
          <w:rPr/>
          <w:t xml:space="preserve">a </w:t>
        </w:r>
      </w:ins>
      <w:r>
        <w:rPr/>
        <w:t>GC3Pie framework</w:t>
      </w:r>
      <w:ins w:id="2482" w:author="S J" w:date="2015-03-29T16:36:00Z">
        <w:r>
          <w:rPr/>
          <w:t>, which utilized</w:t>
        </w:r>
      </w:ins>
      <w:r>
        <w:rPr/>
        <w:t xml:space="preserve"> </w:t>
      </w:r>
      <w:del w:id="2483" w:author="S J" w:date="2015-03-29T16:36:00Z">
        <w:r>
          <w:rPr/>
          <w:delText xml:space="preserve">utilizing </w:delText>
        </w:r>
      </w:del>
      <w:r>
        <w:rPr/>
        <w:t>evolutionary algorithms</w:t>
      </w:r>
      <w:ins w:id="2484" w:author="S J" w:date="2015-03-29T16:36:00Z">
        <w:r>
          <w:rPr/>
          <w:t xml:space="preserve">. They also </w:t>
        </w:r>
      </w:ins>
      <w:del w:id="2485" w:author="S J" w:date="2015-03-29T16:36:00Z">
        <w:r>
          <w:rPr/>
          <w:delText xml:space="preserve"> and </w:delText>
        </w:r>
      </w:del>
      <w:r>
        <w:rPr/>
        <w:t>introduced workflow to identify parameters of models for economical predictions</w:t>
      </w:r>
      <w:ins w:id="2486" w:author="S J" w:date="2015-03-29T16:36:00Z">
        <w:r>
          <w:rPr/>
          <w:t xml:space="preserve">, </w:t>
        </w:r>
      </w:ins>
      <w:del w:id="2487" w:author="S J" w:date="2015-03-29T16:36:00Z">
        <w:r>
          <w:rPr/>
          <w:delText xml:space="preserve"> </w:delText>
        </w:r>
      </w:del>
      <w:r>
        <w:rPr/>
        <w:t>using grid computing [</w:t>
      </w:r>
      <w:r>
        <w:rPr/>
        <w:fldChar w:fldCharType="begin"/>
      </w:r>
      <w:r>
        <w:instrText> REF BIB_maffioletti2012computational \h </w:instrText>
      </w:r>
      <w:r>
        <w:fldChar w:fldCharType="separate"/>
      </w:r>
      <w:r>
        <w:t>151</w:t>
      </w:r>
      <w:r>
        <w:fldChar w:fldCharType="end"/>
      </w:r>
      <w:r>
        <w:rPr/>
        <w:t>]. Humphrey et al. calibrated hydrology models</w:t>
      </w:r>
      <w:ins w:id="2488" w:author="S J" w:date="2015-03-29T16:36:00Z">
        <w:r>
          <w:rPr/>
          <w:t>,</w:t>
        </w:r>
      </w:ins>
      <w:r>
        <w:rPr/>
        <w:t xml:space="preserve"> utilizing </w:t>
      </w:r>
      <w:ins w:id="2489" w:author="S J" w:date="2015-03-29T16:36:00Z">
        <w:r>
          <w:rPr/>
          <w:t xml:space="preserve">a </w:t>
        </w:r>
      </w:ins>
      <w:r>
        <w:rPr/>
        <w:t>commercial Windows Azure cloud computing infrastructure</w:t>
      </w:r>
      <w:ins w:id="2490" w:author="S J" w:date="2015-03-29T16:37:00Z">
        <w:r>
          <w:rPr/>
          <w:t xml:space="preserve">. This showed a </w:t>
        </w:r>
      </w:ins>
      <w:del w:id="2491" w:author="S J" w:date="2015-03-29T16:37:00Z">
        <w:r>
          <w:rPr/>
          <w:delText xml:space="preserve"> with a </w:delText>
        </w:r>
      </w:del>
      <w:r>
        <w:rPr/>
        <w:t>significant speedup on the modified dynamically dimensioned search algorithm</w:t>
      </w:r>
      <w:ins w:id="2492" w:author="S J" w:date="2015-03-29T16:37:00Z">
        <w:r>
          <w:rPr/>
          <w:t xml:space="preserve"> </w:t>
        </w:r>
      </w:ins>
      <w:r>
        <w:rPr/>
        <w:t>[</w:t>
      </w:r>
      <w:r>
        <w:rPr/>
        <w:fldChar w:fldCharType="begin"/>
      </w:r>
      <w:r>
        <w:instrText> REF BIB_Humphrey2012 \h </w:instrText>
      </w:r>
      <w:r>
        <w:fldChar w:fldCharType="separate"/>
      </w:r>
      <w:r>
        <w:t>152</w:t>
      </w:r>
      <w:r>
        <w:fldChar w:fldCharType="end"/>
      </w:r>
      <w:r>
        <w:rPr/>
        <w:t xml:space="preserve">, </w:t>
      </w:r>
      <w:r>
        <w:rPr/>
        <w:fldChar w:fldCharType="begin"/>
      </w:r>
      <w:r>
        <w:instrText> REF BIB_Tolson2007 \h </w:instrText>
      </w:r>
      <w:r>
        <w:fldChar w:fldCharType="separate"/>
      </w:r>
      <w:r>
        <w:t>153</w:t>
      </w:r>
      <w:r>
        <w:fldChar w:fldCharType="end"/>
      </w:r>
      <w:r>
        <w:rPr/>
        <w:t xml:space="preserve">]. </w:t>
      </w:r>
    </w:p>
    <w:p>
      <w:pPr>
        <w:pStyle w:val="Heading3"/>
        <w:numPr>
          <w:ilvl w:val="2"/>
          <w:numId w:val="1"/>
        </w:numPr>
        <w:spacing w:lineRule="auto" w:line="360" w:before="120" w:after="120"/>
        <w:rPr/>
      </w:pPr>
      <w:bookmarkStart w:id="36" w:name="BMsec_methodsestimation"/>
      <w:r>
        <w:rPr/>
        <w:t>3.3.3</w:t>
      </w:r>
      <w:bookmarkEnd w:id="36"/>
      <w:r>
        <w:rPr/>
        <w:t xml:space="preserve">  Methods for Parameter Estimation</w:t>
      </w:r>
    </w:p>
    <w:p>
      <w:pPr>
        <w:pStyle w:val="Figure"/>
        <w:spacing w:lineRule="auto" w:line="360" w:before="300" w:after="0"/>
        <w:rPr>
          <w:rFonts w:eastAsia="Times New Roman"/>
          <w:sz w:val="24"/>
        </w:rPr>
      </w:pPr>
      <w:r>
        <w:rPr>
          <w:rFonts w:eastAsia="Times New Roman"/>
          <w:sz w:val="24"/>
        </w:rPr>
        <w:t xml:space="preserve"> </w:t>
      </w:r>
    </w:p>
    <w:p>
      <w:pPr>
        <w:pStyle w:val="Centerpar"/>
        <w:spacing w:lineRule="auto" w:line="360"/>
        <w:rPr>
          <w:rFonts w:eastAsia="Times New Roman"/>
        </w:rPr>
      </w:pPr>
      <w:r>
        <w:rPr/>
        <w:drawing>
          <wp:inline distT="0" distB="0" distL="0" distR="0">
            <wp:extent cx="3938270" cy="2345055"/>
            <wp:effectExtent l="0" t="0" r="0" b="0"/>
            <wp:docPr id="1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descr=""/>
                    <pic:cNvPicPr>
                      <a:picLocks noChangeAspect="1" noChangeArrowheads="1"/>
                    </pic:cNvPicPr>
                  </pic:nvPicPr>
                  <pic:blipFill>
                    <a:blip r:embed="rId136"/>
                    <a:stretch>
                      <a:fillRect/>
                    </a:stretch>
                  </pic:blipFill>
                  <pic:spPr bwMode="auto">
                    <a:xfrm>
                      <a:off x="0" y="0"/>
                      <a:ext cx="3938270" cy="2345055"/>
                    </a:xfrm>
                    <a:prstGeom prst="rect">
                      <a:avLst/>
                    </a:prstGeom>
                    <a:noFill/>
                    <a:ln w="9525">
                      <a:noFill/>
                      <a:miter lim="800000"/>
                      <a:headEnd/>
                      <a:tailEnd/>
                    </a:ln>
                  </pic:spPr>
                </pic:pic>
              </a:graphicData>
            </a:graphic>
          </wp:inline>
        </w:drawing>
      </w:r>
      <w:r>
        <w:rPr>
          <w:rFonts w:eastAsia="Times New Roman"/>
        </w:rPr>
        <w:t xml:space="preserve"> </w:t>
      </w:r>
    </w:p>
    <w:p>
      <w:pPr>
        <w:pStyle w:val="Caption11"/>
        <w:spacing w:lineRule="auto" w:line="360"/>
        <w:rPr/>
      </w:pPr>
      <w:r>
        <w:rPr/>
        <w:t xml:space="preserve">Figure </w:t>
      </w:r>
      <w:bookmarkStart w:id="37" w:name="BMfig_GA_kopenogram"/>
      <w:r>
        <w:rPr/>
        <w:t>3.3</w:t>
      </w:r>
      <w:bookmarkEnd w:id="37"/>
      <w:r>
        <w:rPr/>
        <w:t xml:space="preserve">: Kopenogram of </w:t>
      </w:r>
      <w:ins w:id="2493" w:author="S J" w:date="2015-03-29T16:37:00Z">
        <w:r>
          <w:rPr/>
          <w:t xml:space="preserve">a </w:t>
        </w:r>
      </w:ins>
      <w:r>
        <w:rPr/>
        <w:t xml:space="preserve">genetic algorithm. </w:t>
      </w:r>
      <w:r>
        <w:fldChar w:fldCharType="begin"/>
      </w:r>
      <w:r>
        <w:instrText> TC "3.3 Kopenogram of genetic algorithm. " \l 2 </w:instrText>
      </w:r>
      <w:r>
        <w:fldChar w:fldCharType="separate"/>
      </w:r>
      <w:r>
        <w:rPr/>
      </w:r>
      <w:r>
        <w:fldChar w:fldCharType="end"/>
      </w:r>
    </w:p>
    <w:p>
      <w:pPr>
        <w:pStyle w:val="Normal"/>
        <w:spacing w:lineRule="auto" w:line="360" w:before="240" w:after="0"/>
        <w:ind w:left="0" w:right="0" w:firstLine="360"/>
        <w:rPr/>
      </w:pPr>
      <w:ins w:id="2494" w:author="S J" w:date="2015-03-29T16:38:00Z">
        <w:r>
          <w:rPr/>
          <w:t>An e</w:t>
        </w:r>
      </w:ins>
      <w:del w:id="2495" w:author="S J" w:date="2015-03-29T16:38:00Z">
        <w:r>
          <w:rPr/>
          <w:delText>E</w:delText>
        </w:r>
      </w:del>
      <w:r>
        <w:rPr/>
        <w:t>volutionary algorithm</w:t>
      </w:r>
      <w:del w:id="2496" w:author="S J" w:date="2015-03-29T16:38:00Z">
        <w:r>
          <w:rPr/>
          <w:delText>s</w:delText>
        </w:r>
      </w:del>
      <w:r>
        <w:rPr/>
        <w:t xml:space="preserve"> can be used as </w:t>
      </w:r>
      <w:ins w:id="2497" w:author="S J" w:date="2015-03-29T16:37:00Z">
        <w:r>
          <w:rPr/>
          <w:t xml:space="preserve">a </w:t>
        </w:r>
      </w:ins>
      <w:r>
        <w:rPr/>
        <w:t xml:space="preserve">heuristic strategy for finding </w:t>
      </w:r>
      <w:ins w:id="2498" w:author="S J" w:date="2015-03-29T16:37:00Z">
        <w:r>
          <w:rPr/>
          <w:t xml:space="preserve">a </w:t>
        </w:r>
      </w:ins>
      <w:r>
        <w:rPr/>
        <w:t>global minimum or maximum</w:t>
      </w:r>
      <w:ins w:id="2499" w:author="S J" w:date="2015-03-29T16:37:00Z">
        <w:r>
          <w:rPr/>
          <w:t xml:space="preserve">. It </w:t>
        </w:r>
      </w:ins>
      <w:ins w:id="2500" w:author="S J" w:date="2015-03-29T16:38:00Z">
        <w:r>
          <w:rPr/>
          <w:t xml:space="preserve">can also be </w:t>
        </w:r>
      </w:ins>
      <w:del w:id="2501" w:author="S J" w:date="2015-03-29T16:38:00Z">
        <w:r>
          <w:rPr/>
          <w:delText xml:space="preserve"> and it can be </w:delText>
        </w:r>
      </w:del>
      <w:r>
        <w:rPr/>
        <w:t xml:space="preserve">used to estimate the parameters of </w:t>
      </w:r>
      <w:del w:id="2502" w:author="S J" w:date="2015-03-29T16:38:00Z">
        <w:r>
          <w:rPr/>
          <w:delText xml:space="preserve">the </w:delText>
        </w:r>
      </w:del>
      <w:ins w:id="2503" w:author="S J" w:date="2015-03-29T16:38:00Z">
        <w:r>
          <w:rPr/>
          <w:t xml:space="preserve">a </w:t>
        </w:r>
      </w:ins>
      <w:r>
        <w:rPr/>
        <w:t xml:space="preserve">model. </w:t>
      </w:r>
      <w:ins w:id="2504" w:author="S J" w:date="2015-03-29T16:38:00Z">
        <w:r>
          <w:rPr/>
          <w:t>A g</w:t>
        </w:r>
      </w:ins>
      <w:del w:id="2505" w:author="S J" w:date="2015-03-29T16:38:00Z">
        <w:r>
          <w:rPr/>
          <w:delText>G</w:delText>
        </w:r>
      </w:del>
      <w:r>
        <w:rPr/>
        <w:t xml:space="preserve">enetic algorithm </w:t>
      </w:r>
      <w:ins w:id="2506" w:author="S J" w:date="2015-03-29T16:38:00Z">
        <w:r>
          <w:rPr/>
          <w:t xml:space="preserve">is </w:t>
        </w:r>
      </w:ins>
      <w:r>
        <w:rPr/>
        <w:t>a type of evolutionary algorithm</w:t>
      </w:r>
      <w:ins w:id="2507" w:author="S J" w:date="2015-03-29T16:38:00Z">
        <w:r>
          <w:rPr/>
          <w:t>,</w:t>
        </w:r>
      </w:ins>
      <w:r>
        <w:rPr/>
        <w:t xml:space="preserve"> which encodes individuals as binary string</w:t>
      </w:r>
      <w:ins w:id="2508" w:author="S J" w:date="2015-03-29T16:38:00Z">
        <w:r>
          <w:rPr/>
          <w:t>. It</w:t>
        </w:r>
      </w:ins>
      <w:r>
        <w:rPr/>
        <w:t xml:space="preserve"> </w:t>
      </w:r>
      <w:del w:id="2509" w:author="S J" w:date="2015-03-29T16:38:00Z">
        <w:r>
          <w:rPr/>
          <w:delText>was introduced</w:delText>
        </w:r>
      </w:del>
      <w:ins w:id="2510" w:author="S J" w:date="2015-03-29T16:39:00Z">
        <w:r>
          <w:rPr/>
          <w:t>was</w:t>
        </w:r>
      </w:ins>
      <w:ins w:id="2511" w:author="S J" w:date="2015-03-29T16:38:00Z">
        <w:r>
          <w:rPr/>
          <w:t xml:space="preserve"> introduced by the likes of </w:t>
        </w:r>
      </w:ins>
      <w:del w:id="2512" w:author="S J" w:date="2015-03-29T16:38:00Z">
        <w:r>
          <w:rPr/>
          <w:delText xml:space="preserve"> e.g. by </w:delText>
        </w:r>
      </w:del>
      <w:r>
        <w:rPr/>
        <w:t>Holland</w:t>
      </w:r>
      <w:ins w:id="2513" w:author="S J" w:date="2015-03-29T16:38:00Z">
        <w:r>
          <w:rPr/>
          <w:t xml:space="preserve"> </w:t>
        </w:r>
      </w:ins>
      <w:r>
        <w:rPr/>
        <w:t>[</w:t>
      </w:r>
      <w:r>
        <w:rPr/>
        <w:fldChar w:fldCharType="begin"/>
      </w:r>
      <w:r>
        <w:instrText> REF BIB_Holland1975 \h </w:instrText>
      </w:r>
      <w:r>
        <w:fldChar w:fldCharType="separate"/>
      </w:r>
      <w:r>
        <w:t>154</w:t>
      </w:r>
      <w:r>
        <w:fldChar w:fldCharType="end"/>
      </w:r>
      <w:r>
        <w:rPr/>
        <w:t>]</w:t>
      </w:r>
      <w:ins w:id="2514" w:author="S J" w:date="2015-03-29T16:38:00Z">
        <w:r>
          <w:rPr/>
          <w:t xml:space="preserve">. </w:t>
        </w:r>
      </w:ins>
      <w:ins w:id="2515" w:author="S J" w:date="2015-03-29T16:39:00Z">
        <w:r>
          <w:rPr/>
          <w:t>These algorithm</w:t>
        </w:r>
      </w:ins>
      <w:del w:id="2516" w:author="S J" w:date="2015-03-29T16:38:00Z">
        <w:r>
          <w:rPr/>
          <w:delText xml:space="preserve"> and the </w:delText>
        </w:r>
      </w:del>
      <w:del w:id="2517" w:author="S J" w:date="2015-03-29T16:39:00Z">
        <w:r>
          <w:rPr/>
          <w:delText>algorithm</w:delText>
        </w:r>
      </w:del>
      <w:r>
        <w:rPr/>
        <w:t xml:space="preserve"> steps are schematically presented in </w:t>
      </w:r>
      <w:ins w:id="2518" w:author="S J" w:date="2015-03-29T16:39:00Z">
        <w:r>
          <w:rPr/>
          <w:t>F</w:t>
        </w:r>
      </w:ins>
      <w:del w:id="2519" w:author="S J" w:date="2015-03-29T16:39:00Z">
        <w:r>
          <w:rPr/>
          <w:delText>f</w:delText>
        </w:r>
      </w:del>
      <w:r>
        <w:rPr/>
        <w:t xml:space="preserve">igure </w:t>
      </w:r>
      <w:r>
        <w:rPr/>
        <w:fldChar w:fldCharType="begin"/>
      </w:r>
      <w:r>
        <w:instrText> REF BMfig_GA_kopenogram \h </w:instrText>
      </w:r>
      <w:r>
        <w:fldChar w:fldCharType="separate"/>
      </w:r>
      <w:r>
        <w:t>3.3</w:t>
      </w:r>
      <w:r>
        <w:fldChar w:fldCharType="end"/>
      </w:r>
      <w:r>
        <w:rPr/>
        <w:t>.</w:t>
      </w:r>
    </w:p>
    <w:p>
      <w:pPr>
        <w:pStyle w:val="Figure"/>
        <w:spacing w:lineRule="auto" w:line="360" w:before="240" w:after="0"/>
        <w:ind w:left="0" w:right="0" w:firstLine="360"/>
        <w:rPr>
          <w:rFonts w:eastAsia="Times New Roman"/>
          <w:sz w:val="24"/>
        </w:rPr>
      </w:pPr>
      <w:r>
        <w:rPr>
          <w:rFonts w:eastAsia="Times New Roman"/>
          <w:sz w:val="24"/>
        </w:rPr>
        <w:t xml:space="preserve"> </w:t>
      </w:r>
    </w:p>
    <w:p>
      <w:pPr>
        <w:pStyle w:val="Centerpar"/>
        <w:spacing w:lineRule="auto" w:line="360"/>
        <w:rPr>
          <w:rFonts w:eastAsia="Times New Roman"/>
        </w:rPr>
      </w:pPr>
      <w:r>
        <w:rPr>
          <w:rFonts w:eastAsia="Times New Roman"/>
        </w:rPr>
        <w:t xml:space="preserve"> </w:t>
        <w:drawing>
          <wp:anchor behindDoc="0" distT="0" distB="0" distL="0" distR="0" simplePos="0" locked="0" layoutInCell="1" allowOverlap="1" relativeHeight="0">
            <wp:simplePos x="0" y="0"/>
            <wp:positionH relativeFrom="column">
              <wp:align>center</wp:align>
            </wp:positionH>
            <wp:positionV relativeFrom="paragraph">
              <wp:posOffset>0</wp:posOffset>
            </wp:positionV>
            <wp:extent cx="5598795" cy="2998470"/>
            <wp:effectExtent l="0" t="0" r="0" b="0"/>
            <wp:wrapSquare wrapText="largest"/>
            <wp:docPr id="1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descr=""/>
                    <pic:cNvPicPr>
                      <a:picLocks noChangeAspect="1" noChangeArrowheads="1"/>
                    </pic:cNvPicPr>
                  </pic:nvPicPr>
                  <pic:blipFill>
                    <a:blip r:embed="rId137"/>
                    <a:stretch>
                      <a:fillRect/>
                    </a:stretch>
                  </pic:blipFill>
                  <pic:spPr bwMode="auto">
                    <a:xfrm>
                      <a:off x="0" y="0"/>
                      <a:ext cx="5598795" cy="2998470"/>
                    </a:xfrm>
                    <a:prstGeom prst="rect">
                      <a:avLst/>
                    </a:prstGeom>
                    <a:noFill/>
                    <a:ln w="9525">
                      <a:noFill/>
                      <a:miter lim="800000"/>
                      <a:headEnd/>
                      <a:tailEnd/>
                    </a:ln>
                  </pic:spPr>
                </pic:pic>
              </a:graphicData>
            </a:graphic>
          </wp:anchor>
        </w:drawing>
      </w:r>
    </w:p>
    <w:p>
      <w:pPr>
        <w:pStyle w:val="Caption11"/>
        <w:spacing w:lineRule="auto" w:line="360"/>
        <w:rPr/>
      </w:pPr>
      <w:r>
        <w:rPr/>
        <w:t xml:space="preserve">Figure </w:t>
      </w:r>
      <w:bookmarkStart w:id="38" w:name="BMfig_GA_kopenogram2"/>
      <w:r>
        <w:rPr/>
        <w:t>3.4</w:t>
      </w:r>
      <w:bookmarkEnd w:id="38"/>
      <w:r>
        <w:rPr/>
        <w:t xml:space="preserve">: Kopenogram of </w:t>
      </w:r>
      <w:ins w:id="2520" w:author="S J" w:date="2015-03-29T16:39:00Z">
        <w:r>
          <w:rPr/>
          <w:t xml:space="preserve">a </w:t>
        </w:r>
      </w:ins>
      <w:r>
        <w:rPr/>
        <w:t xml:space="preserve">genetic algorithm and </w:t>
      </w:r>
      <w:ins w:id="2521" w:author="S J" w:date="2015-03-29T16:39:00Z">
        <w:r>
          <w:rPr/>
          <w:t xml:space="preserve">the </w:t>
        </w:r>
      </w:ins>
      <w:r>
        <w:rPr/>
        <w:t xml:space="preserve">specific test of </w:t>
      </w:r>
      <w:del w:id="2522" w:author="S J" w:date="2015-03-29T16:39:00Z">
        <w:r>
          <w:rPr/>
          <w:delText xml:space="preserve">the </w:delText>
        </w:r>
      </w:del>
      <w:ins w:id="2523" w:author="S J" w:date="2015-03-29T16:39:00Z">
        <w:r>
          <w:rPr/>
          <w:t xml:space="preserve">a </w:t>
        </w:r>
      </w:ins>
      <w:r>
        <w:rPr/>
        <w:t>population for quality</w:t>
      </w:r>
      <w:ins w:id="2524" w:author="S J" w:date="2015-03-29T16:39:00Z">
        <w:r>
          <w:rPr/>
          <w:t>,</w:t>
        </w:r>
      </w:ins>
      <w:r>
        <w:rPr/>
        <w:t xml:space="preserve"> in </w:t>
      </w:r>
      <w:ins w:id="2525" w:author="S J" w:date="2015-03-29T16:39:00Z">
        <w:r>
          <w:rPr/>
          <w:t xml:space="preserve">the </w:t>
        </w:r>
      </w:ins>
      <w:r>
        <w:rPr/>
        <w:t xml:space="preserve">case of </w:t>
      </w:r>
      <w:del w:id="2526" w:author="S J" w:date="2015-03-29T16:39:00Z">
        <w:r>
          <w:rPr/>
          <w:delText>parameter</w:delText>
        </w:r>
      </w:del>
      <w:ins w:id="2527" w:author="S J" w:date="2015-03-29T16:39:00Z">
        <w:r>
          <w:rPr/>
          <w:t>parameter</w:t>
        </w:r>
      </w:ins>
      <w:r>
        <w:rPr/>
        <w:t xml:space="preserve"> estimation. </w:t>
      </w:r>
      <w:ins w:id="2528" w:author="S J" w:date="2015-03-29T16:39:00Z">
        <w:r>
          <w:rPr/>
          <w:t>The m</w:t>
        </w:r>
      </w:ins>
      <w:del w:id="2529" w:author="S J" w:date="2015-03-29T16:39:00Z">
        <w:r>
          <w:rPr/>
          <w:delText>M</w:delText>
        </w:r>
      </w:del>
      <w:r>
        <w:rPr/>
        <w:t xml:space="preserve">odel is simulated according to individual </w:t>
      </w:r>
      <w:r>
        <w:rPr/>
        <w:drawing>
          <wp:inline distT="0" distB="0" distL="0" distR="0">
            <wp:extent cx="54610" cy="108585"/>
            <wp:effectExtent l="0" t="0" r="0" b="0"/>
            <wp:docPr id="1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descr=""/>
                    <pic:cNvPicPr>
                      <a:picLocks noChangeAspect="1" noChangeArrowheads="1"/>
                    </pic:cNvPicPr>
                  </pic:nvPicPr>
                  <pic:blipFill>
                    <a:blip r:embed="rId138"/>
                    <a:stretch>
                      <a:fillRect/>
                    </a:stretch>
                  </pic:blipFill>
                  <pic:spPr bwMode="auto">
                    <a:xfrm>
                      <a:off x="0" y="0"/>
                      <a:ext cx="54610" cy="108585"/>
                    </a:xfrm>
                    <a:prstGeom prst="rect">
                      <a:avLst/>
                    </a:prstGeom>
                    <a:noFill/>
                    <a:ln w="9525">
                      <a:noFill/>
                      <a:miter lim="800000"/>
                      <a:headEnd/>
                      <a:tailEnd/>
                    </a:ln>
                  </pic:spPr>
                </pic:pic>
              </a:graphicData>
            </a:graphic>
          </wp:inline>
        </w:drawing>
      </w:r>
      <w:r>
        <w:rPr/>
        <w:t xml:space="preserve"> with parameters </w:t>
      </w:r>
      <w:r>
        <w:rPr/>
        <w:drawing>
          <wp:inline distT="0" distB="0" distL="0" distR="0">
            <wp:extent cx="127000" cy="108585"/>
            <wp:effectExtent l="0" t="0" r="0" b="0"/>
            <wp:docPr id="1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descr=""/>
                    <pic:cNvPicPr>
                      <a:picLocks noChangeAspect="1" noChangeArrowheads="1"/>
                    </pic:cNvPicPr>
                  </pic:nvPicPr>
                  <pic:blipFill>
                    <a:blip r:embed="rId139"/>
                    <a:stretch>
                      <a:fillRect/>
                    </a:stretch>
                  </pic:blipFill>
                  <pic:spPr bwMode="auto">
                    <a:xfrm>
                      <a:off x="0" y="0"/>
                      <a:ext cx="127000" cy="108585"/>
                    </a:xfrm>
                    <a:prstGeom prst="rect">
                      <a:avLst/>
                    </a:prstGeom>
                    <a:noFill/>
                    <a:ln w="9525">
                      <a:noFill/>
                      <a:miter lim="800000"/>
                      <a:headEnd/>
                      <a:tailEnd/>
                    </a:ln>
                  </pic:spPr>
                </pic:pic>
              </a:graphicData>
            </a:graphic>
          </wp:inline>
        </w:drawing>
      </w:r>
      <w:r>
        <w:rPr/>
        <w:t xml:space="preserve"> and the quality </w:t>
      </w:r>
      <w:r>
        <w:rPr/>
        <w:drawing>
          <wp:inline distT="0" distB="0" distL="0" distR="0">
            <wp:extent cx="117475" cy="108585"/>
            <wp:effectExtent l="0" t="0" r="0" b="0"/>
            <wp:docPr id="1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descr=""/>
                    <pic:cNvPicPr>
                      <a:picLocks noChangeAspect="1" noChangeArrowheads="1"/>
                    </pic:cNvPicPr>
                  </pic:nvPicPr>
                  <pic:blipFill>
                    <a:blip r:embed="rId140"/>
                    <a:stretch>
                      <a:fillRect/>
                    </a:stretch>
                  </pic:blipFill>
                  <pic:spPr bwMode="auto">
                    <a:xfrm>
                      <a:off x="0" y="0"/>
                      <a:ext cx="117475" cy="108585"/>
                    </a:xfrm>
                    <a:prstGeom prst="rect">
                      <a:avLst/>
                    </a:prstGeom>
                    <a:noFill/>
                    <a:ln w="9525">
                      <a:noFill/>
                      <a:miter lim="800000"/>
                      <a:headEnd/>
                      <a:tailEnd/>
                    </a:ln>
                  </pic:spPr>
                </pic:pic>
              </a:graphicData>
            </a:graphic>
          </wp:inline>
        </w:drawing>
      </w:r>
      <w:r>
        <w:rPr/>
        <w:t xml:space="preserve"> is counted per the objective function </w:t>
      </w:r>
      <w:r>
        <w:rPr/>
        <w:fldChar w:fldCharType="begin"/>
      </w:r>
      <w:r>
        <w:instrText> REF BMeq_parameter \h </w:instrText>
      </w:r>
      <w:r>
        <w:fldChar w:fldCharType="separate"/>
      </w:r>
      <w:r>
        <w:t>3.1</w:t>
      </w:r>
      <w:r>
        <w:fldChar w:fldCharType="end"/>
      </w:r>
      <w:r>
        <w:rPr/>
        <w:t xml:space="preserve">. </w:t>
      </w:r>
      <w:r>
        <w:rPr/>
        <w:drawing>
          <wp:inline distT="0" distB="0" distL="0" distR="0">
            <wp:extent cx="54610" cy="108585"/>
            <wp:effectExtent l="0" t="0" r="0" b="0"/>
            <wp:docPr id="1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descr=""/>
                    <pic:cNvPicPr>
                      <a:picLocks noChangeAspect="1" noChangeArrowheads="1"/>
                    </pic:cNvPicPr>
                  </pic:nvPicPr>
                  <pic:blipFill>
                    <a:blip r:embed="rId141"/>
                    <a:stretch>
                      <a:fillRect/>
                    </a:stretch>
                  </pic:blipFill>
                  <pic:spPr bwMode="auto">
                    <a:xfrm>
                      <a:off x="0" y="0"/>
                      <a:ext cx="54610" cy="108585"/>
                    </a:xfrm>
                    <a:prstGeom prst="rect">
                      <a:avLst/>
                    </a:prstGeom>
                    <a:noFill/>
                    <a:ln w="9525">
                      <a:noFill/>
                      <a:miter lim="800000"/>
                      <a:headEnd/>
                      <a:tailEnd/>
                    </a:ln>
                  </pic:spPr>
                </pic:pic>
              </a:graphicData>
            </a:graphic>
          </wp:inline>
        </w:drawing>
      </w:r>
      <w:r>
        <w:rPr/>
        <w:drawing>
          <wp:inline distT="0" distB="0" distL="0" distR="0">
            <wp:extent cx="127000" cy="108585"/>
            <wp:effectExtent l="0" t="0" r="0" b="0"/>
            <wp:docPr id="1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descr=""/>
                    <pic:cNvPicPr>
                      <a:picLocks noChangeAspect="1" noChangeArrowheads="1"/>
                    </pic:cNvPicPr>
                  </pic:nvPicPr>
                  <pic:blipFill>
                    <a:blip r:embed="rId142"/>
                    <a:stretch>
                      <a:fillRect/>
                    </a:stretch>
                  </pic:blipFill>
                  <pic:spPr bwMode="auto">
                    <a:xfrm>
                      <a:off x="0" y="0"/>
                      <a:ext cx="127000" cy="108585"/>
                    </a:xfrm>
                    <a:prstGeom prst="rect">
                      <a:avLst/>
                    </a:prstGeom>
                    <a:noFill/>
                    <a:ln w="9525">
                      <a:noFill/>
                      <a:miter lim="800000"/>
                      <a:headEnd/>
                      <a:tailEnd/>
                    </a:ln>
                  </pic:spPr>
                </pic:pic>
              </a:graphicData>
            </a:graphic>
          </wp:inline>
        </w:drawing>
      </w:r>
      <w:r>
        <w:rPr/>
        <w:drawing>
          <wp:inline distT="0" distB="0" distL="0" distR="0">
            <wp:extent cx="117475" cy="108585"/>
            <wp:effectExtent l="0" t="0" r="0" b="0"/>
            <wp:docPr id="1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descr=""/>
                    <pic:cNvPicPr>
                      <a:picLocks noChangeAspect="1" noChangeArrowheads="1"/>
                    </pic:cNvPicPr>
                  </pic:nvPicPr>
                  <pic:blipFill>
                    <a:blip r:embed="rId143"/>
                    <a:stretch>
                      <a:fillRect/>
                    </a:stretch>
                  </pic:blipFill>
                  <pic:spPr bwMode="auto">
                    <a:xfrm>
                      <a:off x="0" y="0"/>
                      <a:ext cx="117475" cy="108585"/>
                    </a:xfrm>
                    <a:prstGeom prst="rect">
                      <a:avLst/>
                    </a:prstGeom>
                    <a:noFill/>
                    <a:ln w="9525">
                      <a:noFill/>
                      <a:miter lim="800000"/>
                      <a:headEnd/>
                      <a:tailEnd/>
                    </a:ln>
                  </pic:spPr>
                </pic:pic>
              </a:graphicData>
            </a:graphic>
          </wp:inline>
        </w:drawing>
      </w:r>
      <w:r>
        <w:rPr/>
        <w:fldChar w:fldCharType="begin"/>
      </w:r>
      <w:r>
        <w:instrText> REF BMeq_parameter \h </w:instrText>
      </w:r>
      <w:r>
        <w:fldChar w:fldCharType="separate"/>
      </w:r>
      <w:r>
        <w:t>3.1</w:t>
      </w:r>
      <w:r>
        <w:fldChar w:fldCharType="end"/>
      </w:r>
      <w:r>
        <w:fldChar w:fldCharType="begin"/>
      </w:r>
      <w:r>
        <w:instrText> TC "3.4 Kopenogram of genetic algorithm and specific test of the population for quality in case of parameter estimation. Model is simulated according to individual  with parameters  and the quality  is counted per the objective function . " \l 2 </w:instrText>
      </w:r>
      <w:r>
        <w:fldChar w:fldCharType="separate"/>
      </w:r>
      <w:r>
        <w:rPr/>
      </w:r>
      <w:r>
        <w:fldChar w:fldCharType="end"/>
      </w:r>
    </w:p>
    <w:p>
      <w:pPr>
        <w:pStyle w:val="Normal"/>
        <w:spacing w:lineRule="auto" w:line="360" w:before="240" w:after="0"/>
        <w:ind w:left="0" w:right="0" w:firstLine="360"/>
        <w:rPr/>
      </w:pPr>
      <w:r>
        <w:rPr/>
        <w:t>The iteration within the loop "</w:t>
      </w:r>
      <w:r>
        <w:rPr/>
        <w:drawing>
          <wp:inline distT="0" distB="0" distL="0" distR="0">
            <wp:extent cx="280670" cy="90805"/>
            <wp:effectExtent l="0" t="0" r="0" b="0"/>
            <wp:docPr id="1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descr=""/>
                    <pic:cNvPicPr>
                      <a:picLocks noChangeAspect="1" noChangeArrowheads="1"/>
                    </pic:cNvPicPr>
                  </pic:nvPicPr>
                  <pic:blipFill>
                    <a:blip r:embed="rId144"/>
                    <a:stretch>
                      <a:fillRect/>
                    </a:stretch>
                  </pic:blipFill>
                  <pic:spPr bwMode="auto">
                    <a:xfrm>
                      <a:off x="0" y="0"/>
                      <a:ext cx="280670" cy="90805"/>
                    </a:xfrm>
                    <a:prstGeom prst="rect">
                      <a:avLst/>
                    </a:prstGeom>
                    <a:noFill/>
                    <a:ln w="9525">
                      <a:noFill/>
                      <a:miter lim="800000"/>
                      <a:headEnd/>
                      <a:tailEnd/>
                    </a:ln>
                  </pic:spPr>
                </pic:pic>
              </a:graphicData>
            </a:graphic>
          </wp:inline>
        </w:drawing>
      </w:r>
      <w:r>
        <w:rPr/>
        <w:t xml:space="preserve"> </w:t>
      </w:r>
      <w:r>
        <w:rPr>
          <w:i/>
        </w:rPr>
        <w:t>while not satisfied</w:t>
      </w:r>
      <w:r>
        <w:rPr/>
        <w:t xml:space="preserve">" depends on </w:t>
      </w:r>
      <w:ins w:id="2530" w:author="S J" w:date="2015-03-29T16:41:00Z">
        <w:r>
          <w:rPr/>
          <w:t xml:space="preserve">the </w:t>
        </w:r>
      </w:ins>
      <w:r>
        <w:rPr/>
        <w:t>previous iteration</w:t>
      </w:r>
      <w:ins w:id="2531" w:author="S J" w:date="2015-03-29T16:41:00Z">
        <w:r>
          <w:rPr/>
          <w:t xml:space="preserve"> and </w:t>
        </w:r>
      </w:ins>
      <w:del w:id="2532" w:author="S J" w:date="2015-03-29T16:41:00Z">
        <w:r>
          <w:rPr/>
          <w:delText xml:space="preserve">, </w:delText>
        </w:r>
      </w:del>
      <w:r>
        <w:rPr/>
        <w:t>thus</w:t>
      </w:r>
      <w:ins w:id="2533" w:author="S J" w:date="2015-03-29T16:41:00Z">
        <w:r>
          <w:rPr/>
          <w:t>,</w:t>
        </w:r>
      </w:ins>
      <w:r>
        <w:rPr/>
        <w:t xml:space="preserve"> it cannot be parallelized. The step </w:t>
      </w:r>
      <w:r>
        <w:rPr>
          <w:i/>
        </w:rPr>
        <w:t>test the population for quality</w:t>
      </w:r>
      <w:r>
        <w:rPr/>
        <w:t xml:space="preserve"> has </w:t>
      </w:r>
      <w:ins w:id="2534" w:author="S J" w:date="2015-03-29T16:41:00Z">
        <w:r>
          <w:rPr/>
          <w:t xml:space="preserve">an </w:t>
        </w:r>
      </w:ins>
      <w:r>
        <w:rPr/>
        <w:t xml:space="preserve">algorithmical structure in </w:t>
      </w:r>
      <w:ins w:id="2535" w:author="S J" w:date="2015-03-29T16:41:00Z">
        <w:r>
          <w:rPr/>
          <w:t>F</w:t>
        </w:r>
      </w:ins>
      <w:del w:id="2536" w:author="S J" w:date="2015-03-29T16:41:00Z">
        <w:r>
          <w:rPr/>
          <w:delText>fig.</w:delText>
        </w:r>
      </w:del>
      <w:ins w:id="2537" w:author="S J" w:date="2015-03-29T16:41:00Z">
        <w:r>
          <w:rPr/>
          <w:t xml:space="preserve">igure </w:t>
        </w:r>
      </w:ins>
      <w:r>
        <w:rPr/>
        <w:fldChar w:fldCharType="begin"/>
      </w:r>
      <w:r>
        <w:instrText> REF BMfig_GA_kopenogram2 \h </w:instrText>
      </w:r>
      <w:r>
        <w:fldChar w:fldCharType="separate"/>
      </w:r>
      <w:r>
        <w:t>3.4</w:t>
      </w:r>
      <w:r>
        <w:fldChar w:fldCharType="end"/>
      </w:r>
      <w:r>
        <w:rPr/>
        <w:t xml:space="preserve"> for </w:t>
      </w:r>
      <w:ins w:id="2538" w:author="S J" w:date="2015-03-29T16:41:00Z">
        <w:r>
          <w:rPr/>
          <w:t xml:space="preserve">the </w:t>
        </w:r>
      </w:ins>
      <w:r>
        <w:rPr/>
        <w:t xml:space="preserve">parameter estimation </w:t>
      </w:r>
      <w:ins w:id="2539" w:author="S J" w:date="2015-03-29T16:41:00Z">
        <w:r>
          <w:rPr/>
          <w:t xml:space="preserve">of </w:t>
        </w:r>
      </w:ins>
      <w:r>
        <w:rPr/>
        <w:t>tasks. Each iteration in the loop "</w:t>
      </w:r>
      <w:r>
        <w:rPr>
          <w:i/>
        </w:rPr>
        <w:t>for i=1 to n</w:t>
      </w:r>
      <w:r>
        <w:rPr/>
        <w:t>" is independent</w:t>
      </w:r>
      <w:ins w:id="2540" w:author="S J" w:date="2015-03-29T16:41:00Z">
        <w:r>
          <w:rPr/>
          <w:t xml:space="preserve"> and</w:t>
        </w:r>
      </w:ins>
      <w:r>
        <w:rPr/>
        <w:t xml:space="preserve"> therefore</w:t>
      </w:r>
      <w:ins w:id="2541" w:author="S J" w:date="2015-03-29T16:41:00Z">
        <w:r>
          <w:rPr/>
          <w:t>,</w:t>
        </w:r>
      </w:ins>
      <w:r>
        <w:rPr/>
        <w:t xml:space="preserve"> loop parallelism (section </w:t>
      </w:r>
      <w:r>
        <w:rPr/>
        <w:fldChar w:fldCharType="begin"/>
      </w:r>
      <w:r>
        <w:instrText> REF BMsec_parallelprogramming \h </w:instrText>
      </w:r>
      <w:r>
        <w:fldChar w:fldCharType="separate"/>
      </w:r>
      <w:r>
        <w:t>2.2.1</w:t>
      </w:r>
      <w:r>
        <w:fldChar w:fldCharType="end"/>
      </w:r>
      <w:r>
        <w:rPr/>
        <w:t>) can be utilized and implemented here.</w:t>
      </w:r>
    </w:p>
    <w:p>
      <w:pPr>
        <w:pStyle w:val="Heading4"/>
        <w:numPr>
          <w:ilvl w:val="3"/>
          <w:numId w:val="1"/>
        </w:numPr>
        <w:spacing w:lineRule="auto" w:line="360" w:before="120" w:after="120"/>
        <w:rPr/>
      </w:pPr>
      <w:r>
        <w:rPr/>
        <w:t xml:space="preserve">Architecture of System </w:t>
      </w:r>
      <w:ins w:id="2542" w:author="S J" w:date="2015-03-29T16:41:00Z">
        <w:r>
          <w:rPr/>
          <w:t>f</w:t>
        </w:r>
      </w:ins>
      <w:del w:id="2543" w:author="S J" w:date="2015-03-29T16:41:00Z">
        <w:r>
          <w:rPr/>
          <w:delText>F</w:delText>
        </w:r>
      </w:del>
      <w:r>
        <w:rPr/>
        <w:t>or Parameter Estimation</w:t>
      </w:r>
    </w:p>
    <w:p>
      <w:pPr>
        <w:pStyle w:val="Figure"/>
        <w:spacing w:lineRule="auto" w:line="360" w:before="300" w:after="0"/>
        <w:rPr>
          <w:rFonts w:eastAsia="Times New Roman"/>
          <w:sz w:val="24"/>
        </w:rPr>
      </w:pPr>
      <w:r>
        <w:rPr>
          <w:rFonts w:eastAsia="Times New Roman"/>
          <w:sz w:val="24"/>
        </w:rPr>
        <w:t xml:space="preserve"> </w:t>
      </w:r>
    </w:p>
    <w:p>
      <w:pPr>
        <w:pStyle w:val="Centerpar"/>
        <w:spacing w:lineRule="auto" w:line="360"/>
        <w:rPr>
          <w:rFonts w:eastAsia="Times New Roman"/>
        </w:rPr>
      </w:pPr>
      <w:r>
        <w:rPr/>
        <w:drawing>
          <wp:inline distT="0" distB="0" distL="0" distR="0">
            <wp:extent cx="4227195" cy="5052060"/>
            <wp:effectExtent l="0" t="0" r="0" b="0"/>
            <wp:docPr id="1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descr=""/>
                    <pic:cNvPicPr>
                      <a:picLocks noChangeAspect="1" noChangeArrowheads="1"/>
                    </pic:cNvPicPr>
                  </pic:nvPicPr>
                  <pic:blipFill>
                    <a:blip r:embed="rId145"/>
                    <a:stretch>
                      <a:fillRect/>
                    </a:stretch>
                  </pic:blipFill>
                  <pic:spPr bwMode="auto">
                    <a:xfrm>
                      <a:off x="0" y="0"/>
                      <a:ext cx="4227195" cy="5052060"/>
                    </a:xfrm>
                    <a:prstGeom prst="rect">
                      <a:avLst/>
                    </a:prstGeom>
                    <a:noFill/>
                    <a:ln w="9525">
                      <a:noFill/>
                      <a:miter lim="800000"/>
                      <a:headEnd/>
                      <a:tailEnd/>
                    </a:ln>
                  </pic:spPr>
                </pic:pic>
              </a:graphicData>
            </a:graphic>
          </wp:inline>
        </w:drawing>
      </w:r>
      <w:r>
        <w:rPr>
          <w:rFonts w:eastAsia="Times New Roman"/>
        </w:rPr>
        <w:t xml:space="preserve"> </w:t>
      </w:r>
    </w:p>
    <w:p>
      <w:pPr>
        <w:pStyle w:val="Caption11"/>
        <w:spacing w:lineRule="auto" w:line="360"/>
        <w:rPr/>
      </w:pPr>
      <w:r>
        <w:rPr/>
        <w:t xml:space="preserve">Figure </w:t>
      </w:r>
      <w:bookmarkStart w:id="39" w:name="BMfig_architectureestimation"/>
      <w:r>
        <w:rPr/>
        <w:t>3.5</w:t>
      </w:r>
      <w:bookmarkEnd w:id="39"/>
      <w:r>
        <w:rPr/>
        <w:t xml:space="preserve">: Architecture of </w:t>
      </w:r>
      <w:del w:id="2544" w:author="S J" w:date="2015-03-29T16:41:00Z">
        <w:r>
          <w:rPr/>
          <w:delText xml:space="preserve">the </w:delText>
        </w:r>
      </w:del>
      <w:ins w:id="2545" w:author="S J" w:date="2015-03-29T16:41:00Z">
        <w:r>
          <w:rPr/>
          <w:t xml:space="preserve">a </w:t>
        </w:r>
      </w:ins>
      <w:r>
        <w:rPr/>
        <w:t xml:space="preserve">system </w:t>
      </w:r>
      <w:ins w:id="2546" w:author="S J" w:date="2015-03-29T16:42:00Z">
        <w:r>
          <w:rPr/>
          <w:t>that employs</w:t>
        </w:r>
      </w:ins>
      <w:del w:id="2547" w:author="S J" w:date="2015-03-29T16:42:00Z">
        <w:r>
          <w:rPr/>
          <w:delText>employing</w:delText>
        </w:r>
      </w:del>
      <w:r>
        <w:rPr/>
        <w:t xml:space="preserve"> genetic algorithm and </w:t>
      </w:r>
      <w:del w:id="2548" w:author="S J" w:date="2015-03-29T16:42:00Z">
        <w:r>
          <w:rPr/>
          <w:delText xml:space="preserve">distributing </w:delText>
        </w:r>
      </w:del>
      <w:ins w:id="2549" w:author="S J" w:date="2015-03-29T16:42:00Z">
        <w:r>
          <w:rPr/>
          <w:t xml:space="preserve">distributes </w:t>
        </w:r>
      </w:ins>
      <w:r>
        <w:rPr/>
        <w:t xml:space="preserve">the task </w:t>
      </w:r>
      <w:r>
        <w:rPr>
          <w:i/>
        </w:rPr>
        <w:t>simulate</w:t>
      </w:r>
      <w:r>
        <w:rPr/>
        <w:t xml:space="preserve"> into</w:t>
      </w:r>
      <w:ins w:id="2550" w:author="S J" w:date="2015-03-29T16:42:00Z">
        <w:r>
          <w:rPr/>
          <w:t xml:space="preserve"> a</w:t>
        </w:r>
      </w:ins>
      <w:r>
        <w:rPr/>
        <w:t xml:space="preserve"> cloud computing environment.</w:t>
      </w:r>
      <w:r>
        <w:fldChar w:fldCharType="begin"/>
      </w:r>
      <w:r>
        <w:instrText> TC "3.5 Architecture of the system employing genetic algorithm and distributing the task simulate into cloud computing environment." \l 2 </w:instrText>
      </w:r>
      <w:r>
        <w:fldChar w:fldCharType="separate"/>
      </w:r>
      <w:r>
        <w:rPr/>
      </w:r>
      <w:r>
        <w:fldChar w:fldCharType="end"/>
      </w:r>
    </w:p>
    <w:p>
      <w:pPr>
        <w:pStyle w:val="Normal"/>
        <w:spacing w:lineRule="auto" w:line="360"/>
        <w:ind w:left="0" w:right="0" w:firstLine="360"/>
        <w:rPr/>
      </w:pPr>
      <w:del w:id="2551" w:author="S J" w:date="2015-03-29T16:42:00Z">
        <w:r>
          <w:rPr/>
          <w:delText xml:space="preserve">Proposed </w:delText>
        </w:r>
      </w:del>
      <w:ins w:id="2552" w:author="S J" w:date="2015-03-29T16:42:00Z">
        <w:r>
          <w:rPr/>
          <w:t xml:space="preserve">The proposed </w:t>
        </w:r>
      </w:ins>
      <w:r>
        <w:rPr/>
        <w:t>architecture of the system for parameter estimation (</w:t>
      </w:r>
      <w:del w:id="2553" w:author="S J" w:date="2015-03-29T16:42:00Z">
        <w:r>
          <w:rPr/>
          <w:delText>fig.</w:delText>
        </w:r>
      </w:del>
      <w:ins w:id="2554" w:author="S J" w:date="2015-03-29T16:42:00Z">
        <w:r>
          <w:rPr/>
          <w:t>Figure</w:t>
        </w:r>
      </w:ins>
      <w:r>
        <w:rPr/>
        <w:t xml:space="preserve"> </w:t>
      </w:r>
      <w:r>
        <w:rPr/>
        <w:fldChar w:fldCharType="begin"/>
      </w:r>
      <w:r>
        <w:instrText> REF BMfig_architectureestimation \h </w:instrText>
      </w:r>
      <w:r>
        <w:fldChar w:fldCharType="separate"/>
      </w:r>
      <w:r>
        <w:t>3.5</w:t>
      </w:r>
      <w:r>
        <w:fldChar w:fldCharType="end"/>
      </w:r>
      <w:r>
        <w:rPr/>
        <w:t xml:space="preserve">) was influenced by the need of some interactivity and </w:t>
      </w:r>
      <w:ins w:id="2555" w:author="S J" w:date="2015-03-29T16:42:00Z">
        <w:r>
          <w:rPr/>
          <w:t xml:space="preserve">for the </w:t>
        </w:r>
      </w:ins>
      <w:r>
        <w:rPr/>
        <w:t>overall accessibility for users</w:t>
      </w:r>
      <w:ins w:id="2556" w:author="S J" w:date="2015-03-29T16:42:00Z">
        <w:r>
          <w:rPr/>
          <w:t>,</w:t>
        </w:r>
      </w:ins>
      <w:r>
        <w:rPr/>
        <w:t xml:space="preserve"> which is fulfilled by the web UI. </w:t>
      </w:r>
      <w:ins w:id="2557" w:author="S J" w:date="2015-03-29T16:43:00Z">
        <w:r>
          <w:rPr/>
          <w:t>The</w:t>
        </w:r>
      </w:ins>
      <w:del w:id="2558" w:author="S J" w:date="2015-03-29T16:43:00Z">
        <w:r>
          <w:rPr/>
          <w:delText>The</w:delText>
        </w:r>
      </w:del>
      <w:r>
        <w:rPr/>
        <w:t xml:space="preserve"> key part of the system </w:t>
      </w:r>
      <w:del w:id="2559" w:author="S J" w:date="2015-03-29T16:43:00Z">
        <w:r>
          <w:rPr/>
          <w:delText xml:space="preserve">in opposite side </w:delText>
        </w:r>
      </w:del>
      <w:r>
        <w:rPr/>
        <w:t xml:space="preserve">is </w:t>
      </w:r>
      <w:ins w:id="2560" w:author="S J" w:date="2015-03-29T16:43:00Z">
        <w:r>
          <w:rPr/>
          <w:t>the</w:t>
        </w:r>
      </w:ins>
      <w:del w:id="2561" w:author="S J" w:date="2015-03-29T16:43:00Z">
        <w:r>
          <w:rPr/>
          <w:delText>a</w:delText>
        </w:r>
      </w:del>
      <w:r>
        <w:rPr/>
        <w:t xml:space="preserve"> model </w:t>
      </w:r>
      <w:ins w:id="2562" w:author="S J" w:date="2015-03-29T16:43:00Z">
        <w:r>
          <w:rPr/>
          <w:t xml:space="preserve">that is </w:t>
        </w:r>
      </w:ins>
      <w:r>
        <w:rPr/>
        <w:t>exported into a binary platform</w:t>
      </w:r>
      <w:ins w:id="2563" w:author="S J" w:date="2015-03-29T16:43:00Z">
        <w:r>
          <w:rPr/>
          <w:t>-</w:t>
        </w:r>
      </w:ins>
      <w:del w:id="2564" w:author="S J" w:date="2015-03-29T16:43:00Z">
        <w:r>
          <w:rPr/>
          <w:delText xml:space="preserve"> </w:delText>
        </w:r>
      </w:del>
      <w:r>
        <w:rPr/>
        <w:t xml:space="preserve">dependent library. The specific model of a studied system </w:t>
      </w:r>
      <w:ins w:id="2565" w:author="S J" w:date="2015-03-29T16:43:00Z">
        <w:r>
          <w:rPr/>
          <w:t xml:space="preserve">that is </w:t>
        </w:r>
      </w:ins>
      <w:r>
        <w:rPr/>
        <w:t xml:space="preserve">implemented in Modelica is exported into </w:t>
      </w:r>
      <w:ins w:id="2566" w:author="S J" w:date="2015-03-29T16:44:00Z">
        <w:r>
          <w:rPr/>
          <w:t xml:space="preserve">a </w:t>
        </w:r>
      </w:ins>
      <w:r>
        <w:rPr/>
        <w:t>standard Functional Mockup Unit</w:t>
      </w:r>
      <w:ins w:id="2567" w:author="S J" w:date="2015-03-29T16:44:00Z">
        <w:r>
          <w:rPr/>
          <w:t xml:space="preserve"> </w:t>
        </w:r>
      </w:ins>
      <w:r>
        <w:rPr/>
        <w:t>(FMU)</w:t>
      </w:r>
      <w:ins w:id="2568" w:author="S J" w:date="2015-03-29T16:44:00Z">
        <w:r>
          <w:rPr/>
          <w:t xml:space="preserve">. This is </w:t>
        </w:r>
      </w:ins>
      <w:del w:id="2569" w:author="S J" w:date="2015-03-29T16:44:00Z">
        <w:r>
          <w:rPr/>
          <w:delText xml:space="preserve"> which is </w:delText>
        </w:r>
      </w:del>
      <w:r>
        <w:rPr/>
        <w:t>standardized XML metadata</w:t>
      </w:r>
      <w:ins w:id="2570" w:author="S J" w:date="2015-03-29T16:44:00Z">
        <w:r>
          <w:rPr/>
          <w:t>,</w:t>
        </w:r>
      </w:ins>
      <w:r>
        <w:rPr/>
        <w:t xml:space="preserve"> packaged together with </w:t>
      </w:r>
      <w:ins w:id="2571" w:author="S J" w:date="2015-03-29T16:44:00Z">
        <w:r>
          <w:rPr/>
          <w:t xml:space="preserve">a </w:t>
        </w:r>
      </w:ins>
      <w:r>
        <w:rPr/>
        <w:t>binary library .DLL (or .SO)</w:t>
      </w:r>
      <w:ins w:id="2572" w:author="S J" w:date="2015-03-29T16:44:00Z">
        <w:r>
          <w:rPr/>
          <w:t>,</w:t>
        </w:r>
      </w:ins>
      <w:r>
        <w:rPr/>
        <w:t xml:space="preserve"> following </w:t>
      </w:r>
      <w:ins w:id="2573" w:author="S J" w:date="2015-03-29T16:44:00Z">
        <w:r>
          <w:rPr/>
          <w:t xml:space="preserve">a </w:t>
        </w:r>
      </w:ins>
      <w:r>
        <w:rPr/>
        <w:t>standardized API [</w:t>
      </w:r>
      <w:r>
        <w:rPr/>
        <w:fldChar w:fldCharType="begin"/>
      </w:r>
      <w:r>
        <w:instrText> REF BIB_Blochwitza \h </w:instrText>
      </w:r>
      <w:r>
        <w:fldChar w:fldCharType="separate"/>
      </w:r>
      <w:r>
        <w:t>155</w:t>
      </w:r>
      <w:r>
        <w:fldChar w:fldCharType="end"/>
      </w:r>
      <w:r>
        <w:rPr/>
        <w:t>]</w:t>
      </w:r>
      <w:r>
        <w:rPr>
          <w:rStyle w:val="FootnoteAnchor"/>
        </w:rPr>
        <w:footnoteReference w:id="32"/>
      </w:r>
      <w:r>
        <w:rPr/>
        <w:t>. In the time of writing th</w:t>
      </w:r>
      <w:ins w:id="2574" w:author="S J" w:date="2015-03-29T16:44:00Z">
        <w:r>
          <w:rPr/>
          <w:t>is</w:t>
        </w:r>
      </w:ins>
      <w:del w:id="2575" w:author="S J" w:date="2015-03-29T16:44:00Z">
        <w:r>
          <w:rPr/>
          <w:delText>e</w:delText>
        </w:r>
      </w:del>
      <w:r>
        <w:rPr/>
        <w:t xml:space="preserve"> thesis</w:t>
      </w:r>
      <w:ins w:id="2576" w:author="S J" w:date="2015-03-29T16:44:00Z">
        <w:r>
          <w:rPr/>
          <w:t>,</w:t>
        </w:r>
      </w:ins>
      <w:r>
        <w:rPr/>
        <w:t xml:space="preserve"> the most stable Modelica tool export was Dymola</w:t>
      </w:r>
      <w:r>
        <w:rPr>
          <w:rStyle w:val="FootnoteAnchor"/>
        </w:rPr>
        <w:footnoteReference w:id="33"/>
      </w:r>
      <w:ins w:id="2577" w:author="S J" w:date="2015-03-29T16:45:00Z">
        <w:r>
          <w:rPr/>
          <w:t>, which</w:t>
        </w:r>
      </w:ins>
      <w:r>
        <w:rPr/>
        <w:t xml:space="preserve"> export</w:t>
      </w:r>
      <w:ins w:id="2578" w:author="S J" w:date="2015-03-29T16:45:00Z">
        <w:r>
          <w:rPr/>
          <w:t xml:space="preserve">s </w:t>
        </w:r>
      </w:ins>
      <w:del w:id="2579" w:author="S J" w:date="2015-03-29T16:45:00Z">
        <w:r>
          <w:rPr/>
          <w:delText xml:space="preserve"> </w:delText>
        </w:r>
      </w:del>
      <w:r>
        <w:rPr/>
        <w:t xml:space="preserve">to FMU for </w:t>
      </w:r>
      <w:ins w:id="2580" w:author="S J" w:date="2015-03-29T16:45:00Z">
        <w:r>
          <w:rPr/>
          <w:t xml:space="preserve">a </w:t>
        </w:r>
      </w:ins>
      <w:r>
        <w:rPr/>
        <w:t>MS Windows platform. The parallelization is implemented using threads</w:t>
      </w:r>
      <w:ins w:id="2581" w:author="S J" w:date="2015-03-29T16:47:00Z">
        <w:r>
          <w:rPr/>
          <w:t xml:space="preserve">. For this, </w:t>
        </w:r>
      </w:ins>
      <w:del w:id="2582" w:author="S J" w:date="2015-03-29T16:47:00Z">
        <w:r>
          <w:rPr/>
          <w:delText xml:space="preserve"> in </w:delText>
        </w:r>
      </w:del>
      <w:ins w:id="2583" w:author="S J" w:date="2015-03-29T16:47:00Z">
        <w:r>
          <w:rPr/>
          <w:t xml:space="preserve">a </w:t>
        </w:r>
      </w:ins>
      <w:r>
        <w:rPr>
          <w:i/>
        </w:rPr>
        <w:t>test_population</w:t>
      </w:r>
      <w:r>
        <w:rPr/>
        <w:t xml:space="preserve"> method</w:t>
      </w:r>
      <w:ins w:id="2584" w:author="S J" w:date="2015-03-29T16:47:00Z">
        <w:r>
          <w:rPr/>
          <w:t xml:space="preserve"> is used</w:t>
        </w:r>
      </w:ins>
      <w:ins w:id="2585" w:author="S J" w:date="2015-03-29T16:46:00Z">
        <w:r>
          <w:rPr/>
          <w:t>,</w:t>
        </w:r>
      </w:ins>
      <w:r>
        <w:rPr/>
        <w:t xml:space="preserve"> which</w:t>
      </w:r>
      <w:ins w:id="2586" w:author="S J" w:date="2015-03-29T16:47:00Z">
        <w:r>
          <w:rPr/>
          <w:t>,</w:t>
        </w:r>
      </w:ins>
      <w:r>
        <w:rPr/>
        <w:t xml:space="preserve"> within a loop</w:t>
      </w:r>
      <w:ins w:id="2587" w:author="S J" w:date="2015-03-29T16:47:00Z">
        <w:r>
          <w:rPr/>
          <w:t>,</w:t>
        </w:r>
      </w:ins>
      <w:r>
        <w:rPr/>
        <w:t xml:space="preserve"> follows</w:t>
      </w:r>
      <w:ins w:id="2588" w:author="S J" w:date="2015-03-29T16:47:00Z">
        <w:r>
          <w:rPr/>
          <w:t xml:space="preserve"> a</w:t>
        </w:r>
      </w:ins>
      <w:r>
        <w:rPr/>
        <w:t xml:space="preserve"> fork/join pattern – the created threads simultaneously ask</w:t>
      </w:r>
      <w:del w:id="2589" w:author="S J" w:date="2015-03-29T16:48:00Z">
        <w:r>
          <w:rPr/>
          <w:delText>s</w:delText>
        </w:r>
      </w:del>
      <w:r>
        <w:rPr/>
        <w:t xml:space="preserve"> for simulation results with a parameter set and </w:t>
      </w:r>
      <w:ins w:id="2590" w:author="S J" w:date="2015-03-29T16:48:00Z">
        <w:r>
          <w:rPr/>
          <w:t xml:space="preserve">the </w:t>
        </w:r>
      </w:ins>
      <w:r>
        <w:rPr/>
        <w:t xml:space="preserve">main process waits until all </w:t>
      </w:r>
      <w:ins w:id="2591" w:author="S J" w:date="2015-03-29T16:48:00Z">
        <w:r>
          <w:rPr/>
          <w:t xml:space="preserve">of the </w:t>
        </w:r>
      </w:ins>
      <w:r>
        <w:rPr/>
        <w:t xml:space="preserve">results are returned </w:t>
      </w:r>
      <w:ins w:id="2592" w:author="S J" w:date="2015-03-29T16:48:00Z">
        <w:r>
          <w:rPr/>
          <w:t xml:space="preserve">before computing the </w:t>
        </w:r>
      </w:ins>
      <w:del w:id="2593" w:author="S J" w:date="2015-03-29T16:48:00Z">
        <w:r>
          <w:rPr/>
          <w:delText xml:space="preserve">to compute </w:delText>
        </w:r>
      </w:del>
      <w:r>
        <w:rPr/>
        <w:t xml:space="preserve">full vector of quality evaluation </w:t>
      </w:r>
      <w:r>
        <w:rPr/>
        <w:drawing>
          <wp:inline distT="0" distB="0" distL="0" distR="0">
            <wp:extent cx="63500" cy="108585"/>
            <wp:effectExtent l="0" t="0" r="0" b="0"/>
            <wp:docPr id="1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descr=""/>
                    <pic:cNvPicPr>
                      <a:picLocks noChangeAspect="1" noChangeArrowheads="1"/>
                    </pic:cNvPicPr>
                  </pic:nvPicPr>
                  <pic:blipFill>
                    <a:blip r:embed="rId146"/>
                    <a:stretch>
                      <a:fillRect/>
                    </a:stretch>
                  </pic:blipFill>
                  <pic:spPr bwMode="auto">
                    <a:xfrm>
                      <a:off x="0" y="0"/>
                      <a:ext cx="63500" cy="108585"/>
                    </a:xfrm>
                    <a:prstGeom prst="rect">
                      <a:avLst/>
                    </a:prstGeom>
                    <a:noFill/>
                    <a:ln w="9525">
                      <a:noFill/>
                      <a:miter lim="800000"/>
                      <a:headEnd/>
                      <a:tailEnd/>
                    </a:ln>
                  </pic:spPr>
                </pic:pic>
              </a:graphicData>
            </a:graphic>
          </wp:inline>
        </w:drawing>
      </w:r>
      <w:r>
        <w:rPr/>
        <w:t>.</w:t>
      </w:r>
    </w:p>
    <w:p>
      <w:pPr>
        <w:pStyle w:val="Heading3"/>
        <w:numPr>
          <w:ilvl w:val="2"/>
          <w:numId w:val="1"/>
        </w:numPr>
        <w:spacing w:lineRule="auto" w:line="360" w:before="120" w:after="120"/>
        <w:rPr/>
      </w:pPr>
      <w:r>
        <w:rPr/>
        <w:t xml:space="preserve">Packaged with </w:t>
      </w:r>
      <w:ins w:id="2594" w:author="S J" w:date="2015-03-29T16:48:00Z">
        <w:r>
          <w:rPr/>
          <w:t xml:space="preserve">a </w:t>
        </w:r>
      </w:ins>
      <w:r>
        <w:rPr/>
        <w:t>.NET ServiceStack framework</w:t>
      </w:r>
      <w:r>
        <w:rPr>
          <w:rStyle w:val="FootnoteAnchor"/>
        </w:rPr>
        <w:footnoteReference w:id="34"/>
      </w:r>
      <w:ins w:id="2595" w:author="S J" w:date="2015-03-29T16:48:00Z">
        <w:r>
          <w:rPr/>
          <w:t>,</w:t>
        </w:r>
      </w:ins>
      <w:r>
        <w:rPr/>
        <w:t xml:space="preserve"> it exposes a simulation functionality as a RESTful web service</w:t>
      </w:r>
      <w:ins w:id="2596" w:author="S J" w:date="2015-03-29T16:48:00Z">
        <w:r>
          <w:rPr/>
          <w:t>,</w:t>
        </w:r>
      </w:ins>
      <w:r>
        <w:rPr/>
        <w:t xml:space="preserve"> which can be accessed and orchestrated by the </w:t>
      </w:r>
      <w:r>
        <w:rPr>
          <w:i/>
        </w:rPr>
        <w:t>test_population</w:t>
      </w:r>
      <w:r>
        <w:rPr/>
        <w:t xml:space="preserve"> algorithm. The implementation of genetic algorithm is reused from MATLAB ™and</w:t>
      </w:r>
      <w:ins w:id="2597" w:author="S J" w:date="2015-03-29T16:48:00Z">
        <w:r>
          <w:rPr/>
          <w:t>,</w:t>
        </w:r>
      </w:ins>
      <w:r>
        <w:rPr/>
        <w:t xml:space="preserve"> with a database of results in a SQL database</w:t>
      </w:r>
      <w:ins w:id="2598" w:author="S J" w:date="2015-03-29T16:48:00Z">
        <w:r>
          <w:rPr/>
          <w:t>,</w:t>
        </w:r>
      </w:ins>
      <w:r>
        <w:rPr/>
        <w:t xml:space="preserve"> is integrated with </w:t>
      </w:r>
      <w:ins w:id="2599" w:author="S J" w:date="2015-03-29T16:49:00Z">
        <w:r>
          <w:rPr/>
          <w:t xml:space="preserve">an </w:t>
        </w:r>
      </w:ins>
      <w:r>
        <w:rPr/>
        <w:t>ASP.NET web application</w:t>
      </w:r>
      <w:ins w:id="2600" w:author="S J" w:date="2015-03-29T16:49:00Z">
        <w:r>
          <w:rPr/>
          <w:t xml:space="preserve">. This presents </w:t>
        </w:r>
      </w:ins>
      <w:del w:id="2601" w:author="S J" w:date="2015-03-29T16:49:00Z">
        <w:r>
          <w:rPr/>
          <w:delText xml:space="preserve"> presenting </w:delText>
        </w:r>
      </w:del>
      <w:r>
        <w:rPr/>
        <w:t xml:space="preserve">a web user interface and functionality to a user. </w:t>
      </w:r>
      <w:ins w:id="2602" w:author="S J" w:date="2015-03-29T16:49:00Z">
        <w:r>
          <w:rPr/>
          <w:t xml:space="preserve">Section 4.3 describes the </w:t>
        </w:r>
      </w:ins>
      <w:del w:id="2603" w:author="S J" w:date="2015-03-29T16:49:00Z">
        <w:r>
          <w:rPr/>
          <w:delText xml:space="preserve">The </w:delText>
        </w:r>
      </w:del>
      <w:r>
        <w:rPr/>
        <w:t xml:space="preserve">result of applying the methods and deploying the designed system in </w:t>
      </w:r>
      <w:ins w:id="2604" w:author="S J" w:date="2015-03-29T16:50:00Z">
        <w:r>
          <w:rPr/>
          <w:t xml:space="preserve">a </w:t>
        </w:r>
      </w:ins>
      <w:r>
        <w:rPr/>
        <w:t>local cluster and cloud computing infrastructure</w:t>
      </w:r>
      <w:del w:id="2605" w:author="S J" w:date="2015-03-29T16:50:00Z">
        <w:r>
          <w:rPr/>
          <w:delText xml:space="preserve"> is described in section </w:delText>
        </w:r>
      </w:del>
      <w:r>
        <w:rPr/>
        <w:fldChar w:fldCharType="begin"/>
      </w:r>
      <w:r>
        <w:instrText> REF BMsec_resultsestimation \h </w:instrText>
      </w:r>
      <w:r>
        <w:fldChar w:fldCharType="separate"/>
      </w:r>
      <w:r>
        <w:t>4.3</w:t>
      </w:r>
      <w:r>
        <w:fldChar w:fldCharType="end"/>
      </w:r>
      <w:r>
        <w:rPr/>
        <w:t>.</w:t>
      </w:r>
      <w:bookmarkStart w:id="40" w:name="BMsec_sensitivity"/>
      <w:r>
        <w:rPr/>
        <w:t>3.3.4</w:t>
      </w:r>
      <w:bookmarkEnd w:id="40"/>
      <w:r>
        <w:rPr/>
        <w:t xml:space="preserve">  Parameter Sweep</w:t>
      </w:r>
    </w:p>
    <w:p>
      <w:pPr>
        <w:pStyle w:val="Normal"/>
        <w:spacing w:lineRule="auto" w:line="360" w:before="60" w:after="0"/>
        <w:rPr/>
      </w:pPr>
      <w:r>
        <w:rPr/>
        <w:t>After the parameter estimation</w:t>
      </w:r>
      <w:ins w:id="2606" w:author="S J" w:date="2015-03-29T16:50:00Z">
        <w:r>
          <w:rPr/>
          <w:t>,</w:t>
        </w:r>
      </w:ins>
      <w:ins w:id="2607" w:author="S J" w:date="2015-03-29T16:51:00Z">
        <w:r>
          <w:rPr/>
          <w:t xml:space="preserve"> </w:t>
        </w:r>
      </w:ins>
      <w:del w:id="2608" w:author="S J" w:date="2015-03-29T16:50:00Z">
        <w:r>
          <w:rPr/>
          <w:delText xml:space="preserve"> a </w:delText>
        </w:r>
      </w:del>
      <w:r>
        <w:rPr/>
        <w:t>further problem</w:t>
      </w:r>
      <w:ins w:id="2609" w:author="S J" w:date="2015-03-29T16:50:00Z">
        <w:r>
          <w:rPr/>
          <w:t xml:space="preserve"> </w:t>
        </w:r>
      </w:ins>
      <w:del w:id="2610" w:author="S J" w:date="2015-03-29T16:50:00Z">
        <w:r>
          <w:rPr/>
          <w:delText xml:space="preserve">s </w:delText>
        </w:r>
      </w:del>
      <w:r>
        <w:rPr/>
        <w:t xml:space="preserve">arise </w:t>
      </w:r>
      <w:ins w:id="2611" w:author="S J" w:date="2015-03-29T16:50:00Z">
        <w:r>
          <w:rPr/>
          <w:t xml:space="preserve">regarding the </w:t>
        </w:r>
      </w:ins>
      <w:del w:id="2612" w:author="S J" w:date="2015-03-29T16:50:00Z">
        <w:r>
          <w:rPr/>
          <w:delText xml:space="preserve">with </w:delText>
        </w:r>
      </w:del>
      <w:r>
        <w:rPr/>
        <w:t xml:space="preserve">structural </w:t>
      </w:r>
      <w:del w:id="2613" w:author="S J" w:date="2015-03-29T18:30:00Z">
        <w:r>
          <w:rPr/>
          <w:delText xml:space="preserve">identifiability </w:delText>
        </w:r>
      </w:del>
      <w:ins w:id="2614" w:author="S J" w:date="2015-03-29T18:30:00Z">
        <w:r>
          <w:rPr/>
          <w:t xml:space="preserve">identification </w:t>
        </w:r>
      </w:ins>
      <w:r>
        <w:rPr/>
        <w:t>and analysis of sensitivity to the estimated parameter values</w:t>
      </w:r>
      <w:ins w:id="2615" w:author="S J" w:date="2015-03-29T16:51:00Z">
        <w:r>
          <w:rPr/>
          <w:t xml:space="preserve"> </w:t>
        </w:r>
      </w:ins>
      <w:r>
        <w:rPr/>
        <w:t>[</w:t>
      </w:r>
      <w:r>
        <w:rPr/>
        <w:fldChar w:fldCharType="begin"/>
      </w:r>
      <w:r>
        <w:instrText> REF BIB_khoo2000 \h </w:instrText>
      </w:r>
      <w:r>
        <w:fldChar w:fldCharType="separate"/>
      </w:r>
      <w:r>
        <w:t>146</w:t>
      </w:r>
      <w:r>
        <w:fldChar w:fldCharType="end"/>
      </w:r>
      <w:r>
        <w:rPr/>
        <w:t xml:space="preserve">, p. 176]. </w:t>
      </w:r>
    </w:p>
    <w:p>
      <w:pPr>
        <w:pStyle w:val="Figure"/>
        <w:spacing w:lineRule="auto" w:line="360" w:before="240" w:after="0"/>
        <w:ind w:left="0" w:right="0" w:firstLine="360"/>
        <w:rPr>
          <w:rFonts w:eastAsia="Times New Roman"/>
          <w:sz w:val="24"/>
        </w:rPr>
      </w:pPr>
      <w:r>
        <w:rPr>
          <w:rFonts w:eastAsia="Times New Roman"/>
          <w:sz w:val="24"/>
        </w:rPr>
        <w:t xml:space="preserve"> </w:t>
      </w:r>
    </w:p>
    <w:p>
      <w:pPr>
        <w:pStyle w:val="Centerpar"/>
        <w:spacing w:lineRule="auto" w:line="360"/>
        <w:rPr>
          <w:rFonts w:eastAsia="Times New Roman"/>
        </w:rPr>
      </w:pPr>
      <w:r>
        <w:rPr>
          <w:rFonts w:eastAsia="Times New Roman"/>
        </w:rPr>
        <w:t xml:space="preserve"> </w:t>
        <w:drawing>
          <wp:anchor behindDoc="0" distT="0" distB="0" distL="0" distR="0" simplePos="0" locked="0" layoutInCell="1" allowOverlap="1" relativeHeight="1">
            <wp:simplePos x="0" y="0"/>
            <wp:positionH relativeFrom="column">
              <wp:align>center</wp:align>
            </wp:positionH>
            <wp:positionV relativeFrom="paragraph">
              <wp:posOffset>87630</wp:posOffset>
            </wp:positionV>
            <wp:extent cx="5598795" cy="2804160"/>
            <wp:effectExtent l="0" t="0" r="0" b="0"/>
            <wp:wrapSquare wrapText="largest"/>
            <wp:docPr id="1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descr=""/>
                    <pic:cNvPicPr>
                      <a:picLocks noChangeAspect="1" noChangeArrowheads="1"/>
                    </pic:cNvPicPr>
                  </pic:nvPicPr>
                  <pic:blipFill>
                    <a:blip r:embed="rId147"/>
                    <a:stretch>
                      <a:fillRect/>
                    </a:stretch>
                  </pic:blipFill>
                  <pic:spPr bwMode="auto">
                    <a:xfrm>
                      <a:off x="0" y="0"/>
                      <a:ext cx="5598795" cy="2804160"/>
                    </a:xfrm>
                    <a:prstGeom prst="rect">
                      <a:avLst/>
                    </a:prstGeom>
                    <a:noFill/>
                    <a:ln w="9525">
                      <a:noFill/>
                      <a:miter lim="800000"/>
                      <a:headEnd/>
                      <a:tailEnd/>
                    </a:ln>
                  </pic:spPr>
                </pic:pic>
              </a:graphicData>
            </a:graphic>
          </wp:anchor>
        </w:drawing>
      </w:r>
    </w:p>
    <w:p>
      <w:pPr>
        <w:pStyle w:val="Caption11"/>
        <w:spacing w:lineRule="auto" w:line="360"/>
        <w:rPr/>
      </w:pPr>
      <w:r>
        <w:rPr/>
        <w:t xml:space="preserve">Figure </w:t>
      </w:r>
      <w:bookmarkStart w:id="41" w:name="BMfig_paramsweep"/>
      <w:r>
        <w:rPr/>
        <w:t>3.6</w:t>
      </w:r>
      <w:bookmarkEnd w:id="41"/>
      <w:r>
        <w:rPr/>
        <w:t xml:space="preserve">: Kopenogram of </w:t>
      </w:r>
      <w:ins w:id="2616" w:author="S J" w:date="2015-03-29T16:51:00Z">
        <w:r>
          <w:rPr/>
          <w:t xml:space="preserve">a </w:t>
        </w:r>
      </w:ins>
      <w:r>
        <w:rPr/>
        <w:t xml:space="preserve">recursive parameter sweep algorithm. </w:t>
      </w:r>
      <w:r>
        <w:rPr/>
        <w:drawing>
          <wp:inline distT="0" distB="0" distL="0" distR="0">
            <wp:extent cx="81280" cy="108585"/>
            <wp:effectExtent l="0" t="0" r="0" b="0"/>
            <wp:docPr id="1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descr=""/>
                    <pic:cNvPicPr>
                      <a:picLocks noChangeAspect="1" noChangeArrowheads="1"/>
                    </pic:cNvPicPr>
                  </pic:nvPicPr>
                  <pic:blipFill>
                    <a:blip r:embed="rId148"/>
                    <a:stretch>
                      <a:fillRect/>
                    </a:stretch>
                  </pic:blipFill>
                  <pic:spPr bwMode="auto">
                    <a:xfrm>
                      <a:off x="0" y="0"/>
                      <a:ext cx="81280" cy="108585"/>
                    </a:xfrm>
                    <a:prstGeom prst="rect">
                      <a:avLst/>
                    </a:prstGeom>
                    <a:noFill/>
                    <a:ln w="9525">
                      <a:noFill/>
                      <a:miter lim="800000"/>
                      <a:headEnd/>
                      <a:tailEnd/>
                    </a:ln>
                  </pic:spPr>
                </pic:pic>
              </a:graphicData>
            </a:graphic>
          </wp:inline>
        </w:drawing>
      </w:r>
      <w:r>
        <w:rPr/>
        <w:t>,</w:t>
      </w:r>
      <w:r>
        <w:rPr/>
        <w:drawing>
          <wp:inline distT="0" distB="0" distL="0" distR="0">
            <wp:extent cx="72390" cy="72390"/>
            <wp:effectExtent l="0" t="0" r="0" b="0"/>
            <wp:docPr id="1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descr=""/>
                    <pic:cNvPicPr>
                      <a:picLocks noChangeAspect="1" noChangeArrowheads="1"/>
                    </pic:cNvPicPr>
                  </pic:nvPicPr>
                  <pic:blipFill>
                    <a:blip r:embed="rId149"/>
                    <a:stretch>
                      <a:fillRect/>
                    </a:stretch>
                  </pic:blipFill>
                  <pic:spPr bwMode="auto">
                    <a:xfrm>
                      <a:off x="0" y="0"/>
                      <a:ext cx="72390" cy="72390"/>
                    </a:xfrm>
                    <a:prstGeom prst="rect">
                      <a:avLst/>
                    </a:prstGeom>
                    <a:noFill/>
                    <a:ln w="9525">
                      <a:noFill/>
                      <a:miter lim="800000"/>
                      <a:headEnd/>
                      <a:tailEnd/>
                    </a:ln>
                  </pic:spPr>
                </pic:pic>
              </a:graphicData>
            </a:graphic>
          </wp:inline>
        </w:drawing>
      </w:r>
      <w:r>
        <w:rPr/>
        <w:t>,</w:t>
      </w:r>
      <w:r>
        <w:rPr/>
        <w:drawing>
          <wp:inline distT="0" distB="0" distL="0" distR="0">
            <wp:extent cx="289560" cy="108585"/>
            <wp:effectExtent l="0" t="0" r="0" b="0"/>
            <wp:docPr id="1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descr=""/>
                    <pic:cNvPicPr>
                      <a:picLocks noChangeAspect="1" noChangeArrowheads="1"/>
                    </pic:cNvPicPr>
                  </pic:nvPicPr>
                  <pic:blipFill>
                    <a:blip r:embed="rId150"/>
                    <a:stretch>
                      <a:fillRect/>
                    </a:stretch>
                  </pic:blipFill>
                  <pic:spPr bwMode="auto">
                    <a:xfrm>
                      <a:off x="0" y="0"/>
                      <a:ext cx="289560" cy="108585"/>
                    </a:xfrm>
                    <a:prstGeom prst="rect">
                      <a:avLst/>
                    </a:prstGeom>
                    <a:noFill/>
                    <a:ln w="9525">
                      <a:noFill/>
                      <a:miter lim="800000"/>
                      <a:headEnd/>
                      <a:tailEnd/>
                    </a:ln>
                  </pic:spPr>
                </pic:pic>
              </a:graphicData>
            </a:graphic>
          </wp:inline>
        </w:drawing>
      </w:r>
      <w:r>
        <w:rPr/>
        <w:t>,</w:t>
      </w:r>
      <w:r>
        <w:rPr/>
        <w:drawing>
          <wp:inline distT="0" distB="0" distL="0" distR="0">
            <wp:extent cx="298450" cy="72390"/>
            <wp:effectExtent l="0" t="0" r="0" b="0"/>
            <wp:docPr id="1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descr=""/>
                    <pic:cNvPicPr>
                      <a:picLocks noChangeAspect="1" noChangeArrowheads="1"/>
                    </pic:cNvPicPr>
                  </pic:nvPicPr>
                  <pic:blipFill>
                    <a:blip r:embed="rId151"/>
                    <a:stretch>
                      <a:fillRect/>
                    </a:stretch>
                  </pic:blipFill>
                  <pic:spPr bwMode="auto">
                    <a:xfrm>
                      <a:off x="0" y="0"/>
                      <a:ext cx="298450" cy="72390"/>
                    </a:xfrm>
                    <a:prstGeom prst="rect">
                      <a:avLst/>
                    </a:prstGeom>
                    <a:noFill/>
                    <a:ln w="9525">
                      <a:noFill/>
                      <a:miter lim="800000"/>
                      <a:headEnd/>
                      <a:tailEnd/>
                    </a:ln>
                  </pic:spPr>
                </pic:pic>
              </a:graphicData>
            </a:graphic>
          </wp:inline>
        </w:drawing>
      </w:r>
      <w:r>
        <w:rPr/>
        <w:t xml:space="preserve"> and </w:t>
      </w:r>
      <w:r>
        <w:rPr/>
        <w:drawing>
          <wp:inline distT="0" distB="0" distL="0" distR="0">
            <wp:extent cx="344170" cy="127000"/>
            <wp:effectExtent l="0" t="0" r="0" b="0"/>
            <wp:docPr id="1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descr=""/>
                    <pic:cNvPicPr>
                      <a:picLocks noChangeAspect="1" noChangeArrowheads="1"/>
                    </pic:cNvPicPr>
                  </pic:nvPicPr>
                  <pic:blipFill>
                    <a:blip r:embed="rId152"/>
                    <a:stretch>
                      <a:fillRect/>
                    </a:stretch>
                  </pic:blipFill>
                  <pic:spPr bwMode="auto">
                    <a:xfrm>
                      <a:off x="0" y="0"/>
                      <a:ext cx="344170" cy="127000"/>
                    </a:xfrm>
                    <a:prstGeom prst="rect">
                      <a:avLst/>
                    </a:prstGeom>
                    <a:noFill/>
                    <a:ln w="9525">
                      <a:noFill/>
                      <a:miter lim="800000"/>
                      <a:headEnd/>
                      <a:tailEnd/>
                    </a:ln>
                  </pic:spPr>
                </pic:pic>
              </a:graphicData>
            </a:graphic>
          </wp:inline>
        </w:drawing>
      </w:r>
      <w:r>
        <w:rPr/>
        <w:t xml:space="preserve"> are arrays with the same dimension </w:t>
      </w:r>
      <w:ins w:id="2617" w:author="S J" w:date="2015-03-29T16:51:00Z">
        <w:r>
          <w:rPr/>
          <w:t>that hold the</w:t>
        </w:r>
      </w:ins>
      <w:del w:id="2618" w:author="S J" w:date="2015-03-29T16:51:00Z">
        <w:r>
          <w:rPr/>
          <w:delText>holding</w:delText>
        </w:r>
      </w:del>
      <w:r>
        <w:rPr/>
        <w:t xml:space="preserve"> parameter name, value, starting and sto</w:t>
      </w:r>
      <w:ins w:id="2619" w:author="S J" w:date="2015-03-29T16:51:00Z">
        <w:r>
          <w:rPr/>
          <w:t>p</w:t>
        </w:r>
      </w:ins>
      <w:r>
        <w:rPr/>
        <w:t xml:space="preserve">ping value and </w:t>
      </w:r>
      <w:ins w:id="2620" w:author="S J" w:date="2015-03-29T16:52:00Z">
        <w:r>
          <w:rPr/>
          <w:t xml:space="preserve">the </w:t>
        </w:r>
      </w:ins>
      <w:r>
        <w:rPr/>
        <w:t xml:space="preserve">number of steps </w:t>
      </w:r>
      <w:ins w:id="2621" w:author="S J" w:date="2015-03-29T16:51:00Z">
        <w:r>
          <w:rPr/>
          <w:t xml:space="preserve">that </w:t>
        </w:r>
      </w:ins>
      <w:del w:id="2622" w:author="S J" w:date="2015-03-29T16:52:00Z">
        <w:r>
          <w:rPr/>
          <w:delText>which needs</w:delText>
        </w:r>
      </w:del>
      <w:ins w:id="2623" w:author="S J" w:date="2015-03-29T16:52:00Z">
        <w:r>
          <w:rPr/>
          <w:t>have to</w:t>
        </w:r>
      </w:ins>
      <w:del w:id="2624" w:author="S J" w:date="2015-03-29T16:52:00Z">
        <w:r>
          <w:rPr/>
          <w:delText xml:space="preserve"> to</w:delText>
        </w:r>
      </w:del>
      <w:r>
        <w:rPr/>
        <w:t xml:space="preserve"> be performed between </w:t>
      </w:r>
      <w:ins w:id="2625" w:author="S J" w:date="2015-03-29T16:52:00Z">
        <w:r>
          <w:rPr/>
          <w:t xml:space="preserve">the </w:t>
        </w:r>
      </w:ins>
      <w:r>
        <w:rPr/>
        <w:t xml:space="preserve">starting and stopping value per each </w:t>
      </w:r>
      <w:r>
        <w:rPr/>
        <w:drawing>
          <wp:inline distT="0" distB="0" distL="0" distR="0">
            <wp:extent cx="397510" cy="108585"/>
            <wp:effectExtent l="0" t="0" r="0" b="0"/>
            <wp:docPr id="1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descr=""/>
                    <pic:cNvPicPr>
                      <a:picLocks noChangeAspect="1" noChangeArrowheads="1"/>
                    </pic:cNvPicPr>
                  </pic:nvPicPr>
                  <pic:blipFill>
                    <a:blip r:embed="rId153"/>
                    <a:stretch>
                      <a:fillRect/>
                    </a:stretch>
                  </pic:blipFill>
                  <pic:spPr bwMode="auto">
                    <a:xfrm>
                      <a:off x="0" y="0"/>
                      <a:ext cx="397510" cy="108585"/>
                    </a:xfrm>
                    <a:prstGeom prst="rect">
                      <a:avLst/>
                    </a:prstGeom>
                    <a:noFill/>
                    <a:ln w="9525">
                      <a:noFill/>
                      <a:miter lim="800000"/>
                      <a:headEnd/>
                      <a:tailEnd/>
                    </a:ln>
                  </pic:spPr>
                </pic:pic>
              </a:graphicData>
            </a:graphic>
          </wp:inline>
        </w:drawing>
      </w:r>
      <w:r>
        <w:rPr/>
        <w:t xml:space="preserve">. </w:t>
      </w:r>
      <w:r>
        <w:rPr/>
        <w:drawing>
          <wp:inline distT="0" distB="0" distL="0" distR="0">
            <wp:extent cx="81280" cy="108585"/>
            <wp:effectExtent l="0" t="0" r="0" b="0"/>
            <wp:docPr id="1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descr=""/>
                    <pic:cNvPicPr>
                      <a:picLocks noChangeAspect="1" noChangeArrowheads="1"/>
                    </pic:cNvPicPr>
                  </pic:nvPicPr>
                  <pic:blipFill>
                    <a:blip r:embed="rId154"/>
                    <a:stretch>
                      <a:fillRect/>
                    </a:stretch>
                  </pic:blipFill>
                  <pic:spPr bwMode="auto">
                    <a:xfrm>
                      <a:off x="0" y="0"/>
                      <a:ext cx="81280" cy="108585"/>
                    </a:xfrm>
                    <a:prstGeom prst="rect">
                      <a:avLst/>
                    </a:prstGeom>
                    <a:noFill/>
                    <a:ln w="9525">
                      <a:noFill/>
                      <a:miter lim="800000"/>
                      <a:headEnd/>
                      <a:tailEnd/>
                    </a:ln>
                  </pic:spPr>
                </pic:pic>
              </a:graphicData>
            </a:graphic>
          </wp:inline>
        </w:drawing>
      </w:r>
      <w:r>
        <w:rPr/>
        <w:drawing>
          <wp:inline distT="0" distB="0" distL="0" distR="0">
            <wp:extent cx="72390" cy="72390"/>
            <wp:effectExtent l="0" t="0" r="0" b="0"/>
            <wp:docPr id="1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descr=""/>
                    <pic:cNvPicPr>
                      <a:picLocks noChangeAspect="1" noChangeArrowheads="1"/>
                    </pic:cNvPicPr>
                  </pic:nvPicPr>
                  <pic:blipFill>
                    <a:blip r:embed="rId155"/>
                    <a:stretch>
                      <a:fillRect/>
                    </a:stretch>
                  </pic:blipFill>
                  <pic:spPr bwMode="auto">
                    <a:xfrm>
                      <a:off x="0" y="0"/>
                      <a:ext cx="72390" cy="72390"/>
                    </a:xfrm>
                    <a:prstGeom prst="rect">
                      <a:avLst/>
                    </a:prstGeom>
                    <a:noFill/>
                    <a:ln w="9525">
                      <a:noFill/>
                      <a:miter lim="800000"/>
                      <a:headEnd/>
                      <a:tailEnd/>
                    </a:ln>
                  </pic:spPr>
                </pic:pic>
              </a:graphicData>
            </a:graphic>
          </wp:inline>
        </w:drawing>
      </w:r>
      <w:r>
        <w:rPr/>
        <w:drawing>
          <wp:inline distT="0" distB="0" distL="0" distR="0">
            <wp:extent cx="289560" cy="108585"/>
            <wp:effectExtent l="0" t="0" r="0" b="0"/>
            <wp:docPr id="1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descr=""/>
                    <pic:cNvPicPr>
                      <a:picLocks noChangeAspect="1" noChangeArrowheads="1"/>
                    </pic:cNvPicPr>
                  </pic:nvPicPr>
                  <pic:blipFill>
                    <a:blip r:embed="rId156"/>
                    <a:stretch>
                      <a:fillRect/>
                    </a:stretch>
                  </pic:blipFill>
                  <pic:spPr bwMode="auto">
                    <a:xfrm>
                      <a:off x="0" y="0"/>
                      <a:ext cx="289560" cy="108585"/>
                    </a:xfrm>
                    <a:prstGeom prst="rect">
                      <a:avLst/>
                    </a:prstGeom>
                    <a:noFill/>
                    <a:ln w="9525">
                      <a:noFill/>
                      <a:miter lim="800000"/>
                      <a:headEnd/>
                      <a:tailEnd/>
                    </a:ln>
                  </pic:spPr>
                </pic:pic>
              </a:graphicData>
            </a:graphic>
          </wp:inline>
        </w:drawing>
      </w:r>
      <w:r>
        <w:rPr/>
        <w:drawing>
          <wp:inline distT="0" distB="0" distL="0" distR="0">
            <wp:extent cx="298450" cy="72390"/>
            <wp:effectExtent l="0" t="0" r="0" b="0"/>
            <wp:docPr id="1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descr=""/>
                    <pic:cNvPicPr>
                      <a:picLocks noChangeAspect="1" noChangeArrowheads="1"/>
                    </pic:cNvPicPr>
                  </pic:nvPicPr>
                  <pic:blipFill>
                    <a:blip r:embed="rId157"/>
                    <a:stretch>
                      <a:fillRect/>
                    </a:stretch>
                  </pic:blipFill>
                  <pic:spPr bwMode="auto">
                    <a:xfrm>
                      <a:off x="0" y="0"/>
                      <a:ext cx="298450" cy="72390"/>
                    </a:xfrm>
                    <a:prstGeom prst="rect">
                      <a:avLst/>
                    </a:prstGeom>
                    <a:noFill/>
                    <a:ln w="9525">
                      <a:noFill/>
                      <a:miter lim="800000"/>
                      <a:headEnd/>
                      <a:tailEnd/>
                    </a:ln>
                  </pic:spPr>
                </pic:pic>
              </a:graphicData>
            </a:graphic>
          </wp:inline>
        </w:drawing>
      </w:r>
      <w:r>
        <w:rPr/>
        <w:drawing>
          <wp:inline distT="0" distB="0" distL="0" distR="0">
            <wp:extent cx="344170" cy="127000"/>
            <wp:effectExtent l="0" t="0" r="0" b="0"/>
            <wp:docPr id="1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descr=""/>
                    <pic:cNvPicPr>
                      <a:picLocks noChangeAspect="1" noChangeArrowheads="1"/>
                    </pic:cNvPicPr>
                  </pic:nvPicPr>
                  <pic:blipFill>
                    <a:blip r:embed="rId158"/>
                    <a:stretch>
                      <a:fillRect/>
                    </a:stretch>
                  </pic:blipFill>
                  <pic:spPr bwMode="auto">
                    <a:xfrm>
                      <a:off x="0" y="0"/>
                      <a:ext cx="344170" cy="127000"/>
                    </a:xfrm>
                    <a:prstGeom prst="rect">
                      <a:avLst/>
                    </a:prstGeom>
                    <a:noFill/>
                    <a:ln w="9525">
                      <a:noFill/>
                      <a:miter lim="800000"/>
                      <a:headEnd/>
                      <a:tailEnd/>
                    </a:ln>
                  </pic:spPr>
                </pic:pic>
              </a:graphicData>
            </a:graphic>
          </wp:inline>
        </w:drawing>
      </w:r>
      <w:r>
        <w:rPr/>
        <w:drawing>
          <wp:inline distT="0" distB="0" distL="0" distR="0">
            <wp:extent cx="397510" cy="108585"/>
            <wp:effectExtent l="0" t="0" r="0" b="0"/>
            <wp:docPr id="1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descr=""/>
                    <pic:cNvPicPr>
                      <a:picLocks noChangeAspect="1" noChangeArrowheads="1"/>
                    </pic:cNvPicPr>
                  </pic:nvPicPr>
                  <pic:blipFill>
                    <a:blip r:embed="rId159"/>
                    <a:stretch>
                      <a:fillRect/>
                    </a:stretch>
                  </pic:blipFill>
                  <pic:spPr bwMode="auto">
                    <a:xfrm>
                      <a:off x="0" y="0"/>
                      <a:ext cx="397510" cy="108585"/>
                    </a:xfrm>
                    <a:prstGeom prst="rect">
                      <a:avLst/>
                    </a:prstGeom>
                    <a:noFill/>
                    <a:ln w="9525">
                      <a:noFill/>
                      <a:miter lim="800000"/>
                      <a:headEnd/>
                      <a:tailEnd/>
                    </a:ln>
                  </pic:spPr>
                </pic:pic>
              </a:graphicData>
            </a:graphic>
          </wp:inline>
        </w:drawing>
      </w:r>
      <w:r>
        <w:fldChar w:fldCharType="begin"/>
      </w:r>
      <w:r>
        <w:instrText> TC "3.6 Kopenogram of recursive parameter sweep algorithm. ,,, and  are arrays with the same dimension holding parameter name, value, starting and stoping value and number of steps which needs to be performed between starting and stopping value per each . " \l 2 </w:instrText>
      </w:r>
      <w:r>
        <w:fldChar w:fldCharType="separate"/>
      </w:r>
      <w:r>
        <w:rPr/>
      </w:r>
      <w:r>
        <w:fldChar w:fldCharType="end"/>
      </w:r>
    </w:p>
    <w:p>
      <w:pPr>
        <w:pStyle w:val="Normal"/>
        <w:spacing w:lineRule="auto" w:line="360" w:before="240" w:after="0"/>
        <w:ind w:left="0" w:right="0" w:firstLine="360"/>
        <w:rPr/>
      </w:pPr>
      <w:r>
        <w:rPr/>
        <w:t>Parameter sweep (PS) is one of the techniques</w:t>
      </w:r>
      <w:ins w:id="2626" w:author="S J" w:date="2015-03-29T16:52:00Z">
        <w:r>
          <w:rPr/>
          <w:t xml:space="preserve"> that is</w:t>
        </w:r>
      </w:ins>
      <w:r>
        <w:rPr/>
        <w:t xml:space="preserve"> used for </w:t>
      </w:r>
      <w:ins w:id="2627" w:author="S J" w:date="2015-03-29T16:53:00Z">
        <w:r>
          <w:rPr/>
          <w:t xml:space="preserve">a </w:t>
        </w:r>
      </w:ins>
      <w:r>
        <w:rPr/>
        <w:t>sensitivity and uncertainty analysis</w:t>
      </w:r>
      <w:ins w:id="2628" w:author="S J" w:date="2015-03-29T16:52:00Z">
        <w:r>
          <w:rPr/>
          <w:t>,</w:t>
        </w:r>
      </w:ins>
      <w:r>
        <w:rPr/>
        <w:t xml:space="preserve"> which is based on </w:t>
      </w:r>
      <w:ins w:id="2629" w:author="S J" w:date="2015-03-29T16:52:00Z">
        <w:r>
          <w:rPr/>
          <w:t xml:space="preserve">the </w:t>
        </w:r>
      </w:ins>
      <w:r>
        <w:rPr/>
        <w:t>changing selected parameters</w:t>
      </w:r>
      <w:ins w:id="2630" w:author="S J" w:date="2015-03-29T16:53:00Z">
        <w:r>
          <w:rPr/>
          <w:t>,</w:t>
        </w:r>
      </w:ins>
      <w:r>
        <w:rPr/>
        <w:t xml:space="preserve"> </w:t>
      </w:r>
      <w:del w:id="2631" w:author="S J" w:date="2015-03-29T16:53:00Z">
        <w:r>
          <w:rPr/>
          <w:delText xml:space="preserve">and </w:delText>
        </w:r>
      </w:del>
      <w:r>
        <w:rPr/>
        <w:t xml:space="preserve">simulating </w:t>
      </w:r>
      <w:ins w:id="2632" w:author="S J" w:date="2015-03-29T16:53:00Z">
        <w:r>
          <w:rPr/>
          <w:t xml:space="preserve">the </w:t>
        </w:r>
      </w:ins>
      <w:r>
        <w:rPr/>
        <w:t xml:space="preserve">whole model and quantifying the change on model behavior with different parameters. </w:t>
      </w:r>
      <w:ins w:id="2633" w:author="S J" w:date="2015-03-29T16:53:00Z">
        <w:r>
          <w:rPr/>
          <w:t>An u</w:t>
        </w:r>
      </w:ins>
      <w:del w:id="2634" w:author="S J" w:date="2015-03-29T16:53:00Z">
        <w:r>
          <w:rPr/>
          <w:delText>U</w:delText>
        </w:r>
      </w:del>
      <w:r>
        <w:rPr/>
        <w:t xml:space="preserve">ncertainty and sensitivity analysis tries to determine how a change </w:t>
      </w:r>
      <w:del w:id="2635" w:author="S J" w:date="2015-03-29T16:53:00Z">
        <w:r>
          <w:rPr/>
          <w:delText xml:space="preserve">of </w:delText>
        </w:r>
      </w:del>
      <w:ins w:id="2636" w:author="S J" w:date="2015-03-29T16:53:00Z">
        <w:r>
          <w:rPr/>
          <w:t xml:space="preserve">in </w:t>
        </w:r>
      </w:ins>
      <w:r>
        <w:rPr/>
        <w:t xml:space="preserve">the value of </w:t>
      </w:r>
      <w:ins w:id="2637" w:author="S J" w:date="2015-03-29T16:54:00Z">
        <w:r>
          <w:rPr/>
          <w:t xml:space="preserve">a </w:t>
        </w:r>
      </w:ins>
      <w:r>
        <w:rPr/>
        <w:t xml:space="preserve">parameter </w:t>
      </w:r>
      <w:del w:id="2638" w:author="S J" w:date="2015-03-29T16:54:00Z">
        <w:r>
          <w:rPr/>
          <w:delText xml:space="preserve">will </w:delText>
        </w:r>
      </w:del>
      <w:r>
        <w:rPr/>
        <w:t>contribute</w:t>
      </w:r>
      <w:ins w:id="2639" w:author="S J" w:date="2015-03-29T16:54:00Z">
        <w:r>
          <w:rPr/>
          <w:t>s</w:t>
        </w:r>
      </w:ins>
      <w:r>
        <w:rPr/>
        <w:t xml:space="preserve"> to the model output and how the estimation of parameter values </w:t>
      </w:r>
      <w:del w:id="2640" w:author="S J" w:date="2015-03-29T16:54:00Z">
        <w:r>
          <w:rPr/>
          <w:delText xml:space="preserve">are </w:delText>
        </w:r>
      </w:del>
      <w:ins w:id="2641" w:author="S J" w:date="2015-03-29T16:54:00Z">
        <w:r>
          <w:rPr/>
          <w:t xml:space="preserve">is </w:t>
        </w:r>
      </w:ins>
      <w:r>
        <w:rPr/>
        <w:t xml:space="preserve">robust </w:t>
      </w:r>
      <w:del w:id="2642" w:author="S J" w:date="2015-03-29T16:54:00Z">
        <w:r>
          <w:rPr/>
          <w:delText xml:space="preserve">to </w:delText>
        </w:r>
      </w:del>
      <w:ins w:id="2643" w:author="S J" w:date="2015-03-29T16:54:00Z">
        <w:r>
          <w:rPr/>
          <w:t xml:space="preserve">against </w:t>
        </w:r>
      </w:ins>
      <w:r>
        <w:rPr/>
        <w:t xml:space="preserve">errors of </w:t>
      </w:r>
      <w:ins w:id="2644" w:author="S J" w:date="2015-03-29T16:54:00Z">
        <w:r>
          <w:rPr/>
          <w:t xml:space="preserve">real data </w:t>
        </w:r>
      </w:ins>
      <w:r>
        <w:rPr/>
        <w:t>measurement</w:t>
      </w:r>
      <w:ins w:id="2645" w:author="S J" w:date="2015-03-29T16:54:00Z">
        <w:r>
          <w:rPr/>
          <w:t>s</w:t>
        </w:r>
      </w:ins>
      <w:del w:id="2646" w:author="S J" w:date="2015-03-29T16:54:00Z">
        <w:r>
          <w:rPr/>
          <w:delText xml:space="preserve"> of the real data</w:delText>
        </w:r>
      </w:del>
      <w:r>
        <w:rPr/>
        <w:t xml:space="preserve">. </w:t>
      </w:r>
      <w:ins w:id="2647" w:author="S J" w:date="2015-03-29T16:56:00Z">
        <w:r>
          <w:rPr/>
          <w:t xml:space="preserve">The various methods for carrying out an uncertainty </w:t>
        </w:r>
      </w:ins>
      <w:del w:id="2648" w:author="S J" w:date="2015-03-29T16:56:00Z">
        <w:r>
          <w:rPr/>
          <w:delText>Various methods</w:delText>
        </w:r>
      </w:del>
      <w:del w:id="2649" w:author="S J" w:date="2015-03-29T16:55:00Z">
        <w:r>
          <w:rPr/>
          <w:delText xml:space="preserve"> t</w:delText>
        </w:r>
      </w:del>
      <w:del w:id="2650" w:author="S J" w:date="2015-03-29T16:54:00Z">
        <w:r>
          <w:rPr/>
          <w:delText>o</w:delText>
        </w:r>
      </w:del>
      <w:del w:id="2651" w:author="S J" w:date="2015-03-29T16:55:00Z">
        <w:r>
          <w:rPr/>
          <w:delText xml:space="preserve"> do </w:delText>
        </w:r>
      </w:del>
      <w:del w:id="2652" w:author="S J" w:date="2015-03-29T16:56:00Z">
        <w:r>
          <w:rPr/>
          <w:delText xml:space="preserve">uncertainty </w:delText>
        </w:r>
      </w:del>
      <w:r>
        <w:rPr/>
        <w:t xml:space="preserve">and sensitivity analysis </w:t>
      </w:r>
      <w:del w:id="2653" w:author="S J" w:date="2015-03-29T16:55:00Z">
        <w:r>
          <w:rPr/>
          <w:delText xml:space="preserve">can be found </w:delText>
        </w:r>
      </w:del>
      <w:ins w:id="2654" w:author="S J" w:date="2015-03-29T16:55:00Z">
        <w:r>
          <w:rPr/>
          <w:t xml:space="preserve">have been published, </w:t>
        </w:r>
      </w:ins>
      <w:r>
        <w:rPr/>
        <w:t>e.g.</w:t>
      </w:r>
      <w:ins w:id="2655" w:author="S J" w:date="2015-03-29T16:55:00Z">
        <w:r>
          <w:rPr/>
          <w:t>,</w:t>
        </w:r>
      </w:ins>
      <w:r>
        <w:rPr/>
        <w:t xml:space="preserve"> in </w:t>
      </w:r>
      <w:del w:id="2656" w:author="S J" w:date="2015-03-29T16:55:00Z">
        <w:r>
          <w:rPr/>
          <w:delText xml:space="preserve">a </w:delText>
        </w:r>
      </w:del>
      <w:r>
        <w:rPr/>
        <w:t>reviews by Helton et al. [</w:t>
      </w:r>
      <w:r>
        <w:rPr/>
        <w:fldChar w:fldCharType="begin"/>
      </w:r>
      <w:r>
        <w:instrText> REF BIB_Helton2006 \h </w:instrText>
      </w:r>
      <w:r>
        <w:fldChar w:fldCharType="separate"/>
      </w:r>
      <w:r>
        <w:t>156</w:t>
      </w:r>
      <w:r>
        <w:fldChar w:fldCharType="end"/>
      </w:r>
      <w:r>
        <w:rPr/>
        <w:t xml:space="preserve">] or </w:t>
      </w:r>
      <w:del w:id="2657" w:author="S J" w:date="2015-03-29T16:55:00Z">
        <w:r>
          <w:rPr/>
          <w:delText>a books</w:delText>
        </w:r>
      </w:del>
      <w:ins w:id="2658" w:author="S J" w:date="2015-03-29T16:55:00Z">
        <w:r>
          <w:rPr/>
          <w:t>in publications</w:t>
        </w:r>
      </w:ins>
      <w:r>
        <w:rPr/>
        <w:t xml:space="preserve"> by Saltelli et al.</w:t>
      </w:r>
      <w:ins w:id="2659" w:author="S J" w:date="2015-03-29T16:55:00Z">
        <w:r>
          <w:rPr/>
          <w:t xml:space="preserve"> </w:t>
        </w:r>
      </w:ins>
      <w:r>
        <w:rPr/>
        <w:t>[</w:t>
      </w:r>
      <w:r>
        <w:rPr/>
        <w:fldChar w:fldCharType="begin"/>
      </w:r>
      <w:r>
        <w:instrText> REF BIB_Saltelli2004 \h </w:instrText>
      </w:r>
      <w:r>
        <w:fldChar w:fldCharType="separate"/>
      </w:r>
      <w:r>
        <w:t>157</w:t>
      </w:r>
      <w:r>
        <w:fldChar w:fldCharType="end"/>
      </w:r>
      <w:r>
        <w:rPr/>
        <w:t xml:space="preserve">, </w:t>
      </w:r>
      <w:r>
        <w:rPr/>
        <w:fldChar w:fldCharType="begin"/>
      </w:r>
      <w:r>
        <w:instrText> REF BIB_Saltelli2008 \h </w:instrText>
      </w:r>
      <w:r>
        <w:fldChar w:fldCharType="separate"/>
      </w:r>
      <w:r>
        <w:t>158</w:t>
      </w:r>
      <w:r>
        <w:fldChar w:fldCharType="end"/>
      </w:r>
      <w:r>
        <w:rPr/>
        <w:t xml:space="preserve">]. </w:t>
      </w:r>
    </w:p>
    <w:p>
      <w:pPr>
        <w:pStyle w:val="Normal"/>
        <w:spacing w:lineRule="auto" w:line="360"/>
        <w:ind w:left="0" w:right="0" w:firstLine="360"/>
        <w:rPr/>
      </w:pPr>
      <w:ins w:id="2660" w:author="S J" w:date="2015-03-29T16:57:00Z">
        <w:r>
          <w:rPr/>
          <w:t>The r</w:t>
        </w:r>
      </w:ins>
      <w:del w:id="2661" w:author="S J" w:date="2015-03-29T16:57:00Z">
        <w:r>
          <w:rPr/>
          <w:delText>R</w:delText>
        </w:r>
      </w:del>
      <w:r>
        <w:rPr/>
        <w:t>ecursive algorithm of</w:t>
      </w:r>
      <w:ins w:id="2662" w:author="S J" w:date="2015-03-29T16:57:00Z">
        <w:r>
          <w:rPr/>
          <w:t xml:space="preserve"> a</w:t>
        </w:r>
      </w:ins>
      <w:r>
        <w:rPr/>
        <w:t xml:space="preserve"> parameter sweep for exploring parameter space (in </w:t>
      </w:r>
      <w:ins w:id="2663" w:author="S J" w:date="2015-03-29T16:57:00Z">
        <w:r>
          <w:rPr/>
          <w:t>F</w:t>
        </w:r>
      </w:ins>
      <w:del w:id="2664" w:author="S J" w:date="2015-03-29T16:57:00Z">
        <w:r>
          <w:rPr/>
          <w:delText>f</w:delText>
        </w:r>
      </w:del>
      <w:r>
        <w:rPr/>
        <w:t>ig</w:t>
      </w:r>
      <w:ins w:id="2665" w:author="S J" w:date="2015-03-29T16:57:00Z">
        <w:r>
          <w:rPr/>
          <w:t xml:space="preserve">ure </w:t>
        </w:r>
      </w:ins>
      <w:del w:id="2666" w:author="S J" w:date="2015-03-29T16:57:00Z">
        <w:r>
          <w:rPr/>
          <w:delText>.</w:delText>
        </w:r>
      </w:del>
      <w:r>
        <w:rPr/>
        <w:fldChar w:fldCharType="begin"/>
      </w:r>
      <w:r>
        <w:instrText> REF BMfig_paramsweep \h </w:instrText>
      </w:r>
      <w:r>
        <w:fldChar w:fldCharType="separate"/>
      </w:r>
      <w:r>
        <w:t>3.6</w:t>
      </w:r>
      <w:r>
        <w:fldChar w:fldCharType="end"/>
      </w:r>
      <w:r>
        <w:rPr/>
        <w:t xml:space="preserve">) generates </w:t>
      </w:r>
      <w:ins w:id="2667" w:author="S J" w:date="2015-03-29T16:57:00Z">
        <w:r>
          <w:rPr/>
          <w:t xml:space="preserve">a </w:t>
        </w:r>
      </w:ins>
      <w:r>
        <w:rPr/>
        <w:t>tremendous number of simulation</w:t>
      </w:r>
      <w:ins w:id="2668" w:author="S J" w:date="2015-03-29T16:57:00Z">
        <w:r>
          <w:rPr/>
          <w:t>s</w:t>
        </w:r>
      </w:ins>
      <w:r>
        <w:rPr/>
        <w:t xml:space="preserve">. Presuming that </w:t>
      </w:r>
      <w:r>
        <w:rPr>
          <w:i/>
        </w:rPr>
        <w:t>simulate</w:t>
      </w:r>
      <w:r>
        <w:rPr/>
        <w:t xml:space="preserve"> operation takes </w:t>
      </w:r>
      <w:ins w:id="2669" w:author="S J" w:date="2015-03-29T16:57:00Z">
        <w:r>
          <w:rPr/>
          <w:t xml:space="preserve">a </w:t>
        </w:r>
      </w:ins>
      <w:r>
        <w:rPr/>
        <w:t>constant time for any parameters (which</w:t>
      </w:r>
      <w:ins w:id="2670" w:author="S J" w:date="2015-03-29T16:57:00Z">
        <w:r>
          <w:rPr/>
          <w:t>, in general,</w:t>
        </w:r>
      </w:ins>
      <w:r>
        <w:rPr/>
        <w:t xml:space="preserve"> is not </w:t>
      </w:r>
      <w:del w:id="2671" w:author="S J" w:date="2015-03-29T16:57:00Z">
        <w:r>
          <w:rPr/>
          <w:delText>true in general</w:delText>
        </w:r>
      </w:del>
      <w:ins w:id="2672" w:author="S J" w:date="2015-03-29T16:57:00Z">
        <w:r>
          <w:rPr/>
          <w:t>true</w:t>
        </w:r>
      </w:ins>
      <w:r>
        <w:rPr/>
        <w:t>)</w:t>
      </w:r>
      <w:ins w:id="2673" w:author="S J" w:date="2015-03-29T16:57:00Z">
        <w:r>
          <w:rPr/>
          <w:t>,</w:t>
        </w:r>
      </w:ins>
      <w:r>
        <w:rPr/>
        <w:t xml:space="preserve"> the time complexity of PS is </w:t>
      </w:r>
      <w:r>
        <w:rPr/>
        <w:drawing>
          <wp:inline distT="0" distB="0" distL="0" distR="0">
            <wp:extent cx="1620520" cy="180975"/>
            <wp:effectExtent l="0" t="0" r="0" b="0"/>
            <wp:docPr id="1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descr=""/>
                    <pic:cNvPicPr>
                      <a:picLocks noChangeAspect="1" noChangeArrowheads="1"/>
                    </pic:cNvPicPr>
                  </pic:nvPicPr>
                  <pic:blipFill>
                    <a:blip r:embed="rId160"/>
                    <a:stretch>
                      <a:fillRect/>
                    </a:stretch>
                  </pic:blipFill>
                  <pic:spPr bwMode="auto">
                    <a:xfrm>
                      <a:off x="0" y="0"/>
                      <a:ext cx="1620520" cy="180975"/>
                    </a:xfrm>
                    <a:prstGeom prst="rect">
                      <a:avLst/>
                    </a:prstGeom>
                    <a:noFill/>
                    <a:ln w="9525">
                      <a:noFill/>
                      <a:miter lim="800000"/>
                      <a:headEnd/>
                      <a:tailEnd/>
                    </a:ln>
                  </pic:spPr>
                </pic:pic>
              </a:graphicData>
            </a:graphic>
          </wp:inline>
        </w:drawing>
      </w:r>
      <w:r>
        <w:rPr/>
        <w:t xml:space="preserve"> where </w:t>
      </w:r>
      <w:r>
        <w:rPr/>
        <w:drawing>
          <wp:inline distT="0" distB="0" distL="0" distR="0">
            <wp:extent cx="1249680" cy="163195"/>
            <wp:effectExtent l="0" t="0" r="0" b="0"/>
            <wp:docPr id="1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descr=""/>
                    <pic:cNvPicPr>
                      <a:picLocks noChangeAspect="1" noChangeArrowheads="1"/>
                    </pic:cNvPicPr>
                  </pic:nvPicPr>
                  <pic:blipFill>
                    <a:blip r:embed="rId161"/>
                    <a:stretch>
                      <a:fillRect/>
                    </a:stretch>
                  </pic:blipFill>
                  <pic:spPr bwMode="auto">
                    <a:xfrm>
                      <a:off x="0" y="0"/>
                      <a:ext cx="1249680" cy="163195"/>
                    </a:xfrm>
                    <a:prstGeom prst="rect">
                      <a:avLst/>
                    </a:prstGeom>
                    <a:noFill/>
                    <a:ln w="9525">
                      <a:noFill/>
                      <a:miter lim="800000"/>
                      <a:headEnd/>
                      <a:tailEnd/>
                    </a:ln>
                  </pic:spPr>
                </pic:pic>
              </a:graphicData>
            </a:graphic>
          </wp:inline>
        </w:drawing>
      </w:r>
      <w:r>
        <w:rPr/>
        <w:t xml:space="preserve"> and </w:t>
      </w:r>
      <w:r>
        <w:rPr/>
        <w:drawing>
          <wp:inline distT="0" distB="0" distL="0" distR="0">
            <wp:extent cx="99060" cy="72390"/>
            <wp:effectExtent l="0" t="0" r="0" b="0"/>
            <wp:docPr id="1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descr=""/>
                    <pic:cNvPicPr>
                      <a:picLocks noChangeAspect="1" noChangeArrowheads="1"/>
                    </pic:cNvPicPr>
                  </pic:nvPicPr>
                  <pic:blipFill>
                    <a:blip r:embed="rId162"/>
                    <a:stretch>
                      <a:fillRect/>
                    </a:stretch>
                  </pic:blipFill>
                  <pic:spPr bwMode="auto">
                    <a:xfrm>
                      <a:off x="0" y="0"/>
                      <a:ext cx="99060" cy="72390"/>
                    </a:xfrm>
                    <a:prstGeom prst="rect">
                      <a:avLst/>
                    </a:prstGeom>
                    <a:noFill/>
                    <a:ln w="9525">
                      <a:noFill/>
                      <a:miter lim="800000"/>
                      <a:headEnd/>
                      <a:tailEnd/>
                    </a:ln>
                  </pic:spPr>
                </pic:pic>
              </a:graphicData>
            </a:graphic>
          </wp:inline>
        </w:drawing>
      </w:r>
      <w:r>
        <w:rPr/>
        <w:t xml:space="preserve"> is number of parameters to be swept</w:t>
      </w:r>
      <w:del w:id="2674" w:author="S J" w:date="2015-03-29T16:57:00Z">
        <w:r>
          <w:rPr/>
          <w:delText>. E.g.</w:delText>
        </w:r>
      </w:del>
      <w:ins w:id="2675" w:author="S J" w:date="2015-03-29T16:57:00Z">
        <w:r>
          <w:rPr/>
          <w:t>. For example,</w:t>
        </w:r>
      </w:ins>
      <w:r>
        <w:rPr/>
        <w:t xml:space="preserve"> for 1</w:t>
      </w:r>
      <w:ins w:id="2676" w:author="S J" w:date="2015-03-29T16:57:00Z">
        <w:r>
          <w:rPr/>
          <w:t>,</w:t>
        </w:r>
      </w:ins>
      <w:r>
        <w:rPr/>
        <w:t xml:space="preserve">000 values for each parameter: </w:t>
      </w:r>
      <w:r>
        <w:rPr/>
        <w:drawing>
          <wp:inline distT="0" distB="0" distL="0" distR="0">
            <wp:extent cx="597535" cy="144780"/>
            <wp:effectExtent l="0" t="0" r="0" b="0"/>
            <wp:docPr id="1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descr=""/>
                    <pic:cNvPicPr>
                      <a:picLocks noChangeAspect="1" noChangeArrowheads="1"/>
                    </pic:cNvPicPr>
                  </pic:nvPicPr>
                  <pic:blipFill>
                    <a:blip r:embed="rId163"/>
                    <a:stretch>
                      <a:fillRect/>
                    </a:stretch>
                  </pic:blipFill>
                  <pic:spPr bwMode="auto">
                    <a:xfrm>
                      <a:off x="0" y="0"/>
                      <a:ext cx="597535" cy="144780"/>
                    </a:xfrm>
                    <a:prstGeom prst="rect">
                      <a:avLst/>
                    </a:prstGeom>
                    <a:noFill/>
                    <a:ln w="9525">
                      <a:noFill/>
                      <a:miter lim="800000"/>
                      <a:headEnd/>
                      <a:tailEnd/>
                    </a:ln>
                  </pic:spPr>
                </pic:pic>
              </a:graphicData>
            </a:graphic>
          </wp:inline>
        </w:drawing>
      </w:r>
      <w:r>
        <w:rPr/>
        <w:t>. The large number of distinct simulation can take</w:t>
      </w:r>
      <w:ins w:id="2677" w:author="S J" w:date="2015-03-29T16:57:00Z">
        <w:r>
          <w:rPr/>
          <w:t xml:space="preserve"> a</w:t>
        </w:r>
      </w:ins>
      <w:r>
        <w:rPr/>
        <w:t xml:space="preserve"> tremendous </w:t>
      </w:r>
      <w:ins w:id="2678" w:author="S J" w:date="2015-03-29T16:57:00Z">
        <w:r>
          <w:rPr/>
          <w:t xml:space="preserve">amount of </w:t>
        </w:r>
      </w:ins>
      <w:r>
        <w:rPr/>
        <w:t xml:space="preserve">time on </w:t>
      </w:r>
      <w:ins w:id="2679" w:author="S J" w:date="2015-03-29T16:57:00Z">
        <w:r>
          <w:rPr/>
          <w:t xml:space="preserve">a </w:t>
        </w:r>
      </w:ins>
      <w:r>
        <w:rPr/>
        <w:t xml:space="preserve">single computer. However, in contrast to parameter estimation, each </w:t>
      </w:r>
      <w:del w:id="2680" w:author="S J" w:date="2015-03-29T16:58:00Z">
        <w:r>
          <w:rPr/>
          <w:delText xml:space="preserve">of the </w:delText>
        </w:r>
      </w:del>
      <w:r>
        <w:rPr/>
        <w:t xml:space="preserve">simulation is independent and </w:t>
      </w:r>
      <w:ins w:id="2681" w:author="S J" w:date="2015-03-29T16:58:00Z">
        <w:r>
          <w:rPr/>
          <w:t xml:space="preserve">a </w:t>
        </w:r>
      </w:ins>
      <w:r>
        <w:rPr/>
        <w:t>PS algorithm is determined as embarrassingly parallel</w:t>
      </w:r>
      <w:ins w:id="2682" w:author="S J" w:date="2015-03-29T16:58:00Z">
        <w:r>
          <w:rPr/>
          <w:t xml:space="preserve">. It </w:t>
        </w:r>
      </w:ins>
      <w:del w:id="2683" w:author="S J" w:date="2015-03-29T16:58:00Z">
        <w:r>
          <w:rPr/>
          <w:delText xml:space="preserve"> and </w:delText>
        </w:r>
      </w:del>
      <w:r>
        <w:rPr/>
        <w:t>is implemented in many grid</w:t>
      </w:r>
      <w:del w:id="2684" w:author="S J" w:date="2015-03-29T16:58:00Z">
        <w:r>
          <w:rPr/>
          <w:delText>-</w:delText>
        </w:r>
      </w:del>
      <w:ins w:id="2685" w:author="S J" w:date="2015-03-29T16:58:00Z">
        <w:r>
          <w:rPr/>
          <w:t xml:space="preserve"> </w:t>
        </w:r>
      </w:ins>
      <w:r>
        <w:rPr/>
        <w:t>computing projects and workflows</w:t>
      </w:r>
      <w:ins w:id="2686" w:author="S J" w:date="2015-03-29T16:58:00Z">
        <w:r>
          <w:rPr/>
          <w:t>,</w:t>
        </w:r>
      </w:ins>
      <w:r>
        <w:rPr/>
        <w:t xml:space="preserve"> e.g.</w:t>
      </w:r>
      <w:ins w:id="2687" w:author="S J" w:date="2015-03-29T16:58:00Z">
        <w:r>
          <w:rPr/>
          <w:t>,</w:t>
        </w:r>
      </w:ins>
      <w:r>
        <w:rPr/>
        <w:t xml:space="preserve"> P-Grade portal</w:t>
      </w:r>
      <w:ins w:id="2688" w:author="S J" w:date="2015-03-29T16:58:00Z">
        <w:r>
          <w:rPr/>
          <w:t>,</w:t>
        </w:r>
      </w:ins>
      <w:r>
        <w:rPr/>
        <w:t xml:space="preserve"> as published by Kacsuk et al.</w:t>
      </w:r>
      <w:ins w:id="2689" w:author="S J" w:date="2015-03-29T16:58:00Z">
        <w:r>
          <w:rPr/>
          <w:t xml:space="preserve"> </w:t>
        </w:r>
      </w:ins>
      <w:r>
        <w:rPr/>
        <w:t>[</w:t>
      </w:r>
      <w:r>
        <w:rPr/>
        <w:fldChar w:fldCharType="begin"/>
      </w:r>
      <w:r>
        <w:instrText> REF BIB_Kacsuk2011 \h </w:instrText>
      </w:r>
      <w:r>
        <w:fldChar w:fldCharType="separate"/>
      </w:r>
      <w:r>
        <w:t>98</w:t>
      </w:r>
      <w:r>
        <w:fldChar w:fldCharType="end"/>
      </w:r>
      <w:r>
        <w:rPr/>
        <w:t>].</w:t>
      </w:r>
    </w:p>
    <w:p>
      <w:pPr>
        <w:pStyle w:val="Normal"/>
        <w:spacing w:lineRule="auto" w:line="360"/>
        <w:ind w:left="0" w:right="0" w:firstLine="360"/>
        <w:rPr/>
      </w:pPr>
      <w:r>
        <w:rPr/>
        <w:t>To perform parameter sweep algorithm on the models of human physiology in Modelica language</w:t>
      </w:r>
      <w:ins w:id="2690" w:author="S J" w:date="2015-03-29T16:59:00Z">
        <w:r>
          <w:rPr/>
          <w:t>,</w:t>
        </w:r>
      </w:ins>
      <w:r>
        <w:rPr/>
        <w:t xml:space="preserve"> an export from </w:t>
      </w:r>
      <w:del w:id="2691" w:author="S J" w:date="2015-03-29T16:59:00Z">
        <w:r>
          <w:rPr/>
          <w:delText xml:space="preserve">the </w:delText>
        </w:r>
      </w:del>
      <w:r>
        <w:rPr/>
        <w:t>Modelica is needed. The FMU standard</w:t>
      </w:r>
      <w:ins w:id="2692" w:author="S J" w:date="2015-03-29T16:59:00Z">
        <w:r>
          <w:rPr/>
          <w:t>, which is</w:t>
        </w:r>
      </w:ins>
      <w:r>
        <w:rPr/>
        <w:t xml:space="preserve"> supported by many tools</w:t>
      </w:r>
      <w:ins w:id="2693" w:author="S J" w:date="2015-03-29T16:59:00Z">
        <w:r>
          <w:rPr/>
          <w:t>,</w:t>
        </w:r>
      </w:ins>
      <w:r>
        <w:rPr/>
        <w:t xml:space="preserve"> exports FMU as </w:t>
      </w:r>
    </w:p>
    <w:p>
      <w:pPr>
        <w:pStyle w:val="Normal"/>
        <w:spacing w:lineRule="auto" w:line="360"/>
        <w:ind w:left="0" w:right="0" w:firstLine="360"/>
        <w:rPr>
          <w:rFonts w:eastAsia="Times New Roman"/>
          <w:sz w:val="24"/>
        </w:rPr>
      </w:pPr>
      <w:r>
        <w:rPr/>
        <w:t>a BOINC platform</w:t>
      </w:r>
      <w:ins w:id="2694" w:author="S J" w:date="2015-03-29T18:29:00Z">
        <w:r>
          <w:rPr/>
          <w:t xml:space="preserve"> </w:t>
        </w:r>
      </w:ins>
      <w:r>
        <w:rPr/>
        <w:t>[</w:t>
      </w:r>
      <w:r>
        <w:rPr/>
        <w:fldChar w:fldCharType="begin"/>
      </w:r>
      <w:r>
        <w:instrText> REF BIB_Anderson2004 \h </w:instrText>
      </w:r>
      <w:r>
        <w:fldChar w:fldCharType="separate"/>
      </w:r>
      <w:r>
        <w:t>70</w:t>
      </w:r>
      <w:r>
        <w:fldChar w:fldCharType="end"/>
      </w:r>
      <w:r>
        <w:rPr/>
        <w:t>]</w:t>
      </w:r>
      <w:r>
        <w:rPr>
          <w:rStyle w:val="FootnoteAnchor"/>
        </w:rPr>
        <w:footnoteReference w:id="35"/>
      </w:r>
      <w:ins w:id="2695" w:author="S J" w:date="2015-03-29T17:00:00Z">
        <w:r>
          <w:rPr/>
          <w:t xml:space="preserve">. </w:t>
        </w:r>
      </w:ins>
      <w:del w:id="2696" w:author="S J" w:date="2015-03-29T17:00:00Z">
        <w:r>
          <w:rPr/>
          <w:delText xml:space="preserve"> is customized </w:delText>
        </w:r>
      </w:del>
      <w:ins w:id="2697" w:author="S J" w:date="2015-03-29T17:00:00Z">
        <w:r>
          <w:rPr/>
          <w:t>F</w:t>
        </w:r>
      </w:ins>
      <w:del w:id="2698" w:author="S J" w:date="2015-03-29T17:00:00Z">
        <w:r>
          <w:rPr/>
          <w:delText>f</w:delText>
        </w:r>
      </w:del>
      <w:r>
        <w:rPr/>
        <w:t xml:space="preserve">ollowing the task parallelism and master/worker programming model (mentioned in section </w:t>
      </w:r>
      <w:r>
        <w:rPr/>
        <w:fldChar w:fldCharType="begin"/>
      </w:r>
      <w:r>
        <w:instrText> REF BMsec_parallelprogramming \h </w:instrText>
      </w:r>
      <w:r>
        <w:fldChar w:fldCharType="separate"/>
      </w:r>
      <w:r>
        <w:t>2.2.1</w:t>
      </w:r>
      <w:r>
        <w:fldChar w:fldCharType="end"/>
      </w:r>
      <w:r>
        <w:rPr/>
        <w:t>)</w:t>
      </w:r>
      <w:ins w:id="2699" w:author="S J" w:date="2015-03-29T17:00:00Z">
        <w:r>
          <w:rPr/>
          <w:t>, it is customized</w:t>
        </w:r>
      </w:ins>
      <w:r>
        <w:rPr/>
        <w:t>. The Modelica model</w:t>
      </w:r>
      <w:ins w:id="2700" w:author="S J" w:date="2015-03-29T17:00:00Z">
        <w:r>
          <w:rPr/>
          <w:t>, which is</w:t>
        </w:r>
      </w:ins>
      <w:r>
        <w:rPr/>
        <w:t xml:space="preserve"> exported as FMU for </w:t>
      </w:r>
      <w:ins w:id="2701" w:author="S J" w:date="2015-03-29T17:00:00Z">
        <w:r>
          <w:rPr/>
          <w:t xml:space="preserve">a </w:t>
        </w:r>
      </w:ins>
      <w:r>
        <w:rPr/>
        <w:t>Windows platform</w:t>
      </w:r>
      <w:ins w:id="2702" w:author="S J" w:date="2015-03-29T17:00:00Z">
        <w:r>
          <w:rPr/>
          <w:t>,</w:t>
        </w:r>
      </w:ins>
      <w:r>
        <w:rPr/>
        <w:t xml:space="preserve"> is integrated with </w:t>
      </w:r>
      <w:ins w:id="2703" w:author="S J" w:date="2015-03-29T17:00:00Z">
        <w:r>
          <w:rPr/>
          <w:t xml:space="preserve">a </w:t>
        </w:r>
      </w:ins>
      <w:r>
        <w:rPr/>
        <w:t>BOINC wrapper</w:t>
      </w:r>
      <w:ins w:id="2704" w:author="S J" w:date="2015-03-29T17:00:00Z">
        <w:r>
          <w:rPr/>
          <w:t>. A</w:t>
        </w:r>
      </w:ins>
      <w:del w:id="2705" w:author="S J" w:date="2015-03-29T17:00:00Z">
        <w:r>
          <w:rPr/>
          <w:delText xml:space="preserve"> and a</w:delText>
        </w:r>
      </w:del>
      <w:r>
        <w:rPr/>
        <w:t>s a whole</w:t>
      </w:r>
      <w:ins w:id="2706" w:author="S J" w:date="2015-03-29T17:00:00Z">
        <w:r>
          <w:rPr/>
          <w:t>,</w:t>
        </w:r>
      </w:ins>
      <w:r>
        <w:rPr/>
        <w:t xml:space="preserve"> it is integrated into </w:t>
      </w:r>
      <w:ins w:id="2707" w:author="S J" w:date="2015-03-29T17:01:00Z">
        <w:r>
          <w:rPr/>
          <w:t xml:space="preserve">a </w:t>
        </w:r>
      </w:ins>
      <w:r>
        <w:rPr/>
        <w:t>BOINC platform</w:t>
      </w:r>
      <w:ins w:id="2708" w:author="S J" w:date="2015-03-29T17:01:00Z">
        <w:r>
          <w:rPr/>
          <w:t>, which is</w:t>
        </w:r>
      </w:ins>
      <w:r>
        <w:rPr/>
        <w:t xml:space="preserve"> deployed on a server</w:t>
      </w:r>
      <w:ins w:id="2709" w:author="S J" w:date="2015-03-29T17:01:00Z">
        <w:r>
          <w:rPr/>
          <w:t>,</w:t>
        </w:r>
      </w:ins>
      <w:r>
        <w:rPr/>
        <w:t xml:space="preserve"> as seen in </w:t>
      </w:r>
      <w:del w:id="2710" w:author="S J" w:date="2015-03-29T17:01:00Z">
        <w:r>
          <w:rPr/>
          <w:delText>fig.</w:delText>
        </w:r>
      </w:del>
      <w:ins w:id="2711" w:author="S J" w:date="2015-03-29T17:01:00Z">
        <w:r>
          <w:rPr/>
          <w:t>Figure</w:t>
        </w:r>
      </w:ins>
      <w:r>
        <w:rPr/>
        <w:t xml:space="preserve"> </w:t>
      </w:r>
      <w:r>
        <w:rPr/>
        <w:fldChar w:fldCharType="begin"/>
      </w:r>
      <w:r>
        <w:instrText> REF BMfig_paramsweeparch \h </w:instrText>
      </w:r>
      <w:r>
        <w:fldChar w:fldCharType="separate"/>
      </w:r>
      <w:r>
        <w:t>3.7</w:t>
      </w:r>
      <w:r>
        <w:fldChar w:fldCharType="end"/>
      </w:r>
      <w:r>
        <w:rPr/>
        <w:t xml:space="preserve">. </w:t>
      </w:r>
      <w:r>
        <w:rPr>
          <w:rFonts w:eastAsia="Times New Roman"/>
          <w:sz w:val="24"/>
        </w:rPr>
        <w:t xml:space="preserve"> </w:t>
      </w:r>
    </w:p>
    <w:p>
      <w:pPr>
        <w:pStyle w:val="Centerpar"/>
        <w:spacing w:lineRule="auto" w:line="360"/>
        <w:rPr>
          <w:rFonts w:eastAsia="Times New Roman"/>
        </w:rPr>
      </w:pPr>
      <w:r>
        <w:rPr/>
        <w:drawing>
          <wp:inline distT="0" distB="0" distL="0" distR="0">
            <wp:extent cx="4227195" cy="4563110"/>
            <wp:effectExtent l="0" t="0" r="0" b="0"/>
            <wp:docPr id="1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descr=""/>
                    <pic:cNvPicPr>
                      <a:picLocks noChangeAspect="1" noChangeArrowheads="1"/>
                    </pic:cNvPicPr>
                  </pic:nvPicPr>
                  <pic:blipFill>
                    <a:blip r:embed="rId164"/>
                    <a:stretch>
                      <a:fillRect/>
                    </a:stretch>
                  </pic:blipFill>
                  <pic:spPr bwMode="auto">
                    <a:xfrm>
                      <a:off x="0" y="0"/>
                      <a:ext cx="4227195" cy="4563110"/>
                    </a:xfrm>
                    <a:prstGeom prst="rect">
                      <a:avLst/>
                    </a:prstGeom>
                    <a:noFill/>
                    <a:ln w="9525">
                      <a:noFill/>
                      <a:miter lim="800000"/>
                      <a:headEnd/>
                      <a:tailEnd/>
                    </a:ln>
                  </pic:spPr>
                </pic:pic>
              </a:graphicData>
            </a:graphic>
          </wp:inline>
        </w:drawing>
      </w:r>
      <w:r>
        <w:rPr>
          <w:rFonts w:eastAsia="Times New Roman"/>
        </w:rPr>
        <w:t xml:space="preserve"> </w:t>
      </w:r>
    </w:p>
    <w:p>
      <w:pPr>
        <w:pStyle w:val="Caption11"/>
        <w:spacing w:lineRule="auto" w:line="360"/>
        <w:rPr/>
      </w:pPr>
      <w:r>
        <w:rPr/>
        <w:t xml:space="preserve">Figure </w:t>
      </w:r>
      <w:bookmarkStart w:id="42" w:name="BMfig_paramsweeparch"/>
      <w:r>
        <w:rPr/>
        <w:t>3.7</w:t>
      </w:r>
      <w:bookmarkEnd w:id="42"/>
      <w:r>
        <w:rPr/>
        <w:t xml:space="preserve">: Architecture of </w:t>
      </w:r>
      <w:ins w:id="2712" w:author="S J" w:date="2015-03-29T17:01:00Z">
        <w:r>
          <w:rPr/>
          <w:t xml:space="preserve">a </w:t>
        </w:r>
      </w:ins>
      <w:r>
        <w:rPr/>
        <w:t>parameter sweep application. The whole parameter space is divided into smaller spaces</w:t>
      </w:r>
      <w:ins w:id="2713" w:author="S J" w:date="2015-03-29T17:01:00Z">
        <w:r>
          <w:rPr/>
          <w:t>,</w:t>
        </w:r>
      </w:ins>
      <w:r>
        <w:rPr/>
        <w:t xml:space="preserve"> which are resolved by the BOINC workers</w:t>
      </w:r>
      <w:r>
        <w:fldChar w:fldCharType="begin"/>
      </w:r>
      <w:r>
        <w:instrText> TC "3.7 Architecture of parameter sweep application. The whole parameter space is divided into smaller spaces which are resolved by the BOINC workers" \l 2 </w:instrText>
      </w:r>
      <w:r>
        <w:fldChar w:fldCharType="separate"/>
      </w:r>
      <w:r>
        <w:rPr/>
      </w:r>
      <w:r>
        <w:fldChar w:fldCharType="end"/>
      </w:r>
    </w:p>
    <w:p>
      <w:pPr>
        <w:pStyle w:val="Normal"/>
        <w:spacing w:lineRule="auto" w:line="360" w:before="240" w:after="0"/>
        <w:ind w:left="0" w:right="0" w:firstLine="360"/>
        <w:rPr/>
      </w:pPr>
      <w:r>
        <w:rPr/>
        <w:t xml:space="preserve">The results are described in section </w:t>
      </w:r>
      <w:r>
        <w:rPr/>
        <w:fldChar w:fldCharType="begin"/>
      </w:r>
      <w:r>
        <w:instrText> REF BMsec_resultsestimation \h </w:instrText>
      </w:r>
      <w:r>
        <w:fldChar w:fldCharType="separate"/>
      </w:r>
      <w:r>
        <w:t>4.3</w:t>
      </w:r>
      <w:r>
        <w:fldChar w:fldCharType="end"/>
      </w:r>
      <w:r>
        <w:rPr/>
        <w:t>.</w:t>
      </w:r>
    </w:p>
    <w:p>
      <w:pPr>
        <w:pStyle w:val="Normal"/>
        <w:spacing w:lineRule="auto" w:line="360" w:before="240" w:after="0"/>
        <w:ind w:left="0" w:right="0" w:firstLine="360"/>
        <w:rPr/>
      </w:pPr>
      <w:r>
        <w:rPr/>
      </w:r>
    </w:p>
    <w:p>
      <w:pPr>
        <w:pStyle w:val="Normal"/>
        <w:keepNext/>
        <w:pageBreakBefore/>
        <w:spacing w:lineRule="auto" w:line="360" w:before="240" w:after="120"/>
        <w:jc w:val="left"/>
        <w:rPr>
          <w:b/>
          <w:sz w:val="40"/>
        </w:rPr>
      </w:pPr>
      <w:r>
        <w:rPr>
          <w:b/>
          <w:sz w:val="40"/>
        </w:rPr>
        <w:t xml:space="preserve">Chapter </w:t>
      </w:r>
      <w:bookmarkStart w:id="43" w:name="BMsec_results"/>
      <w:bookmarkEnd w:id="43"/>
      <w:r>
        <w:rPr>
          <w:b/>
          <w:sz w:val="40"/>
        </w:rPr>
        <w:t>4</w:t>
      </w:r>
    </w:p>
    <w:p>
      <w:pPr>
        <w:pStyle w:val="Heading1"/>
        <w:numPr>
          <w:ilvl w:val="0"/>
          <w:numId w:val="1"/>
        </w:numPr>
        <w:spacing w:lineRule="auto" w:line="360"/>
        <w:rPr/>
      </w:pPr>
      <w:r>
        <w:rPr/>
        <w:t>Results</w:t>
      </w:r>
    </w:p>
    <w:p>
      <w:pPr>
        <w:pStyle w:val="Normal"/>
        <w:spacing w:lineRule="auto" w:line="360" w:before="240" w:after="0"/>
        <w:rPr/>
      </w:pPr>
      <w:r>
        <w:rPr/>
        <w:t xml:space="preserve">In previous chapters, </w:t>
      </w:r>
      <w:del w:id="2714" w:author="S J" w:date="2015-03-29T17:01:00Z">
        <w:r>
          <w:rPr/>
          <w:delText>there were</w:delText>
        </w:r>
      </w:del>
      <w:ins w:id="2715" w:author="S J" w:date="2015-03-29T17:01:00Z">
        <w:r>
          <w:rPr/>
          <w:t>we</w:t>
        </w:r>
      </w:ins>
      <w:r>
        <w:rPr/>
        <w:t xml:space="preserve"> introduced different methods </w:t>
      </w:r>
      <w:ins w:id="2716" w:author="S J" w:date="2015-03-29T17:01:00Z">
        <w:r>
          <w:rPr/>
          <w:t xml:space="preserve">that are </w:t>
        </w:r>
      </w:ins>
      <w:r>
        <w:rPr/>
        <w:t xml:space="preserve">available for selected use cases in </w:t>
      </w:r>
      <w:del w:id="2717" w:author="S J" w:date="2015-03-29T17:01:00Z">
        <w:r>
          <w:rPr/>
          <w:delText xml:space="preserve">research in </w:delText>
        </w:r>
      </w:del>
      <w:r>
        <w:rPr/>
        <w:t>biology and medicine</w:t>
      </w:r>
      <w:ins w:id="2718" w:author="S J" w:date="2015-03-29T17:01:00Z">
        <w:r>
          <w:rPr/>
          <w:t xml:space="preserve"> research</w:t>
        </w:r>
      </w:ins>
      <w:r>
        <w:rPr/>
        <w:t>. As each of the use cases and available system</w:t>
      </w:r>
      <w:ins w:id="2719" w:author="S J" w:date="2015-03-29T17:02:00Z">
        <w:r>
          <w:rPr/>
          <w:t>s</w:t>
        </w:r>
      </w:ins>
      <w:r>
        <w:rPr/>
        <w:t xml:space="preserve"> </w:t>
      </w:r>
      <w:del w:id="2720" w:author="S J" w:date="2015-03-29T17:02:00Z">
        <w:r>
          <w:rPr/>
          <w:delText xml:space="preserve">was </w:delText>
        </w:r>
      </w:del>
      <w:ins w:id="2721" w:author="S J" w:date="2015-03-29T17:02:00Z">
        <w:r>
          <w:rPr/>
          <w:t xml:space="preserve">were </w:t>
        </w:r>
      </w:ins>
      <w:r>
        <w:rPr/>
        <w:t>proposed on different operating system platform</w:t>
      </w:r>
      <w:ins w:id="2722" w:author="S J" w:date="2015-03-29T17:02:00Z">
        <w:r>
          <w:rPr/>
          <w:t>s</w:t>
        </w:r>
      </w:ins>
      <w:r>
        <w:rPr/>
        <w:t xml:space="preserve">, </w:t>
      </w:r>
      <w:del w:id="2723" w:author="S J" w:date="2015-03-29T17:02:00Z">
        <w:r>
          <w:rPr/>
          <w:delText xml:space="preserve">different </w:delText>
        </w:r>
      </w:del>
      <w:r>
        <w:rPr/>
        <w:t>architecture and</w:t>
      </w:r>
      <w:ins w:id="2724" w:author="S J" w:date="2015-03-29T17:02:00Z">
        <w:r>
          <w:rPr/>
          <w:t>/</w:t>
        </w:r>
      </w:ins>
      <w:del w:id="2725" w:author="S J" w:date="2015-03-29T17:02:00Z">
        <w:r>
          <w:rPr/>
          <w:delText xml:space="preserve"> </w:delText>
        </w:r>
      </w:del>
      <w:r>
        <w:rPr/>
        <w:t xml:space="preserve">or </w:t>
      </w:r>
      <w:del w:id="2726" w:author="S J" w:date="2015-03-29T17:02:00Z">
        <w:r>
          <w:rPr/>
          <w:delText xml:space="preserve">different </w:delText>
        </w:r>
      </w:del>
      <w:r>
        <w:rPr/>
        <w:t>middleware</w:t>
      </w:r>
      <w:ins w:id="2727" w:author="S J" w:date="2015-03-29T17:02:00Z">
        <w:r>
          <w:rPr/>
          <w:t>,</w:t>
        </w:r>
      </w:ins>
      <w:r>
        <w:rPr/>
        <w:t xml:space="preserve"> the virtualization was utilized to build the virtual infrastructures for</w:t>
      </w:r>
      <w:ins w:id="2728" w:author="S J" w:date="2015-03-29T17:02:00Z">
        <w:r>
          <w:rPr/>
          <w:t xml:space="preserve"> the</w:t>
        </w:r>
      </w:ins>
      <w:r>
        <w:rPr/>
        <w:t xml:space="preserve"> purposes of each project. The paper [</w:t>
      </w:r>
      <w:r>
        <w:rPr/>
        <w:fldChar w:fldCharType="begin"/>
      </w:r>
      <w:r>
        <w:instrText> REF BIB_kulhanek2010c \h </w:instrText>
      </w:r>
      <w:r>
        <w:fldChar w:fldCharType="separate"/>
      </w:r>
      <w:r>
        <w:t>3</w:t>
      </w:r>
      <w:r>
        <w:fldChar w:fldCharType="end"/>
      </w:r>
      <w:r>
        <w:rPr/>
        <w:t xml:space="preserve">] </w:t>
      </w:r>
      <w:r>
        <w:rPr>
          <w:i/>
        </w:rPr>
        <w:t>Infrastructure for Data Storage and Computation in Biomedical Research</w:t>
      </w:r>
      <w:ins w:id="2729" w:author="S J" w:date="2015-03-29T17:03:00Z">
        <w:r>
          <w:rPr>
            <w:i/>
          </w:rPr>
          <w:t>,</w:t>
        </w:r>
      </w:ins>
      <w:r>
        <w:rPr/>
        <w:t xml:space="preserve"> in Appendix</w:t>
      </w:r>
      <w:commentRangeStart w:id="5"/>
      <w:r>
        <w:rPr/>
        <w:t> </w:t>
      </w:r>
      <w:r>
        <w:rPr/>
        <w:fldChar w:fldCharType="begin"/>
      </w:r>
      <w:r>
        <w:instrText> REF BMapp_infrastructure \h </w:instrText>
      </w:r>
      <w:r>
        <w:fldChar w:fldCharType="separate"/>
      </w:r>
      <w:r/>
      <w:r>
        <w:fldChar w:fldCharType="end"/>
      </w:r>
      <w:r>
        <w:rPr/>
        <w:t xml:space="preserve"> </w:t>
      </w:r>
      <w:commentRangeEnd w:id="5"/>
      <w:r>
        <w:rPr/>
      </w:r>
      <w:r>
        <w:rPr/>
        <w:commentReference w:id="5"/>
      </w:r>
      <w:ins w:id="2730" w:author="S J" w:date="2015-03-29T17:02:00Z">
        <w:r>
          <w:rPr/>
          <w:t xml:space="preserve">, </w:t>
        </w:r>
      </w:ins>
      <w:r>
        <w:rPr/>
        <w:t xml:space="preserve">describes </w:t>
      </w:r>
      <w:ins w:id="2731" w:author="S J" w:date="2015-03-29T17:02:00Z">
        <w:r>
          <w:rPr/>
          <w:t xml:space="preserve">the </w:t>
        </w:r>
      </w:ins>
      <w:r>
        <w:rPr/>
        <w:t xml:space="preserve">result of establishing </w:t>
      </w:r>
      <w:del w:id="2732" w:author="S J" w:date="2015-03-29T17:02:00Z">
        <w:r>
          <w:rPr/>
          <w:delText xml:space="preserve">the </w:delText>
        </w:r>
      </w:del>
      <w:r>
        <w:rPr/>
        <w:t xml:space="preserve">virtualization on </w:t>
      </w:r>
      <w:ins w:id="2733" w:author="S J" w:date="2015-03-29T17:03:00Z">
        <w:r>
          <w:rPr/>
          <w:t xml:space="preserve">a </w:t>
        </w:r>
      </w:ins>
      <w:r>
        <w:rPr/>
        <w:t xml:space="preserve">physical infrastructure </w:t>
      </w:r>
      <w:ins w:id="2734" w:author="S J" w:date="2015-03-29T17:03:00Z">
        <w:r>
          <w:rPr/>
          <w:t xml:space="preserve">in order </w:t>
        </w:r>
      </w:ins>
      <w:r>
        <w:rPr/>
        <w:t>to share computational power among different platforms.</w:t>
      </w:r>
    </w:p>
    <w:p>
      <w:pPr>
        <w:pStyle w:val="Heading2"/>
        <w:numPr>
          <w:ilvl w:val="1"/>
          <w:numId w:val="1"/>
        </w:numPr>
        <w:spacing w:lineRule="auto" w:line="360"/>
        <w:rPr/>
      </w:pPr>
      <w:bookmarkStart w:id="44" w:name="BMsec_resultsimages"/>
      <w:r>
        <w:rPr/>
        <w:t>4.1</w:t>
      </w:r>
      <w:bookmarkEnd w:id="44"/>
      <w:r>
        <w:rPr/>
        <w:t xml:space="preserve">  Medical Images</w:t>
      </w:r>
    </w:p>
    <w:p>
      <w:pPr>
        <w:pStyle w:val="Normal"/>
        <w:spacing w:lineRule="auto" w:line="360" w:before="60" w:after="0"/>
        <w:rPr/>
      </w:pPr>
      <w:r>
        <w:rPr/>
        <w:t xml:space="preserve">The pilot infrastructure of several servers </w:t>
      </w:r>
      <w:del w:id="2735" w:author="S J" w:date="2015-03-29T17:03:00Z">
        <w:r>
          <w:rPr/>
          <w:delText xml:space="preserve">were </w:delText>
        </w:r>
      </w:del>
      <w:ins w:id="2736" w:author="S J" w:date="2015-03-29T17:03:00Z">
        <w:r>
          <w:rPr/>
          <w:t xml:space="preserve">was </w:t>
        </w:r>
      </w:ins>
      <w:r>
        <w:rPr/>
        <w:t>installed in several institutions in Prague, Czech Republic</w:t>
      </w:r>
      <w:ins w:id="2737" w:author="S J" w:date="2015-03-29T17:03:00Z">
        <w:r>
          <w:rPr/>
          <w:t xml:space="preserve">. </w:t>
        </w:r>
      </w:ins>
      <w:del w:id="2738" w:author="S J" w:date="2015-03-29T17:03:00Z">
        <w:r>
          <w:rPr/>
          <w:delText xml:space="preserve"> and </w:delText>
        </w:r>
      </w:del>
      <w:r>
        <w:rPr/>
        <w:t xml:space="preserve">Globus Toolkit and Globus MEDICUS </w:t>
      </w:r>
      <w:del w:id="2739" w:author="S J" w:date="2015-03-29T17:03:00Z">
        <w:r>
          <w:rPr/>
          <w:delText xml:space="preserve">was </w:delText>
        </w:r>
      </w:del>
      <w:ins w:id="2740" w:author="S J" w:date="2015-03-29T17:03:00Z">
        <w:r>
          <w:rPr/>
          <w:t xml:space="preserve">were </w:t>
        </w:r>
      </w:ins>
      <w:r>
        <w:rPr/>
        <w:t>installed on them. The paper [</w:t>
      </w:r>
      <w:r>
        <w:rPr/>
        <w:fldChar w:fldCharType="begin"/>
      </w:r>
      <w:r>
        <w:instrText> REF BIB_kulhanek2009 \h </w:instrText>
      </w:r>
      <w:r>
        <w:fldChar w:fldCharType="separate"/>
      </w:r>
      <w:r>
        <w:t>1</w:t>
      </w:r>
      <w:r>
        <w:fldChar w:fldCharType="end"/>
      </w:r>
      <w:r>
        <w:rPr/>
        <w:t xml:space="preserve">] </w:t>
      </w:r>
      <w:r>
        <w:rPr>
          <w:i/>
        </w:rPr>
        <w:t>Processing of Medical Images in Virtual Distributed Environment</w:t>
      </w:r>
      <w:ins w:id="2741" w:author="S J" w:date="2015-03-29T17:03:00Z">
        <w:r>
          <w:rPr>
            <w:i/>
          </w:rPr>
          <w:t>,</w:t>
        </w:r>
      </w:ins>
      <w:r>
        <w:rPr/>
        <w:t xml:space="preserve"> in Appendix </w:t>
      </w:r>
      <w:r>
        <w:rPr/>
        <w:fldChar w:fldCharType="begin"/>
      </w:r>
      <w:r>
        <w:instrText> REF BMapp_processing \h </w:instrText>
      </w:r>
      <w:r>
        <w:fldChar w:fldCharType="separate"/>
      </w:r>
      <w:r>
        <w:t>6</w:t>
      </w:r>
      <w:r>
        <w:fldChar w:fldCharType="end"/>
      </w:r>
      <w:ins w:id="2742" w:author="S J" w:date="2015-03-29T17:03:00Z">
        <w:r>
          <w:rPr/>
          <w:t>,</w:t>
        </w:r>
      </w:ins>
      <w:r>
        <w:rPr/>
        <w:t xml:space="preserve"> published details about the integration of Globus MEDICUS </w:t>
      </w:r>
      <w:del w:id="2743" w:author="S J" w:date="2015-03-29T17:04:00Z">
        <w:r>
          <w:rPr/>
          <w:delText xml:space="preserve">instance </w:delText>
        </w:r>
      </w:del>
      <w:r>
        <w:rPr/>
        <w:t xml:space="preserve">with </w:t>
      </w:r>
      <w:ins w:id="2744" w:author="S J" w:date="2015-03-29T17:04:00Z">
        <w:r>
          <w:rPr/>
          <w:t xml:space="preserve">a </w:t>
        </w:r>
      </w:ins>
      <w:r>
        <w:rPr/>
        <w:t>MeDiMed project</w:t>
      </w:r>
      <w:ins w:id="2745" w:author="S J" w:date="2015-03-29T17:04:00Z">
        <w:r>
          <w:rPr/>
          <w:t xml:space="preserve">. It concludes that </w:t>
        </w:r>
      </w:ins>
      <w:del w:id="2746" w:author="S J" w:date="2015-03-29T17:04:00Z">
        <w:r>
          <w:rPr/>
          <w:delText xml:space="preserve"> with conclusion that </w:delText>
        </w:r>
      </w:del>
      <w:r>
        <w:rPr/>
        <w:t xml:space="preserve">such integration via </w:t>
      </w:r>
      <w:ins w:id="2747" w:author="S J" w:date="2015-03-29T17:04:00Z">
        <w:r>
          <w:rPr/>
          <w:t xml:space="preserve">the </w:t>
        </w:r>
      </w:ins>
      <w:r>
        <w:rPr/>
        <w:t>DICOM protocol is almost seamless</w:t>
      </w:r>
      <w:ins w:id="2748" w:author="S J" w:date="2015-03-29T17:05:00Z">
        <w:r>
          <w:rPr/>
          <w:t xml:space="preserve">. Furthermore, if such a grid-based system is joined with a production system for exchanging clinical DICOM data, it </w:t>
        </w:r>
      </w:ins>
      <w:del w:id="2749" w:author="S J" w:date="2015-03-29T17:05:00Z">
        <w:r>
          <w:rPr/>
          <w:delText xml:space="preserve"> and may </w:delText>
        </w:r>
      </w:del>
      <w:del w:id="2750" w:author="S J" w:date="2015-03-29T17:04:00Z">
        <w:r>
          <w:rPr/>
          <w:delText>bring high benefits</w:delText>
        </w:r>
      </w:del>
      <w:ins w:id="2751" w:author="S J" w:date="2015-03-29T17:05:00Z">
        <w:r>
          <w:rPr/>
          <w:t>could be</w:t>
        </w:r>
      </w:ins>
      <w:ins w:id="2752" w:author="S J" w:date="2015-03-29T17:04:00Z">
        <w:r>
          <w:rPr/>
          <w:t xml:space="preserve"> beneficial</w:t>
        </w:r>
      </w:ins>
      <w:r>
        <w:rPr/>
        <w:t xml:space="preserve"> for </w:t>
      </w:r>
      <w:ins w:id="2753" w:author="S J" w:date="2015-03-29T18:05:00Z">
        <w:r>
          <w:rPr/>
          <w:t>researchers</w:t>
        </w:r>
      </w:ins>
      <w:del w:id="2754" w:author="S J" w:date="2015-03-29T17:05:00Z">
        <w:r>
          <w:rPr/>
          <w:delText>researcher if such grid-based system is joined with a production system for exchanging clinical DICOM data</w:delText>
        </w:r>
      </w:del>
      <w:r>
        <w:rPr/>
        <w:t xml:space="preserve">. </w:t>
      </w:r>
    </w:p>
    <w:p>
      <w:pPr>
        <w:pStyle w:val="Heading2"/>
        <w:numPr>
          <w:ilvl w:val="1"/>
          <w:numId w:val="1"/>
        </w:numPr>
        <w:spacing w:lineRule="auto" w:line="360"/>
        <w:rPr/>
      </w:pPr>
      <w:bookmarkStart w:id="45" w:name="BMsec_resultsvoice"/>
      <w:r>
        <w:rPr/>
        <w:t>4.2</w:t>
      </w:r>
      <w:bookmarkEnd w:id="45"/>
      <w:r>
        <w:rPr/>
        <w:t xml:space="preserve">  Remote Access </w:t>
      </w:r>
      <w:ins w:id="2755" w:author="S J" w:date="2015-03-29T17:06:00Z">
        <w:r>
          <w:rPr/>
          <w:t>t</w:t>
        </w:r>
      </w:ins>
      <w:del w:id="2756" w:author="S J" w:date="2015-03-29T17:06:00Z">
        <w:r>
          <w:rPr/>
          <w:delText>T</w:delText>
        </w:r>
      </w:del>
      <w:r>
        <w:rPr/>
        <w:t>o Voice Analysis</w:t>
      </w:r>
    </w:p>
    <w:p>
      <w:pPr>
        <w:pStyle w:val="Normal"/>
        <w:spacing w:lineRule="auto" w:line="360" w:before="60" w:after="0"/>
        <w:rPr/>
      </w:pPr>
      <w:r>
        <w:rPr/>
        <w:t>The paper [</w:t>
      </w:r>
      <w:r>
        <w:rPr/>
        <w:fldChar w:fldCharType="begin"/>
      </w:r>
      <w:r>
        <w:instrText> REF BIB_kulhanek2010b \h </w:instrText>
      </w:r>
      <w:r>
        <w:fldChar w:fldCharType="separate"/>
      </w:r>
      <w:r>
        <w:t>2</w:t>
      </w:r>
      <w:r>
        <w:fldChar w:fldCharType="end"/>
      </w:r>
      <w:r>
        <w:rPr/>
        <w:t xml:space="preserve">] </w:t>
      </w:r>
      <w:r>
        <w:rPr>
          <w:i/>
        </w:rPr>
        <w:t>Remote Analysis of Human Voice–</w:t>
      </w:r>
      <w:ins w:id="2757" w:author="S J" w:date="2015-03-29T18:29:00Z">
        <w:r>
          <w:rPr>
            <w:i/>
          </w:rPr>
          <w:t>l</w:t>
        </w:r>
      </w:ins>
      <w:del w:id="2758" w:author="S J" w:date="2015-03-29T18:29:00Z">
        <w:r>
          <w:rPr>
            <w:i/>
          </w:rPr>
          <w:delText>L</w:delText>
        </w:r>
      </w:del>
      <w:r>
        <w:rPr>
          <w:i/>
        </w:rPr>
        <w:t>ossless Sound Recording Redirection</w:t>
      </w:r>
      <w:ins w:id="2759" w:author="S J" w:date="2015-03-29T17:06:00Z">
        <w:r>
          <w:rPr>
            <w:i/>
          </w:rPr>
          <w:t>,</w:t>
        </w:r>
      </w:ins>
      <w:r>
        <w:rPr/>
        <w:t xml:space="preserve"> in the Appendix</w:t>
      </w:r>
      <w:commentRangeStart w:id="6"/>
      <w:r>
        <w:rPr/>
        <w:t> </w:t>
      </w:r>
      <w:r>
        <w:rPr/>
        <w:fldChar w:fldCharType="begin"/>
      </w:r>
      <w:r>
        <w:instrText> REF BMapp_remote \h </w:instrText>
      </w:r>
      <w:r>
        <w:fldChar w:fldCharType="separate"/>
      </w:r>
      <w:r/>
      <w:r>
        <w:fldChar w:fldCharType="end"/>
      </w:r>
      <w:r>
        <w:rPr/>
        <w:t xml:space="preserve"> </w:t>
      </w:r>
      <w:commentRangeEnd w:id="6"/>
      <w:r>
        <w:rPr/>
      </w:r>
      <w:r>
        <w:rPr/>
        <w:commentReference w:id="6"/>
      </w:r>
      <w:ins w:id="2760" w:author="S J" w:date="2015-03-29T17:06:00Z">
        <w:r>
          <w:rPr/>
          <w:t xml:space="preserve">, </w:t>
        </w:r>
      </w:ins>
      <w:r>
        <w:rPr/>
        <w:t xml:space="preserve">published technical details and results of customizing </w:t>
      </w:r>
      <w:ins w:id="2761" w:author="S J" w:date="2015-03-29T17:06:00Z">
        <w:r>
          <w:rPr/>
          <w:t xml:space="preserve">a </w:t>
        </w:r>
      </w:ins>
      <w:r>
        <w:rPr/>
        <w:t>RDP protocol for lossless sound recording redirection</w:t>
      </w:r>
      <w:ins w:id="2762" w:author="S J" w:date="2015-03-29T17:06:00Z">
        <w:r>
          <w:rPr/>
          <w:t xml:space="preserve">. It also </w:t>
        </w:r>
      </w:ins>
      <w:ins w:id="2763" w:author="S J" w:date="2015-03-29T17:07:00Z">
        <w:r>
          <w:rPr/>
          <w:t xml:space="preserve">discusses </w:t>
        </w:r>
      </w:ins>
      <w:del w:id="2764" w:author="S J" w:date="2015-03-29T17:06:00Z">
        <w:r>
          <w:rPr/>
          <w:delText xml:space="preserve"> and </w:delText>
        </w:r>
      </w:del>
      <w:r>
        <w:rPr/>
        <w:t xml:space="preserve">remote access via </w:t>
      </w:r>
      <w:ins w:id="2765" w:author="S J" w:date="2015-03-29T17:06:00Z">
        <w:r>
          <w:rPr/>
          <w:t xml:space="preserve">a </w:t>
        </w:r>
      </w:ins>
      <w:r>
        <w:rPr/>
        <w:t xml:space="preserve">remote desktop feature of Windows platform to </w:t>
      </w:r>
      <w:del w:id="2766" w:author="S J" w:date="2015-03-29T17:07:00Z">
        <w:r>
          <w:rPr/>
          <w:delText xml:space="preserve">the </w:delText>
        </w:r>
      </w:del>
      <w:ins w:id="2767" w:author="S J" w:date="2015-03-29T17:07:00Z">
        <w:r>
          <w:rPr/>
          <w:t xml:space="preserve">an </w:t>
        </w:r>
      </w:ins>
      <w:r>
        <w:rPr/>
        <w:t xml:space="preserve">application </w:t>
      </w:r>
      <w:ins w:id="2768" w:author="S J" w:date="2015-03-29T17:06:00Z">
        <w:r>
          <w:rPr/>
          <w:t xml:space="preserve">in order </w:t>
        </w:r>
      </w:ins>
      <w:r>
        <w:rPr/>
        <w:t xml:space="preserve">to analyze </w:t>
      </w:r>
      <w:ins w:id="2769" w:author="S J" w:date="2015-03-29T17:06:00Z">
        <w:r>
          <w:rPr/>
          <w:t xml:space="preserve">the </w:t>
        </w:r>
      </w:ins>
      <w:r>
        <w:rPr/>
        <w:t>human voice and produce</w:t>
      </w:r>
      <w:ins w:id="2770" w:author="S J" w:date="2015-03-29T17:07:00Z">
        <w:r>
          <w:rPr/>
          <w:t xml:space="preserve"> a</w:t>
        </w:r>
      </w:ins>
      <w:r>
        <w:rPr/>
        <w:t xml:space="preserve"> voice range profile for further use. </w:t>
      </w:r>
    </w:p>
    <w:p>
      <w:pPr>
        <w:pStyle w:val="Heading2"/>
        <w:numPr>
          <w:ilvl w:val="1"/>
          <w:numId w:val="1"/>
        </w:numPr>
        <w:spacing w:lineRule="auto" w:line="360"/>
        <w:rPr/>
      </w:pPr>
      <w:r>
        <w:rPr/>
        <w:t xml:space="preserve">Additionally, the custom RDP plugin with </w:t>
      </w:r>
      <w:del w:id="2771" w:author="S J" w:date="2015-03-29T17:07:00Z">
        <w:r>
          <w:rPr/>
          <w:delText xml:space="preserve">the </w:delText>
        </w:r>
      </w:del>
      <w:r>
        <w:rPr/>
        <w:t xml:space="preserve">ParVRP and RealVoiceLab software </w:t>
      </w:r>
      <w:ins w:id="2772" w:author="S J" w:date="2015-03-29T17:07:00Z">
        <w:r>
          <w:rPr/>
          <w:t>in order to</w:t>
        </w:r>
      </w:ins>
      <w:del w:id="2773" w:author="S J" w:date="2015-03-29T17:07:00Z">
        <w:r>
          <w:rPr/>
          <w:delText>to</w:delText>
        </w:r>
      </w:del>
      <w:r>
        <w:rPr/>
        <w:t xml:space="preserve"> redirect </w:t>
      </w:r>
      <w:del w:id="2774" w:author="S J" w:date="2015-03-29T17:07:00Z">
        <w:r>
          <w:rPr/>
          <w:delText xml:space="preserve">the </w:delText>
        </w:r>
      </w:del>
      <w:ins w:id="2775" w:author="S J" w:date="2015-03-29T17:07:00Z">
        <w:r>
          <w:rPr/>
          <w:t xml:space="preserve">a </w:t>
        </w:r>
      </w:ins>
      <w:r>
        <w:rPr/>
        <w:t xml:space="preserve">sound recording without </w:t>
      </w:r>
      <w:ins w:id="2776" w:author="S J" w:date="2015-03-29T17:07:00Z">
        <w:r>
          <w:rPr/>
          <w:t xml:space="preserve">the </w:t>
        </w:r>
      </w:ins>
      <w:r>
        <w:rPr/>
        <w:t>loss of information was packaged as a virtual machine template</w:t>
      </w:r>
      <w:ins w:id="2777" w:author="S J" w:date="2015-03-29T17:07:00Z">
        <w:r>
          <w:rPr/>
          <w:t xml:space="preserve">. This was </w:t>
        </w:r>
      </w:ins>
      <w:del w:id="2778" w:author="S J" w:date="2015-03-29T17:07:00Z">
        <w:r>
          <w:rPr/>
          <w:delText xml:space="preserve"> and </w:delText>
        </w:r>
      </w:del>
      <w:r>
        <w:rPr/>
        <w:t xml:space="preserve">deployed in the pilot virtual infrastructure next to the test instance of Globus MEDICUS. The virtual machine template was also deployed to different cloud computing infrastructures. </w:t>
      </w:r>
      <w:ins w:id="2779" w:author="S J" w:date="2015-03-29T17:08:00Z">
        <w:r>
          <w:rPr/>
          <w:t xml:space="preserve">The first was deployed </w:t>
        </w:r>
      </w:ins>
      <w:del w:id="2780" w:author="S J" w:date="2015-03-29T17:08:00Z">
        <w:r>
          <w:rPr/>
          <w:delText xml:space="preserve">One to </w:delText>
        </w:r>
      </w:del>
      <w:ins w:id="2781" w:author="S J" w:date="2015-03-29T17:08:00Z">
        <w:r>
          <w:rPr/>
          <w:t xml:space="preserve">to </w:t>
        </w:r>
      </w:ins>
      <w:r>
        <w:rPr/>
        <w:t>the Amazon EC2</w:t>
      </w:r>
      <w:r>
        <w:rPr>
          <w:rStyle w:val="FootnoteAnchor"/>
        </w:rPr>
        <w:footnoteReference w:id="36"/>
      </w:r>
      <w:r>
        <w:rPr/>
        <w:t xml:space="preserve"> and </w:t>
      </w:r>
      <w:ins w:id="2782" w:author="S J" w:date="2015-03-29T17:08:00Z">
        <w:r>
          <w:rPr/>
          <w:t xml:space="preserve">the </w:t>
        </w:r>
      </w:ins>
      <w:r>
        <w:rPr/>
        <w:t>second to the pilot scientific cloud</w:t>
      </w:r>
      <w:ins w:id="2783" w:author="S J" w:date="2015-03-29T17:08:00Z">
        <w:r>
          <w:rPr/>
          <w:t>, MetaCloud</w:t>
        </w:r>
      </w:ins>
      <w:del w:id="2784" w:author="S J" w:date="2015-03-29T17:08:00Z">
        <w:r>
          <w:rPr/>
          <w:delText xml:space="preserve"> launched in the begining of 2012 –MetaCloud</w:delText>
        </w:r>
      </w:del>
      <w:r>
        <w:rPr>
          <w:rStyle w:val="FootnoteAnchor"/>
        </w:rPr>
        <w:footnoteReference w:id="37"/>
      </w:r>
      <w:ins w:id="2785" w:author="S J" w:date="2015-03-29T17:08:00Z">
        <w:r>
          <w:rPr/>
          <w:t xml:space="preserve">, which was launched </w:t>
        </w:r>
      </w:ins>
      <w:ins w:id="2786" w:author="S J" w:date="2015-03-29T17:09:00Z">
        <w:r>
          <w:rPr/>
          <w:t xml:space="preserve">at </w:t>
        </w:r>
      </w:ins>
      <w:ins w:id="2787" w:author="S J" w:date="2015-03-29T17:08:00Z">
        <w:r>
          <w:rPr/>
          <w:t>the beginning of 2012</w:t>
        </w:r>
      </w:ins>
      <w:r>
        <w:rPr/>
        <w:t xml:space="preserve">. </w:t>
      </w:r>
      <w:ins w:id="2788" w:author="S J" w:date="2015-03-29T17:09:00Z">
        <w:r>
          <w:rPr/>
          <w:t>In the EGI Technical Forum 2012, s</w:t>
        </w:r>
      </w:ins>
      <w:del w:id="2789" w:author="S J" w:date="2015-03-29T17:09:00Z">
        <w:r>
          <w:rPr/>
          <w:delText>S</w:delText>
        </w:r>
      </w:del>
      <w:r>
        <w:rPr/>
        <w:t xml:space="preserve">uch </w:t>
      </w:r>
      <w:ins w:id="2790" w:author="S J" w:date="2015-03-29T17:09:00Z">
        <w:r>
          <w:rPr/>
          <w:t xml:space="preserve">a </w:t>
        </w:r>
      </w:ins>
      <w:r>
        <w:rPr/>
        <w:t xml:space="preserve">comparison was presented to the user and technical community within CESNET and EGI organization </w:t>
      </w:r>
      <w:del w:id="2791" w:author="S J" w:date="2015-03-29T17:09:00Z">
        <w:r>
          <w:rPr/>
          <w:delText>in EGI Technical Forum 2012</w:delText>
        </w:r>
      </w:del>
      <w:r>
        <w:rPr/>
        <w:t>[</w:t>
      </w:r>
      <w:r>
        <w:rPr/>
        <w:fldChar w:fldCharType="begin"/>
      </w:r>
      <w:r>
        <w:instrText> REF BIB_Kulhanek2012a \h </w:instrText>
      </w:r>
      <w:r>
        <w:fldChar w:fldCharType="separate"/>
      </w:r>
      <w:r>
        <w:t>23</w:t>
      </w:r>
      <w:r>
        <w:fldChar w:fldCharType="end"/>
      </w:r>
      <w:r>
        <w:rPr/>
        <w:t>].</w:t>
      </w:r>
      <w:bookmarkStart w:id="46" w:name="BMsec_resultsestimation"/>
      <w:r>
        <w:rPr/>
        <w:t>4.3</w:t>
      </w:r>
      <w:bookmarkEnd w:id="46"/>
      <w:r>
        <w:rPr/>
        <w:t xml:space="preserve">  Parameter Estimation</w:t>
      </w:r>
    </w:p>
    <w:p>
      <w:pPr>
        <w:pStyle w:val="Normal"/>
        <w:spacing w:lineRule="auto" w:line="360" w:before="60" w:after="0"/>
        <w:rPr/>
      </w:pPr>
      <w:r>
        <w:rPr/>
        <w:t>The paper [</w:t>
      </w:r>
      <w:r>
        <w:rPr/>
        <w:fldChar w:fldCharType="begin"/>
      </w:r>
      <w:r>
        <w:instrText> REF BIB_Kulhanek2014Parameters \h </w:instrText>
      </w:r>
      <w:r>
        <w:fldChar w:fldCharType="separate"/>
      </w:r>
      <w:r>
        <w:t>4</w:t>
      </w:r>
      <w:r>
        <w:fldChar w:fldCharType="end"/>
      </w:r>
      <w:r>
        <w:rPr/>
        <w:t xml:space="preserve">] </w:t>
      </w:r>
      <w:r>
        <w:rPr>
          <w:i/>
        </w:rPr>
        <w:t xml:space="preserve">Parameter Estimation </w:t>
      </w:r>
      <w:del w:id="2792" w:author="S J" w:date="2015-03-29T17:09:00Z">
        <w:r>
          <w:rPr>
            <w:i/>
          </w:rPr>
          <w:delText xml:space="preserve">Of </w:delText>
        </w:r>
      </w:del>
      <w:ins w:id="2793" w:author="S J" w:date="2015-03-29T17:09:00Z">
        <w:r>
          <w:rPr>
            <w:i/>
          </w:rPr>
          <w:t xml:space="preserve">of </w:t>
        </w:r>
      </w:ins>
      <w:r>
        <w:rPr>
          <w:i/>
        </w:rPr>
        <w:t xml:space="preserve">Complex Mathematical Models </w:t>
      </w:r>
      <w:del w:id="2794" w:author="S J" w:date="2015-03-29T17:09:00Z">
        <w:r>
          <w:rPr>
            <w:i/>
          </w:rPr>
          <w:delText xml:space="preserve">Of </w:delText>
        </w:r>
      </w:del>
      <w:ins w:id="2795" w:author="S J" w:date="2015-03-29T17:09:00Z">
        <w:r>
          <w:rPr>
            <w:i/>
          </w:rPr>
          <w:t xml:space="preserve">of </w:t>
        </w:r>
      </w:ins>
      <w:r>
        <w:rPr>
          <w:i/>
        </w:rPr>
        <w:t xml:space="preserve">Human Physiology Using Remote Simulation Distributed </w:t>
      </w:r>
      <w:del w:id="2796" w:author="S J" w:date="2015-03-29T17:09:00Z">
        <w:r>
          <w:rPr>
            <w:i/>
          </w:rPr>
          <w:delText xml:space="preserve">In </w:delText>
        </w:r>
      </w:del>
      <w:ins w:id="2797" w:author="S J" w:date="2015-03-29T17:09:00Z">
        <w:r>
          <w:rPr>
            <w:i/>
          </w:rPr>
          <w:t xml:space="preserve">in </w:t>
        </w:r>
      </w:ins>
      <w:r>
        <w:rPr>
          <w:i/>
        </w:rPr>
        <w:t>Scientific Cloud</w:t>
      </w:r>
      <w:ins w:id="2798" w:author="S J" w:date="2015-03-29T17:10:00Z">
        <w:r>
          <w:rPr>
            <w:i/>
          </w:rPr>
          <w:t>,</w:t>
        </w:r>
      </w:ins>
      <w:r>
        <w:rPr/>
        <w:t xml:space="preserve"> in Appendix</w:t>
      </w:r>
      <w:commentRangeStart w:id="7"/>
      <w:r>
        <w:rPr/>
        <w:t> </w:t>
      </w:r>
      <w:r>
        <w:rPr/>
        <w:fldChar w:fldCharType="begin"/>
      </w:r>
      <w:r>
        <w:instrText> REF BMapp_parameter \h </w:instrText>
      </w:r>
      <w:r>
        <w:fldChar w:fldCharType="separate"/>
      </w:r>
      <w:r/>
      <w:r>
        <w:fldChar w:fldCharType="end"/>
      </w:r>
      <w:r>
        <w:rPr/>
        <w:t xml:space="preserve"> </w:t>
      </w:r>
      <w:commentRangeEnd w:id="7"/>
      <w:r>
        <w:rPr/>
      </w:r>
      <w:r>
        <w:rPr/>
        <w:commentReference w:id="7"/>
      </w:r>
      <w:ins w:id="2799" w:author="S J" w:date="2015-03-29T17:10:00Z">
        <w:r>
          <w:rPr/>
          <w:t xml:space="preserve">, </w:t>
        </w:r>
      </w:ins>
      <w:r>
        <w:rPr/>
        <w:t xml:space="preserve">published the architecture and measurement of </w:t>
      </w:r>
      <w:ins w:id="2800" w:author="S J" w:date="2015-03-29T17:10:00Z">
        <w:r>
          <w:rPr/>
          <w:t xml:space="preserve">a </w:t>
        </w:r>
      </w:ins>
      <w:r>
        <w:rPr/>
        <w:t xml:space="preserve">speedup </w:t>
      </w:r>
      <w:ins w:id="2801" w:author="S J" w:date="2015-03-29T17:10:00Z">
        <w:r>
          <w:rPr/>
          <w:t xml:space="preserve">that was </w:t>
        </w:r>
      </w:ins>
      <w:r>
        <w:rPr/>
        <w:t>achieved on estimating parameters of three different types of models</w:t>
      </w:r>
      <w:ins w:id="2802" w:author="S J" w:date="2015-03-29T17:10:00Z">
        <w:r>
          <w:rPr/>
          <w:t xml:space="preserve"> - </w:t>
        </w:r>
      </w:ins>
      <w:r>
        <w:rPr/>
        <w:t xml:space="preserve"> from the non-complex, medium-complex and complex model</w:t>
      </w:r>
      <w:ins w:id="2803" w:author="S J" w:date="2015-03-29T17:11:00Z">
        <w:r>
          <w:rPr/>
          <w:t xml:space="preserve">. It concluded that only </w:t>
        </w:r>
      </w:ins>
      <w:del w:id="2804" w:author="S J" w:date="2015-03-29T17:11:00Z">
        <w:r>
          <w:rPr/>
          <w:delText xml:space="preserve"> with conclusion that only </w:delText>
        </w:r>
      </w:del>
      <w:r>
        <w:rPr/>
        <w:t>medium-complex and complex model</w:t>
      </w:r>
      <w:ins w:id="2805" w:author="S J" w:date="2015-03-29T17:11:00Z">
        <w:r>
          <w:rPr/>
          <w:t>s</w:t>
        </w:r>
      </w:ins>
      <w:r>
        <w:rPr/>
        <w:t xml:space="preserve"> may benefit from the architecture</w:t>
      </w:r>
      <w:ins w:id="2806" w:author="S J" w:date="2015-03-29T17:12:00Z">
        <w:r>
          <w:rPr/>
          <w:t>,</w:t>
        </w:r>
      </w:ins>
      <w:r>
        <w:rPr/>
        <w:t xml:space="preserve"> as the communication overhead may become major for simple models and decrease </w:t>
      </w:r>
      <w:ins w:id="2807" w:author="S J" w:date="2015-03-29T17:12:00Z">
        <w:r>
          <w:rPr/>
          <w:t xml:space="preserve">the </w:t>
        </w:r>
      </w:ins>
      <w:r>
        <w:rPr/>
        <w:t xml:space="preserve">overall performance. </w:t>
      </w:r>
    </w:p>
    <w:p>
      <w:pPr>
        <w:pStyle w:val="Normal"/>
        <w:spacing w:lineRule="auto" w:line="360"/>
        <w:ind w:left="0" w:right="0" w:firstLine="360"/>
        <w:rPr/>
      </w:pPr>
      <w:r>
        <w:rPr/>
        <w:t xml:space="preserve">Additionally, </w:t>
      </w:r>
      <w:ins w:id="2808" w:author="S J" w:date="2015-03-29T17:12:00Z">
        <w:r>
          <w:rPr/>
          <w:t xml:space="preserve">a </w:t>
        </w:r>
      </w:ins>
      <w:r>
        <w:rPr/>
        <w:t>scientific result was published in the paper [</w:t>
      </w:r>
      <w:r>
        <w:rPr/>
        <w:fldChar w:fldCharType="begin"/>
      </w:r>
      <w:r>
        <w:instrText> REF BIB_Matejak2014sj \h </w:instrText>
      </w:r>
      <w:r>
        <w:fldChar w:fldCharType="separate"/>
      </w:r>
      <w:r>
        <w:t>7</w:t>
      </w:r>
      <w:r>
        <w:fldChar w:fldCharType="end"/>
      </w:r>
      <w:r>
        <w:rPr/>
        <w:t xml:space="preserve">] </w:t>
      </w:r>
      <w:r>
        <w:rPr>
          <w:i/>
        </w:rPr>
        <w:t>Adair-</w:t>
      </w:r>
      <w:ins w:id="2809" w:author="S J" w:date="2015-03-29T17:12:00Z">
        <w:r>
          <w:rPr>
            <w:i/>
          </w:rPr>
          <w:t>b</w:t>
        </w:r>
      </w:ins>
      <w:del w:id="2810" w:author="S J" w:date="2015-03-29T17:12:00Z">
        <w:r>
          <w:rPr>
            <w:i/>
          </w:rPr>
          <w:delText>B</w:delText>
        </w:r>
      </w:del>
      <w:r>
        <w:rPr>
          <w:i/>
        </w:rPr>
        <w:t>ased Hemoglobin Equilibrium with Oxygen, Carbon Dioxide and Hydrogen Ion Activity</w:t>
      </w:r>
      <w:r>
        <w:rPr/>
        <w:t xml:space="preserve"> in Appendix </w:t>
      </w:r>
      <w:r>
        <w:rPr/>
        <w:fldChar w:fldCharType="begin"/>
      </w:r>
      <w:r>
        <w:instrText> REF BMapp_adair \h </w:instrText>
      </w:r>
      <w:r>
        <w:fldChar w:fldCharType="separate"/>
      </w:r>
      <w:r/>
      <w:r>
        <w:fldChar w:fldCharType="end"/>
      </w:r>
      <w:r>
        <w:rPr/>
        <w:t xml:space="preserve"> </w:t>
      </w:r>
      <w:ins w:id="2811" w:author="S J" w:date="2015-03-29T17:12:00Z">
        <w:r>
          <w:rPr/>
          <w:t>,</w:t>
        </w:r>
      </w:ins>
      <w:r>
        <w:rPr/>
        <w:t>where a mathematical model of hemoglobin integrating O\s\do6(</w:t>
      </w:r>
      <w:r>
        <w:rPr>
          <w:sz w:val="20"/>
        </w:rPr>
        <w:t>2</w:t>
      </w:r>
      <w:r>
        <w:rPr/>
        <w:t>), CO\s\do6(</w:t>
      </w:r>
      <w:r>
        <w:rPr>
          <w:sz w:val="20"/>
        </w:rPr>
        <w:t>2</w:t>
      </w:r>
      <w:r>
        <w:rPr/>
        <w:t>) and H\s\up6(</w:t>
      </w:r>
      <w:r>
        <w:rPr>
          <w:sz w:val="20"/>
        </w:rPr>
        <w:t>+</w:t>
      </w:r>
      <w:r>
        <w:rPr/>
        <w:t>) binding based on theoretical principles, which were verified on the parameter estimation algorithm system[</w:t>
      </w:r>
      <w:r>
        <w:rPr/>
        <w:fldChar w:fldCharType="begin"/>
      </w:r>
      <w:r>
        <w:instrText> REF BIB_Kulhanek2014Parameters \h </w:instrText>
      </w:r>
      <w:r>
        <w:fldChar w:fldCharType="separate"/>
      </w:r>
      <w:r>
        <w:t>4</w:t>
      </w:r>
      <w:r>
        <w:fldChar w:fldCharType="end"/>
      </w:r>
      <w:r>
        <w:rPr/>
        <w:t>]</w:t>
      </w:r>
      <w:ins w:id="2812" w:author="S J" w:date="2015-03-29T17:13:00Z">
        <w:r>
          <w:rPr/>
          <w:t>,</w:t>
        </w:r>
      </w:ins>
      <w:r>
        <w:rPr/>
        <w:t xml:space="preserve"> together with methods available in Wolfram </w:t>
      </w:r>
      <w:r>
        <w:rPr>
          <w:i/>
        </w:rPr>
        <w:t>MATHEMATICA</w:t>
      </w:r>
      <w:r>
        <w:rPr/>
        <w:t xml:space="preserve"> 9.0</w:t>
      </w:r>
      <w:r>
        <w:rPr>
          <w:rStyle w:val="FootnoteAnchor"/>
        </w:rPr>
        <w:footnoteReference w:id="38"/>
      </w:r>
      <w:r>
        <w:rPr/>
        <w:t>.Thus</w:t>
      </w:r>
      <w:ins w:id="2813" w:author="S J" w:date="2015-03-29T17:13:00Z">
        <w:r>
          <w:rPr/>
          <w:t>, the</w:t>
        </w:r>
      </w:ins>
      <w:r>
        <w:rPr/>
        <w:t xml:space="preserve"> overall performance and speedup estimation were tested against the Modelica implementation of </w:t>
      </w:r>
      <w:ins w:id="2814" w:author="S J" w:date="2015-03-29T17:13:00Z">
        <w:r>
          <w:rPr/>
          <w:t xml:space="preserve">the </w:t>
        </w:r>
      </w:ins>
      <w:r>
        <w:rPr/>
        <w:t>complex physiological model</w:t>
      </w:r>
      <w:ins w:id="2815" w:author="S J" w:date="2015-03-29T17:13:00Z">
        <w:r>
          <w:rPr/>
          <w:t>,</w:t>
        </w:r>
      </w:ins>
      <w:r>
        <w:rPr/>
        <w:t xml:space="preserve"> HumMod [</w:t>
      </w:r>
      <w:r>
        <w:rPr/>
        <w:fldChar w:fldCharType="begin"/>
      </w:r>
      <w:r>
        <w:instrText> REF BIB_Kofranek2011hummod \h </w:instrText>
      </w:r>
      <w:r>
        <w:fldChar w:fldCharType="separate"/>
      </w:r>
      <w:r>
        <w:t>139</w:t>
      </w:r>
      <w:r>
        <w:fldChar w:fldCharType="end"/>
      </w:r>
      <w:r>
        <w:rPr/>
        <w:t>]</w:t>
      </w:r>
      <w:ins w:id="2816" w:author="S J" w:date="2015-03-29T17:13:00Z">
        <w:r>
          <w:rPr/>
          <w:t>;</w:t>
        </w:r>
      </w:ins>
      <w:del w:id="2817" w:author="S J" w:date="2015-03-29T17:13:00Z">
        <w:r>
          <w:rPr/>
          <w:delText>,</w:delText>
        </w:r>
      </w:del>
      <w:r>
        <w:rPr/>
        <w:t xml:space="preserve"> the Modelica implementation of </w:t>
      </w:r>
      <w:ins w:id="2818" w:author="S J" w:date="2015-03-29T17:14:00Z">
        <w:r>
          <w:rPr/>
          <w:t xml:space="preserve">a </w:t>
        </w:r>
      </w:ins>
      <w:r>
        <w:rPr/>
        <w:t>model of h</w:t>
      </w:r>
      <w:del w:id="2819" w:author="S J" w:date="2015-03-29T17:14:00Z">
        <w:r>
          <w:rPr/>
          <w:delText>a</w:delText>
        </w:r>
      </w:del>
      <w:r>
        <w:rPr/>
        <w:t xml:space="preserve">emodynamics of </w:t>
      </w:r>
      <w:ins w:id="2820" w:author="S J" w:date="2015-03-29T17:14:00Z">
        <w:r>
          <w:rPr/>
          <w:t xml:space="preserve">the </w:t>
        </w:r>
      </w:ins>
      <w:del w:id="2821" w:author="S J" w:date="2015-03-29T17:14:00Z">
        <w:r>
          <w:rPr/>
          <w:delText>cardivaoscular</w:delText>
        </w:r>
      </w:del>
      <w:ins w:id="2822" w:author="S J" w:date="2015-03-29T17:14:00Z">
        <w:r>
          <w:rPr/>
          <w:t>cardiovascular</w:t>
        </w:r>
      </w:ins>
      <w:r>
        <w:rPr/>
        <w:t xml:space="preserve"> system</w:t>
      </w:r>
      <w:ins w:id="2823" w:author="S J" w:date="2015-03-29T17:14:00Z">
        <w:r>
          <w:rPr/>
          <w:t>,</w:t>
        </w:r>
      </w:ins>
      <w:r>
        <w:rPr/>
        <w:t xml:space="preserve"> presented by Meurs [</w:t>
      </w:r>
      <w:r>
        <w:rPr/>
        <w:fldChar w:fldCharType="begin"/>
      </w:r>
      <w:r>
        <w:instrText> REF BIB_Meurs2011 \h </w:instrText>
      </w:r>
      <w:r>
        <w:fldChar w:fldCharType="separate"/>
      </w:r>
      <w:r>
        <w:t>159</w:t>
      </w:r>
      <w:r>
        <w:fldChar w:fldCharType="end"/>
      </w:r>
      <w:r>
        <w:rPr/>
        <w:t>]</w:t>
      </w:r>
      <w:ins w:id="2824" w:author="S J" w:date="2015-03-29T17:14:00Z">
        <w:r>
          <w:rPr/>
          <w:t>;</w:t>
        </w:r>
      </w:ins>
      <w:del w:id="2825" w:author="S J" w:date="2015-03-29T17:14:00Z">
        <w:r>
          <w:rPr/>
          <w:delText>,</w:delText>
        </w:r>
      </w:del>
      <w:r>
        <w:rPr/>
        <w:t xml:space="preserve"> the model of binding gases to hemoglobin</w:t>
      </w:r>
      <w:ins w:id="2826" w:author="S J" w:date="2015-03-29T17:14:00Z">
        <w:r>
          <w:rPr/>
          <w:t>,</w:t>
        </w:r>
      </w:ins>
      <w:r>
        <w:rPr/>
        <w:t xml:space="preserve"> named as Matejak2014 [</w:t>
      </w:r>
      <w:r>
        <w:rPr/>
        <w:fldChar w:fldCharType="begin"/>
      </w:r>
      <w:r>
        <w:instrText> REF BIB_Matejak2014sj \h </w:instrText>
      </w:r>
      <w:r>
        <w:fldChar w:fldCharType="separate"/>
      </w:r>
      <w:r>
        <w:t>7</w:t>
      </w:r>
      <w:r>
        <w:fldChar w:fldCharType="end"/>
      </w:r>
      <w:r>
        <w:rPr/>
        <w:t xml:space="preserve">] and </w:t>
      </w:r>
      <w:ins w:id="2827" w:author="S J" w:date="2015-03-29T17:14:00Z">
        <w:r>
          <w:rPr/>
          <w:t xml:space="preserve">the </w:t>
        </w:r>
      </w:ins>
      <w:r>
        <w:rPr/>
        <w:t xml:space="preserve">trivial model of a curve </w:t>
      </w:r>
      <w:r>
        <w:rPr/>
        <w:drawing>
          <wp:inline distT="0" distB="0" distL="0" distR="0">
            <wp:extent cx="235585" cy="144780"/>
            <wp:effectExtent l="0" t="0" r="0" b="0"/>
            <wp:docPr id="1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descr=""/>
                    <pic:cNvPicPr>
                      <a:picLocks noChangeAspect="1" noChangeArrowheads="1"/>
                    </pic:cNvPicPr>
                  </pic:nvPicPr>
                  <pic:blipFill>
                    <a:blip r:embed="rId165"/>
                    <a:stretch>
                      <a:fillRect/>
                    </a:stretch>
                  </pic:blipFill>
                  <pic:spPr bwMode="auto">
                    <a:xfrm>
                      <a:off x="0" y="0"/>
                      <a:ext cx="235585" cy="144780"/>
                    </a:xfrm>
                    <a:prstGeom prst="rect">
                      <a:avLst/>
                    </a:prstGeom>
                    <a:noFill/>
                    <a:ln w="9525">
                      <a:noFill/>
                      <a:miter lim="800000"/>
                      <a:headEnd/>
                      <a:tailEnd/>
                    </a:ln>
                  </pic:spPr>
                </pic:pic>
              </a:graphicData>
            </a:graphic>
          </wp:inline>
        </w:drawing>
      </w:r>
      <w:r>
        <w:rPr/>
        <w:t xml:space="preserve"> with </w:t>
      </w:r>
      <w:del w:id="2828" w:author="S J" w:date="2015-03-29T17:14:00Z">
        <w:r>
          <w:rPr/>
          <w:delText xml:space="preserve">4 </w:delText>
        </w:r>
      </w:del>
      <w:ins w:id="2829" w:author="S J" w:date="2015-03-29T17:14:00Z">
        <w:r>
          <w:rPr/>
          <w:t xml:space="preserve">four </w:t>
        </w:r>
      </w:ins>
      <w:r>
        <w:rPr/>
        <w:t xml:space="preserve">parameters </w:t>
      </w:r>
      <w:r>
        <w:rPr/>
        <w:drawing>
          <wp:inline distT="0" distB="0" distL="0" distR="0">
            <wp:extent cx="516255" cy="127000"/>
            <wp:effectExtent l="0" t="0" r="0" b="0"/>
            <wp:docPr id="1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descr=""/>
                    <pic:cNvPicPr>
                      <a:picLocks noChangeAspect="1" noChangeArrowheads="1"/>
                    </pic:cNvPicPr>
                  </pic:nvPicPr>
                  <pic:blipFill>
                    <a:blip r:embed="rId166"/>
                    <a:stretch>
                      <a:fillRect/>
                    </a:stretch>
                  </pic:blipFill>
                  <pic:spPr bwMode="auto">
                    <a:xfrm>
                      <a:off x="0" y="0"/>
                      <a:ext cx="516255" cy="127000"/>
                    </a:xfrm>
                    <a:prstGeom prst="rect">
                      <a:avLst/>
                    </a:prstGeom>
                    <a:noFill/>
                    <a:ln w="9525">
                      <a:noFill/>
                      <a:miter lim="800000"/>
                      <a:headEnd/>
                      <a:tailEnd/>
                    </a:ln>
                  </pic:spPr>
                </pic:pic>
              </a:graphicData>
            </a:graphic>
          </wp:inline>
        </w:drawing>
      </w:r>
      <w:ins w:id="2830" w:author="S J" w:date="2015-03-29T17:14:00Z">
        <w:r>
          <w:rPr/>
          <w:t>,</w:t>
        </w:r>
      </w:ins>
      <w:r>
        <w:rPr/>
        <w:t xml:space="preserve"> defined as </w:t>
      </w:r>
      <w:r>
        <w:rPr/>
        <w:drawing>
          <wp:inline distT="0" distB="0" distL="0" distR="0">
            <wp:extent cx="2073275" cy="144780"/>
            <wp:effectExtent l="0" t="0" r="0" b="0"/>
            <wp:docPr id="1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descr=""/>
                    <pic:cNvPicPr>
                      <a:picLocks noChangeAspect="1" noChangeArrowheads="1"/>
                    </pic:cNvPicPr>
                  </pic:nvPicPr>
                  <pic:blipFill>
                    <a:blip r:embed="rId167"/>
                    <a:stretch>
                      <a:fillRect/>
                    </a:stretch>
                  </pic:blipFill>
                  <pic:spPr bwMode="auto">
                    <a:xfrm>
                      <a:off x="0" y="0"/>
                      <a:ext cx="2073275" cy="144780"/>
                    </a:xfrm>
                    <a:prstGeom prst="rect">
                      <a:avLst/>
                    </a:prstGeom>
                    <a:noFill/>
                    <a:ln w="9525">
                      <a:noFill/>
                      <a:miter lim="800000"/>
                      <a:headEnd/>
                      <a:tailEnd/>
                    </a:ln>
                  </pic:spPr>
                </pic:pic>
              </a:graphicData>
            </a:graphic>
          </wp:inline>
        </w:drawing>
      </w:r>
      <w:r>
        <w:rPr/>
        <w:t xml:space="preserve"> and named as "SinusCurve". round-mode=figures,round-precision = 4 </w:t>
      </w:r>
      <w:ins w:id="2831" w:author="S J" w:date="2015-03-29T17:15:00Z">
        <w:r>
          <w:rPr/>
          <w:t>.</w:t>
        </w:r>
      </w:ins>
    </w:p>
    <w:p>
      <w:pPr>
        <w:pStyle w:val="Table"/>
        <w:spacing w:lineRule="auto" w:line="360" w:before="240" w:after="0"/>
        <w:rPr>
          <w:rFonts w:eastAsia="Times New Roman"/>
          <w:sz w:val="19"/>
        </w:rPr>
      </w:pPr>
      <w:r>
        <w:rPr>
          <w:rFonts w:eastAsia="Times New Roman"/>
          <w:sz w:val="24"/>
        </w:rPr>
        <w:t xml:space="preserve"> </w:t>
      </w:r>
      <w:r>
        <w:rPr>
          <w:rFonts w:eastAsia="Times New Roman"/>
          <w:sz w:val="19"/>
        </w:rPr>
        <w:t xml:space="preserve"> </w:t>
      </w:r>
    </w:p>
    <w:tbl>
      <w:tblPr>
        <w:jc w:val="left"/>
        <w:tblInd w:w="8" w:type="dxa"/>
        <w:tblBorders>
          <w:top w:val="single" w:sz="6" w:space="0" w:color="000001"/>
          <w:left w:val="single" w:sz="6" w:space="0" w:color="000001"/>
          <w:bottom w:val="single" w:sz="6" w:space="0" w:color="000001"/>
          <w:insideH w:val="single" w:sz="6" w:space="0" w:color="000001"/>
          <w:right w:val="nil"/>
          <w:insideV w:val="nil"/>
        </w:tblBorders>
        <w:tblCellMar>
          <w:top w:w="0" w:type="dxa"/>
          <w:left w:w="-7" w:type="dxa"/>
          <w:bottom w:w="0" w:type="dxa"/>
          <w:right w:w="0" w:type="dxa"/>
        </w:tblCellMar>
      </w:tblPr>
      <w:tblGrid>
        <w:gridCol w:w="939"/>
        <w:gridCol w:w="1683"/>
        <w:gridCol w:w="840"/>
        <w:gridCol w:w="841"/>
        <w:gridCol w:w="840"/>
        <w:gridCol w:w="841"/>
        <w:gridCol w:w="1534"/>
        <w:gridCol w:w="1310"/>
      </w:tblGrid>
      <w:tr>
        <w:trPr>
          <w:cantSplit w:val="false"/>
        </w:trPr>
        <w:tc>
          <w:tcPr>
            <w:tcW w:w="939"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left"/>
              <w:rPr>
                <w:sz w:val="19"/>
              </w:rPr>
            </w:pPr>
            <w:del w:id="2832" w:author="S J" w:date="2015-03-29T17:15:00Z">
              <w:r>
                <w:rPr>
                  <w:rFonts w:eastAsia="Times New Roman" w:cs="Times New Roman"/>
                  <w:sz w:val="19"/>
                </w:rPr>
                <w:delText xml:space="preserve"> </w:delText>
              </w:r>
            </w:del>
            <w:r>
              <w:rPr>
                <w:sz w:val="19"/>
              </w:rPr>
              <w:t>Complexity</w:t>
            </w:r>
          </w:p>
        </w:tc>
        <w:tc>
          <w:tcPr>
            <w:tcW w:w="1683"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Name</w:t>
            </w:r>
          </w:p>
        </w:tc>
        <w:tc>
          <w:tcPr>
            <w:tcW w:w="840"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T1</w:t>
            </w:r>
            <w:r>
              <w:rPr>
                <w:sz w:val="19"/>
              </w:rPr>
              <w:drawing>
                <wp:inline distT="0" distB="0" distL="0" distR="0">
                  <wp:extent cx="90805" cy="99060"/>
                  <wp:effectExtent l="0" t="0" r="0" b="0"/>
                  <wp:docPr id="1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descr=""/>
                          <pic:cNvPicPr>
                            <a:picLocks noChangeAspect="1" noChangeArrowheads="1"/>
                          </pic:cNvPicPr>
                        </pic:nvPicPr>
                        <pic:blipFill>
                          <a:blip r:embed="rId168"/>
                          <a:stretch>
                            <a:fillRect/>
                          </a:stretch>
                        </pic:blipFill>
                        <pic:spPr bwMode="auto">
                          <a:xfrm>
                            <a:off x="0" y="0"/>
                            <a:ext cx="90805" cy="99060"/>
                          </a:xfrm>
                          <a:prstGeom prst="rect">
                            <a:avLst/>
                          </a:prstGeom>
                          <a:noFill/>
                          <a:ln w="9525">
                            <a:noFill/>
                            <a:miter lim="800000"/>
                            <a:headEnd/>
                            <a:tailEnd/>
                          </a:ln>
                        </pic:spPr>
                      </pic:pic>
                    </a:graphicData>
                  </a:graphic>
                </wp:inline>
              </w:drawing>
            </w:r>
          </w:p>
        </w:tc>
        <w:tc>
          <w:tcPr>
            <w:tcW w:w="841"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T2</w:t>
            </w:r>
            <w:r>
              <w:rPr>
                <w:sz w:val="19"/>
              </w:rPr>
              <w:drawing>
                <wp:inline distT="0" distB="0" distL="0" distR="0">
                  <wp:extent cx="90805" cy="99060"/>
                  <wp:effectExtent l="0" t="0" r="0" b="0"/>
                  <wp:docPr id="16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descr=""/>
                          <pic:cNvPicPr>
                            <a:picLocks noChangeAspect="1" noChangeArrowheads="1"/>
                          </pic:cNvPicPr>
                        </pic:nvPicPr>
                        <pic:blipFill>
                          <a:blip r:embed="rId169"/>
                          <a:stretch>
                            <a:fillRect/>
                          </a:stretch>
                        </pic:blipFill>
                        <pic:spPr bwMode="auto">
                          <a:xfrm>
                            <a:off x="0" y="0"/>
                            <a:ext cx="90805" cy="99060"/>
                          </a:xfrm>
                          <a:prstGeom prst="rect">
                            <a:avLst/>
                          </a:prstGeom>
                          <a:noFill/>
                          <a:ln w="9525">
                            <a:noFill/>
                            <a:miter lim="800000"/>
                            <a:headEnd/>
                            <a:tailEnd/>
                          </a:ln>
                        </pic:spPr>
                      </pic:pic>
                    </a:graphicData>
                  </a:graphic>
                </wp:inline>
              </w:drawing>
            </w:r>
          </w:p>
        </w:tc>
        <w:tc>
          <w:tcPr>
            <w:tcW w:w="840"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T3</w:t>
            </w:r>
            <w:r>
              <w:rPr>
                <w:sz w:val="19"/>
              </w:rPr>
              <w:drawing>
                <wp:inline distT="0" distB="0" distL="0" distR="0">
                  <wp:extent cx="90805" cy="99060"/>
                  <wp:effectExtent l="0" t="0" r="0" b="0"/>
                  <wp:docPr id="16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descr=""/>
                          <pic:cNvPicPr>
                            <a:picLocks noChangeAspect="1" noChangeArrowheads="1"/>
                          </pic:cNvPicPr>
                        </pic:nvPicPr>
                        <pic:blipFill>
                          <a:blip r:embed="rId170"/>
                          <a:stretch>
                            <a:fillRect/>
                          </a:stretch>
                        </pic:blipFill>
                        <pic:spPr bwMode="auto">
                          <a:xfrm>
                            <a:off x="0" y="0"/>
                            <a:ext cx="90805" cy="99060"/>
                          </a:xfrm>
                          <a:prstGeom prst="rect">
                            <a:avLst/>
                          </a:prstGeom>
                          <a:noFill/>
                          <a:ln w="9525">
                            <a:noFill/>
                            <a:miter lim="800000"/>
                            <a:headEnd/>
                            <a:tailEnd/>
                          </a:ln>
                        </pic:spPr>
                      </pic:pic>
                    </a:graphicData>
                  </a:graphic>
                </wp:inline>
              </w:drawing>
            </w:r>
          </w:p>
        </w:tc>
        <w:tc>
          <w:tcPr>
            <w:tcW w:w="841"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T4</w:t>
            </w:r>
            <w:r>
              <w:rPr>
                <w:sz w:val="19"/>
              </w:rPr>
              <w:drawing>
                <wp:inline distT="0" distB="0" distL="0" distR="0">
                  <wp:extent cx="90805" cy="99060"/>
                  <wp:effectExtent l="0" t="0" r="0" b="0"/>
                  <wp:docPr id="16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descr=""/>
                          <pic:cNvPicPr>
                            <a:picLocks noChangeAspect="1" noChangeArrowheads="1"/>
                          </pic:cNvPicPr>
                        </pic:nvPicPr>
                        <pic:blipFill>
                          <a:blip r:embed="rId171"/>
                          <a:stretch>
                            <a:fillRect/>
                          </a:stretch>
                        </pic:blipFill>
                        <pic:spPr bwMode="auto">
                          <a:xfrm>
                            <a:off x="0" y="0"/>
                            <a:ext cx="90805" cy="99060"/>
                          </a:xfrm>
                          <a:prstGeom prst="rect">
                            <a:avLst/>
                          </a:prstGeom>
                          <a:noFill/>
                          <a:ln w="9525">
                            <a:noFill/>
                            <a:miter lim="800000"/>
                            <a:headEnd/>
                            <a:tailEnd/>
                          </a:ln>
                        </pic:spPr>
                      </pic:pic>
                    </a:graphicData>
                  </a:graphic>
                </wp:inline>
              </w:drawing>
            </w:r>
          </w:p>
        </w:tc>
        <w:tc>
          <w:tcPr>
            <w:tcW w:w="1534"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90805" cy="72390"/>
                  <wp:effectExtent l="0" t="0" r="0" b="0"/>
                  <wp:docPr id="16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descr=""/>
                          <pic:cNvPicPr>
                            <a:picLocks noChangeAspect="1" noChangeArrowheads="1"/>
                          </pic:cNvPicPr>
                        </pic:nvPicPr>
                        <pic:blipFill>
                          <a:blip r:embed="rId172"/>
                          <a:stretch>
                            <a:fillRect/>
                          </a:stretch>
                        </pic:blipFill>
                        <pic:spPr bwMode="auto">
                          <a:xfrm>
                            <a:off x="0" y="0"/>
                            <a:ext cx="90805" cy="72390"/>
                          </a:xfrm>
                          <a:prstGeom prst="rect">
                            <a:avLst/>
                          </a:prstGeom>
                          <a:noFill/>
                          <a:ln w="9525">
                            <a:noFill/>
                            <a:miter lim="800000"/>
                            <a:headEnd/>
                            <a:tailEnd/>
                          </a:ln>
                        </pic:spPr>
                      </pic:pic>
                    </a:graphicData>
                  </a:graphic>
                </wp:inline>
              </w:drawing>
            </w:r>
          </w:p>
        </w:tc>
        <w:tc>
          <w:tcPr>
            <w:tcW w:w="1310"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right"/>
              <w:rPr/>
            </w:pPr>
            <w:r>
              <w:rPr/>
              <w:drawing>
                <wp:inline distT="0" distB="0" distL="0" distR="0">
                  <wp:extent cx="63500" cy="108585"/>
                  <wp:effectExtent l="0" t="0" r="0" b="0"/>
                  <wp:docPr id="16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descr=""/>
                          <pic:cNvPicPr>
                            <a:picLocks noChangeAspect="1" noChangeArrowheads="1"/>
                          </pic:cNvPicPr>
                        </pic:nvPicPr>
                        <pic:blipFill>
                          <a:blip r:embed="rId173"/>
                          <a:stretch>
                            <a:fillRect/>
                          </a:stretch>
                        </pic:blipFill>
                        <pic:spPr bwMode="auto">
                          <a:xfrm>
                            <a:off x="0" y="0"/>
                            <a:ext cx="63500" cy="108585"/>
                          </a:xfrm>
                          <a:prstGeom prst="rect">
                            <a:avLst/>
                          </a:prstGeom>
                          <a:noFill/>
                          <a:ln w="9525">
                            <a:noFill/>
                            <a:miter lim="800000"/>
                            <a:headEnd/>
                            <a:tailEnd/>
                          </a:ln>
                        </pic:spPr>
                      </pic:pic>
                    </a:graphicData>
                  </a:graphic>
                </wp:inline>
              </w:drawing>
            </w:r>
          </w:p>
        </w:tc>
      </w:tr>
      <w:tr>
        <w:trPr>
          <w:cantSplit w:val="false"/>
        </w:trPr>
        <w:tc>
          <w:tcPr>
            <w:tcW w:w="939" w:type="dxa"/>
            <w:tcBorders>
              <w:top w:val="nil"/>
              <w:left w:val="single" w:sz="6" w:space="0" w:color="000001"/>
              <w:bottom w:val="nil"/>
              <w:insideH w:val="nil"/>
              <w:right w:val="nil"/>
              <w:insideV w:val="nil"/>
            </w:tcBorders>
            <w:shd w:fill="FFFFFF" w:val="clear"/>
            <w:tcMar>
              <w:left w:w="-7" w:type="dxa"/>
            </w:tcMar>
          </w:tcPr>
          <w:p>
            <w:pPr>
              <w:pStyle w:val="Normal"/>
              <w:jc w:val="left"/>
              <w:rPr>
                <w:sz w:val="19"/>
              </w:rPr>
            </w:pPr>
            <w:del w:id="2833" w:author="S J" w:date="2015-03-29T17:14:00Z">
              <w:r>
                <w:rPr>
                  <w:rFonts w:eastAsia="Times New Roman" w:cs="Times New Roman"/>
                  <w:sz w:val="19"/>
                </w:rPr>
                <w:delText xml:space="preserve"> </w:delText>
              </w:r>
            </w:del>
            <w:r>
              <w:rPr>
                <w:sz w:val="19"/>
              </w:rPr>
              <w:t>High</w:t>
            </w:r>
          </w:p>
        </w:tc>
        <w:tc>
          <w:tcPr>
            <w:tcW w:w="1683" w:type="dxa"/>
            <w:tcBorders>
              <w:top w:val="nil"/>
              <w:left w:val="single" w:sz="6" w:space="0" w:color="000001"/>
              <w:bottom w:val="nil"/>
              <w:insideH w:val="nil"/>
              <w:right w:val="nil"/>
              <w:insideV w:val="nil"/>
            </w:tcBorders>
            <w:shd w:fill="FFFFFF" w:val="clear"/>
            <w:tcMar>
              <w:left w:w="-7" w:type="dxa"/>
            </w:tcMar>
          </w:tcPr>
          <w:p>
            <w:pPr>
              <w:pStyle w:val="Normal"/>
              <w:jc w:val="right"/>
              <w:rPr>
                <w:sz w:val="19"/>
              </w:rPr>
            </w:pPr>
            <w:r>
              <w:rPr>
                <w:sz w:val="19"/>
              </w:rPr>
              <w:t>HumMod [</w:t>
            </w:r>
            <w:r>
              <w:rPr>
                <w:sz w:val="19"/>
              </w:rPr>
              <w:fldChar w:fldCharType="begin"/>
            </w:r>
            <w:r>
              <w:instrText> REF BIB_Kofranek2011hummod \h </w:instrText>
            </w:r>
            <w:r>
              <w:fldChar w:fldCharType="separate"/>
            </w:r>
            <w:r>
              <w:t>139</w:t>
            </w:r>
            <w:r>
              <w:fldChar w:fldCharType="end"/>
            </w:r>
            <w:r>
              <w:rPr>
                <w:sz w:val="19"/>
              </w:rPr>
              <w:t>]</w:t>
            </w:r>
          </w:p>
        </w:tc>
        <w:tc>
          <w:tcPr>
            <w:tcW w:w="840"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298450" cy="108585"/>
                  <wp:effectExtent l="0" t="0" r="0" b="0"/>
                  <wp:docPr id="16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descr=""/>
                          <pic:cNvPicPr>
                            <a:picLocks noChangeAspect="1" noChangeArrowheads="1"/>
                          </pic:cNvPicPr>
                        </pic:nvPicPr>
                        <pic:blipFill>
                          <a:blip r:embed="rId174"/>
                          <a:stretch>
                            <a:fillRect/>
                          </a:stretch>
                        </pic:blipFill>
                        <pic:spPr bwMode="auto">
                          <a:xfrm>
                            <a:off x="0" y="0"/>
                            <a:ext cx="298450" cy="108585"/>
                          </a:xfrm>
                          <a:prstGeom prst="rect">
                            <a:avLst/>
                          </a:prstGeom>
                          <a:noFill/>
                          <a:ln w="9525">
                            <a:noFill/>
                            <a:miter lim="800000"/>
                            <a:headEnd/>
                            <a:tailEnd/>
                          </a:ln>
                        </pic:spPr>
                      </pic:pic>
                    </a:graphicData>
                  </a:graphic>
                </wp:inline>
              </w:drawing>
            </w:r>
          </w:p>
        </w:tc>
        <w:tc>
          <w:tcPr>
            <w:tcW w:w="841"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298450" cy="108585"/>
                  <wp:effectExtent l="0" t="0" r="0" b="0"/>
                  <wp:docPr id="16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descr=""/>
                          <pic:cNvPicPr>
                            <a:picLocks noChangeAspect="1" noChangeArrowheads="1"/>
                          </pic:cNvPicPr>
                        </pic:nvPicPr>
                        <pic:blipFill>
                          <a:blip r:embed="rId175"/>
                          <a:stretch>
                            <a:fillRect/>
                          </a:stretch>
                        </pic:blipFill>
                        <pic:spPr bwMode="auto">
                          <a:xfrm>
                            <a:off x="0" y="0"/>
                            <a:ext cx="298450" cy="108585"/>
                          </a:xfrm>
                          <a:prstGeom prst="rect">
                            <a:avLst/>
                          </a:prstGeom>
                          <a:noFill/>
                          <a:ln w="9525">
                            <a:noFill/>
                            <a:miter lim="800000"/>
                            <a:headEnd/>
                            <a:tailEnd/>
                          </a:ln>
                        </pic:spPr>
                      </pic:pic>
                    </a:graphicData>
                  </a:graphic>
                </wp:inline>
              </w:drawing>
            </w:r>
          </w:p>
        </w:tc>
        <w:tc>
          <w:tcPr>
            <w:tcW w:w="840"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298450" cy="108585"/>
                  <wp:effectExtent l="0" t="0" r="0" b="0"/>
                  <wp:docPr id="17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descr=""/>
                          <pic:cNvPicPr>
                            <a:picLocks noChangeAspect="1" noChangeArrowheads="1"/>
                          </pic:cNvPicPr>
                        </pic:nvPicPr>
                        <pic:blipFill>
                          <a:blip r:embed="rId176"/>
                          <a:stretch>
                            <a:fillRect/>
                          </a:stretch>
                        </pic:blipFill>
                        <pic:spPr bwMode="auto">
                          <a:xfrm>
                            <a:off x="0" y="0"/>
                            <a:ext cx="298450" cy="108585"/>
                          </a:xfrm>
                          <a:prstGeom prst="rect">
                            <a:avLst/>
                          </a:prstGeom>
                          <a:noFill/>
                          <a:ln w="9525">
                            <a:noFill/>
                            <a:miter lim="800000"/>
                            <a:headEnd/>
                            <a:tailEnd/>
                          </a:ln>
                        </pic:spPr>
                      </pic:pic>
                    </a:graphicData>
                  </a:graphic>
                </wp:inline>
              </w:drawing>
            </w:r>
          </w:p>
        </w:tc>
        <w:tc>
          <w:tcPr>
            <w:tcW w:w="841"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298450" cy="108585"/>
                  <wp:effectExtent l="0" t="0" r="0" b="0"/>
                  <wp:docPr id="17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descr=""/>
                          <pic:cNvPicPr>
                            <a:picLocks noChangeAspect="1" noChangeArrowheads="1"/>
                          </pic:cNvPicPr>
                        </pic:nvPicPr>
                        <pic:blipFill>
                          <a:blip r:embed="rId177"/>
                          <a:stretch>
                            <a:fillRect/>
                          </a:stretch>
                        </pic:blipFill>
                        <pic:spPr bwMode="auto">
                          <a:xfrm>
                            <a:off x="0" y="0"/>
                            <a:ext cx="298450" cy="108585"/>
                          </a:xfrm>
                          <a:prstGeom prst="rect">
                            <a:avLst/>
                          </a:prstGeom>
                          <a:noFill/>
                          <a:ln w="9525">
                            <a:noFill/>
                            <a:miter lim="800000"/>
                            <a:headEnd/>
                            <a:tailEnd/>
                          </a:ln>
                        </pic:spPr>
                      </pic:pic>
                    </a:graphicData>
                  </a:graphic>
                </wp:inline>
              </w:drawing>
            </w:r>
          </w:p>
        </w:tc>
        <w:tc>
          <w:tcPr>
            <w:tcW w:w="1534"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1737995" cy="135890"/>
                  <wp:effectExtent l="0" t="0" r="0" b="0"/>
                  <wp:docPr id="17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descr=""/>
                          <pic:cNvPicPr>
                            <a:picLocks noChangeAspect="1" noChangeArrowheads="1"/>
                          </pic:cNvPicPr>
                        </pic:nvPicPr>
                        <pic:blipFill>
                          <a:blip r:embed="rId178"/>
                          <a:stretch>
                            <a:fillRect/>
                          </a:stretch>
                        </pic:blipFill>
                        <pic:spPr bwMode="auto">
                          <a:xfrm>
                            <a:off x="0" y="0"/>
                            <a:ext cx="1737995" cy="135890"/>
                          </a:xfrm>
                          <a:prstGeom prst="rect">
                            <a:avLst/>
                          </a:prstGeom>
                          <a:noFill/>
                          <a:ln w="9525">
                            <a:noFill/>
                            <a:miter lim="800000"/>
                            <a:headEnd/>
                            <a:tailEnd/>
                          </a:ln>
                        </pic:spPr>
                      </pic:pic>
                    </a:graphicData>
                  </a:graphic>
                </wp:inline>
              </w:drawing>
            </w:r>
          </w:p>
        </w:tc>
        <w:tc>
          <w:tcPr>
            <w:tcW w:w="1310" w:type="dxa"/>
            <w:tcBorders>
              <w:top w:val="nil"/>
              <w:left w:val="single" w:sz="6" w:space="0" w:color="000001"/>
              <w:bottom w:val="nil"/>
              <w:insideH w:val="nil"/>
              <w:right w:val="single" w:sz="6" w:space="0" w:color="000001"/>
              <w:insideV w:val="single" w:sz="6" w:space="0" w:color="000001"/>
            </w:tcBorders>
            <w:shd w:fill="FFFFFF" w:val="clear"/>
            <w:tcMar>
              <w:left w:w="-7" w:type="dxa"/>
            </w:tcMar>
          </w:tcPr>
          <w:p>
            <w:pPr>
              <w:pStyle w:val="Normal"/>
              <w:jc w:val="right"/>
              <w:rPr/>
            </w:pPr>
            <w:r>
              <w:rPr/>
              <w:drawing>
                <wp:inline distT="0" distB="0" distL="0" distR="0">
                  <wp:extent cx="1258570" cy="108585"/>
                  <wp:effectExtent l="0" t="0" r="0" b="0"/>
                  <wp:docPr id="17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descr=""/>
                          <pic:cNvPicPr>
                            <a:picLocks noChangeAspect="1" noChangeArrowheads="1"/>
                          </pic:cNvPicPr>
                        </pic:nvPicPr>
                        <pic:blipFill>
                          <a:blip r:embed="rId179"/>
                          <a:stretch>
                            <a:fillRect/>
                          </a:stretch>
                        </pic:blipFill>
                        <pic:spPr bwMode="auto">
                          <a:xfrm>
                            <a:off x="0" y="0"/>
                            <a:ext cx="1258570" cy="108585"/>
                          </a:xfrm>
                          <a:prstGeom prst="rect">
                            <a:avLst/>
                          </a:prstGeom>
                          <a:noFill/>
                          <a:ln w="9525">
                            <a:noFill/>
                            <a:miter lim="800000"/>
                            <a:headEnd/>
                            <a:tailEnd/>
                          </a:ln>
                        </pic:spPr>
                      </pic:pic>
                    </a:graphicData>
                  </a:graphic>
                </wp:inline>
              </w:drawing>
            </w:r>
          </w:p>
        </w:tc>
      </w:tr>
      <w:tr>
        <w:trPr>
          <w:cantSplit w:val="false"/>
        </w:trPr>
        <w:tc>
          <w:tcPr>
            <w:tcW w:w="939" w:type="dxa"/>
            <w:tcBorders>
              <w:top w:val="nil"/>
              <w:left w:val="single" w:sz="6" w:space="0" w:color="000001"/>
              <w:bottom w:val="nil"/>
              <w:insideH w:val="nil"/>
              <w:right w:val="nil"/>
              <w:insideV w:val="nil"/>
            </w:tcBorders>
            <w:shd w:fill="FFFFFF" w:val="clear"/>
            <w:tcMar>
              <w:left w:w="-7" w:type="dxa"/>
            </w:tcMar>
          </w:tcPr>
          <w:p>
            <w:pPr>
              <w:pStyle w:val="Normal"/>
              <w:jc w:val="left"/>
              <w:rPr>
                <w:sz w:val="19"/>
              </w:rPr>
            </w:pPr>
            <w:r>
              <w:rPr>
                <w:sz w:val="19"/>
              </w:rPr>
              <w:t>Medium</w:t>
            </w:r>
          </w:p>
        </w:tc>
        <w:tc>
          <w:tcPr>
            <w:tcW w:w="1683" w:type="dxa"/>
            <w:tcBorders>
              <w:top w:val="nil"/>
              <w:left w:val="single" w:sz="6" w:space="0" w:color="000001"/>
              <w:bottom w:val="nil"/>
              <w:insideH w:val="nil"/>
              <w:right w:val="nil"/>
              <w:insideV w:val="nil"/>
            </w:tcBorders>
            <w:shd w:fill="FFFFFF" w:val="clear"/>
            <w:tcMar>
              <w:left w:w="-7" w:type="dxa"/>
            </w:tcMar>
          </w:tcPr>
          <w:p>
            <w:pPr>
              <w:pStyle w:val="Normal"/>
              <w:jc w:val="right"/>
              <w:rPr>
                <w:sz w:val="19"/>
              </w:rPr>
            </w:pPr>
            <w:r>
              <w:rPr>
                <w:sz w:val="19"/>
              </w:rPr>
              <w:t>Meurs2011[</w:t>
            </w:r>
            <w:r>
              <w:rPr>
                <w:sz w:val="19"/>
              </w:rPr>
              <w:fldChar w:fldCharType="begin"/>
            </w:r>
            <w:r>
              <w:instrText> REF BIB_Meurs2011 \h </w:instrText>
            </w:r>
            <w:r>
              <w:fldChar w:fldCharType="separate"/>
            </w:r>
            <w:r>
              <w:t>159</w:t>
            </w:r>
            <w:r>
              <w:fldChar w:fldCharType="end"/>
            </w:r>
            <w:r>
              <w:rPr>
                <w:sz w:val="19"/>
              </w:rPr>
              <w:t>]</w:t>
            </w:r>
          </w:p>
        </w:tc>
        <w:tc>
          <w:tcPr>
            <w:tcW w:w="840"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488950" cy="108585"/>
                  <wp:effectExtent l="0" t="0" r="0" b="0"/>
                  <wp:docPr id="17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descr=""/>
                          <pic:cNvPicPr>
                            <a:picLocks noChangeAspect="1" noChangeArrowheads="1"/>
                          </pic:cNvPicPr>
                        </pic:nvPicPr>
                        <pic:blipFill>
                          <a:blip r:embed="rId180"/>
                          <a:stretch>
                            <a:fillRect/>
                          </a:stretch>
                        </pic:blipFill>
                        <pic:spPr bwMode="auto">
                          <a:xfrm>
                            <a:off x="0" y="0"/>
                            <a:ext cx="488950" cy="108585"/>
                          </a:xfrm>
                          <a:prstGeom prst="rect">
                            <a:avLst/>
                          </a:prstGeom>
                          <a:noFill/>
                          <a:ln w="9525">
                            <a:noFill/>
                            <a:miter lim="800000"/>
                            <a:headEnd/>
                            <a:tailEnd/>
                          </a:ln>
                        </pic:spPr>
                      </pic:pic>
                    </a:graphicData>
                  </a:graphic>
                </wp:inline>
              </w:drawing>
            </w:r>
          </w:p>
        </w:tc>
        <w:tc>
          <w:tcPr>
            <w:tcW w:w="841"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488950" cy="108585"/>
                  <wp:effectExtent l="0" t="0" r="0" b="0"/>
                  <wp:docPr id="17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descr=""/>
                          <pic:cNvPicPr>
                            <a:picLocks noChangeAspect="1" noChangeArrowheads="1"/>
                          </pic:cNvPicPr>
                        </pic:nvPicPr>
                        <pic:blipFill>
                          <a:blip r:embed="rId181"/>
                          <a:stretch>
                            <a:fillRect/>
                          </a:stretch>
                        </pic:blipFill>
                        <pic:spPr bwMode="auto">
                          <a:xfrm>
                            <a:off x="0" y="0"/>
                            <a:ext cx="488950" cy="108585"/>
                          </a:xfrm>
                          <a:prstGeom prst="rect">
                            <a:avLst/>
                          </a:prstGeom>
                          <a:noFill/>
                          <a:ln w="9525">
                            <a:noFill/>
                            <a:miter lim="800000"/>
                            <a:headEnd/>
                            <a:tailEnd/>
                          </a:ln>
                        </pic:spPr>
                      </pic:pic>
                    </a:graphicData>
                  </a:graphic>
                </wp:inline>
              </w:drawing>
            </w:r>
          </w:p>
        </w:tc>
        <w:tc>
          <w:tcPr>
            <w:tcW w:w="840"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488950" cy="108585"/>
                  <wp:effectExtent l="0" t="0" r="0" b="0"/>
                  <wp:docPr id="17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descr=""/>
                          <pic:cNvPicPr>
                            <a:picLocks noChangeAspect="1" noChangeArrowheads="1"/>
                          </pic:cNvPicPr>
                        </pic:nvPicPr>
                        <pic:blipFill>
                          <a:blip r:embed="rId182"/>
                          <a:stretch>
                            <a:fillRect/>
                          </a:stretch>
                        </pic:blipFill>
                        <pic:spPr bwMode="auto">
                          <a:xfrm>
                            <a:off x="0" y="0"/>
                            <a:ext cx="488950" cy="108585"/>
                          </a:xfrm>
                          <a:prstGeom prst="rect">
                            <a:avLst/>
                          </a:prstGeom>
                          <a:noFill/>
                          <a:ln w="9525">
                            <a:noFill/>
                            <a:miter lim="800000"/>
                            <a:headEnd/>
                            <a:tailEnd/>
                          </a:ln>
                        </pic:spPr>
                      </pic:pic>
                    </a:graphicData>
                  </a:graphic>
                </wp:inline>
              </w:drawing>
            </w:r>
          </w:p>
        </w:tc>
        <w:tc>
          <w:tcPr>
            <w:tcW w:w="841"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488950" cy="108585"/>
                  <wp:effectExtent l="0" t="0" r="0" b="0"/>
                  <wp:docPr id="17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descr=""/>
                          <pic:cNvPicPr>
                            <a:picLocks noChangeAspect="1" noChangeArrowheads="1"/>
                          </pic:cNvPicPr>
                        </pic:nvPicPr>
                        <pic:blipFill>
                          <a:blip r:embed="rId183"/>
                          <a:stretch>
                            <a:fillRect/>
                          </a:stretch>
                        </pic:blipFill>
                        <pic:spPr bwMode="auto">
                          <a:xfrm>
                            <a:off x="0" y="0"/>
                            <a:ext cx="488950" cy="108585"/>
                          </a:xfrm>
                          <a:prstGeom prst="rect">
                            <a:avLst/>
                          </a:prstGeom>
                          <a:noFill/>
                          <a:ln w="9525">
                            <a:noFill/>
                            <a:miter lim="800000"/>
                            <a:headEnd/>
                            <a:tailEnd/>
                          </a:ln>
                        </pic:spPr>
                      </pic:pic>
                    </a:graphicData>
                  </a:graphic>
                </wp:inline>
              </w:drawing>
            </w:r>
          </w:p>
        </w:tc>
        <w:tc>
          <w:tcPr>
            <w:tcW w:w="1534"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932815" cy="108585"/>
                  <wp:effectExtent l="0" t="0" r="0" b="0"/>
                  <wp:docPr id="17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descr=""/>
                          <pic:cNvPicPr>
                            <a:picLocks noChangeAspect="1" noChangeArrowheads="1"/>
                          </pic:cNvPicPr>
                        </pic:nvPicPr>
                        <pic:blipFill>
                          <a:blip r:embed="rId184"/>
                          <a:stretch>
                            <a:fillRect/>
                          </a:stretch>
                        </pic:blipFill>
                        <pic:spPr bwMode="auto">
                          <a:xfrm>
                            <a:off x="0" y="0"/>
                            <a:ext cx="932815" cy="108585"/>
                          </a:xfrm>
                          <a:prstGeom prst="rect">
                            <a:avLst/>
                          </a:prstGeom>
                          <a:noFill/>
                          <a:ln w="9525">
                            <a:noFill/>
                            <a:miter lim="800000"/>
                            <a:headEnd/>
                            <a:tailEnd/>
                          </a:ln>
                        </pic:spPr>
                      </pic:pic>
                    </a:graphicData>
                  </a:graphic>
                </wp:inline>
              </w:drawing>
            </w:r>
          </w:p>
        </w:tc>
        <w:tc>
          <w:tcPr>
            <w:tcW w:w="1310" w:type="dxa"/>
            <w:tcBorders>
              <w:top w:val="nil"/>
              <w:left w:val="single" w:sz="6" w:space="0" w:color="000001"/>
              <w:bottom w:val="nil"/>
              <w:insideH w:val="nil"/>
              <w:right w:val="single" w:sz="6" w:space="0" w:color="000001"/>
              <w:insideV w:val="single" w:sz="6" w:space="0" w:color="000001"/>
            </w:tcBorders>
            <w:shd w:fill="FFFFFF" w:val="clear"/>
            <w:tcMar>
              <w:left w:w="-7" w:type="dxa"/>
            </w:tcMar>
          </w:tcPr>
          <w:p>
            <w:pPr>
              <w:pStyle w:val="Normal"/>
              <w:jc w:val="right"/>
              <w:rPr/>
            </w:pPr>
            <w:r>
              <w:rPr/>
              <w:drawing>
                <wp:inline distT="0" distB="0" distL="0" distR="0">
                  <wp:extent cx="1176655" cy="108585"/>
                  <wp:effectExtent l="0" t="0" r="0" b="0"/>
                  <wp:docPr id="17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descr=""/>
                          <pic:cNvPicPr>
                            <a:picLocks noChangeAspect="1" noChangeArrowheads="1"/>
                          </pic:cNvPicPr>
                        </pic:nvPicPr>
                        <pic:blipFill>
                          <a:blip r:embed="rId185"/>
                          <a:stretch>
                            <a:fillRect/>
                          </a:stretch>
                        </pic:blipFill>
                        <pic:spPr bwMode="auto">
                          <a:xfrm>
                            <a:off x="0" y="0"/>
                            <a:ext cx="1176655" cy="108585"/>
                          </a:xfrm>
                          <a:prstGeom prst="rect">
                            <a:avLst/>
                          </a:prstGeom>
                          <a:noFill/>
                          <a:ln w="9525">
                            <a:noFill/>
                            <a:miter lim="800000"/>
                            <a:headEnd/>
                            <a:tailEnd/>
                          </a:ln>
                        </pic:spPr>
                      </pic:pic>
                    </a:graphicData>
                  </a:graphic>
                </wp:inline>
              </w:drawing>
            </w:r>
          </w:p>
        </w:tc>
      </w:tr>
      <w:tr>
        <w:trPr>
          <w:cantSplit w:val="false"/>
        </w:trPr>
        <w:tc>
          <w:tcPr>
            <w:tcW w:w="939" w:type="dxa"/>
            <w:tcBorders>
              <w:top w:val="nil"/>
              <w:left w:val="single" w:sz="6" w:space="0" w:color="000001"/>
              <w:bottom w:val="nil"/>
              <w:insideH w:val="nil"/>
              <w:right w:val="nil"/>
              <w:insideV w:val="nil"/>
            </w:tcBorders>
            <w:shd w:fill="FFFFFF" w:val="clear"/>
            <w:tcMar>
              <w:left w:w="-7" w:type="dxa"/>
            </w:tcMar>
          </w:tcPr>
          <w:p>
            <w:pPr>
              <w:pStyle w:val="Normal"/>
              <w:jc w:val="left"/>
              <w:rPr>
                <w:sz w:val="19"/>
              </w:rPr>
            </w:pPr>
            <w:r>
              <w:rPr>
                <w:sz w:val="19"/>
              </w:rPr>
              <w:t>Low</w:t>
            </w:r>
          </w:p>
        </w:tc>
        <w:tc>
          <w:tcPr>
            <w:tcW w:w="1683" w:type="dxa"/>
            <w:tcBorders>
              <w:top w:val="nil"/>
              <w:left w:val="single" w:sz="6" w:space="0" w:color="000001"/>
              <w:bottom w:val="nil"/>
              <w:insideH w:val="nil"/>
              <w:right w:val="nil"/>
              <w:insideV w:val="nil"/>
            </w:tcBorders>
            <w:shd w:fill="FFFFFF" w:val="clear"/>
            <w:tcMar>
              <w:left w:w="-7" w:type="dxa"/>
            </w:tcMar>
          </w:tcPr>
          <w:p>
            <w:pPr>
              <w:pStyle w:val="Normal"/>
              <w:jc w:val="right"/>
              <w:rPr>
                <w:sz w:val="19"/>
              </w:rPr>
            </w:pPr>
            <w:r>
              <w:rPr>
                <w:sz w:val="19"/>
              </w:rPr>
              <w:t>Matejak2014[</w:t>
            </w:r>
            <w:r>
              <w:rPr>
                <w:sz w:val="19"/>
              </w:rPr>
              <w:fldChar w:fldCharType="begin"/>
            </w:r>
            <w:r>
              <w:instrText> REF BIB_Matejak2014sj \h </w:instrText>
            </w:r>
            <w:r>
              <w:fldChar w:fldCharType="separate"/>
            </w:r>
            <w:r>
              <w:t>7</w:t>
            </w:r>
            <w:r>
              <w:fldChar w:fldCharType="end"/>
            </w:r>
            <w:r>
              <w:rPr>
                <w:sz w:val="19"/>
              </w:rPr>
              <w:t>]</w:t>
            </w:r>
          </w:p>
        </w:tc>
        <w:tc>
          <w:tcPr>
            <w:tcW w:w="840"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397510" cy="108585"/>
                  <wp:effectExtent l="0" t="0" r="0" b="0"/>
                  <wp:docPr id="18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descr=""/>
                          <pic:cNvPicPr>
                            <a:picLocks noChangeAspect="1" noChangeArrowheads="1"/>
                          </pic:cNvPicPr>
                        </pic:nvPicPr>
                        <pic:blipFill>
                          <a:blip r:embed="rId186"/>
                          <a:stretch>
                            <a:fillRect/>
                          </a:stretch>
                        </pic:blipFill>
                        <pic:spPr bwMode="auto">
                          <a:xfrm>
                            <a:off x="0" y="0"/>
                            <a:ext cx="397510" cy="108585"/>
                          </a:xfrm>
                          <a:prstGeom prst="rect">
                            <a:avLst/>
                          </a:prstGeom>
                          <a:noFill/>
                          <a:ln w="9525">
                            <a:noFill/>
                            <a:miter lim="800000"/>
                            <a:headEnd/>
                            <a:tailEnd/>
                          </a:ln>
                        </pic:spPr>
                      </pic:pic>
                    </a:graphicData>
                  </a:graphic>
                </wp:inline>
              </w:drawing>
            </w:r>
          </w:p>
        </w:tc>
        <w:tc>
          <w:tcPr>
            <w:tcW w:w="841"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397510" cy="108585"/>
                  <wp:effectExtent l="0" t="0" r="0" b="0"/>
                  <wp:docPr id="18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descr=""/>
                          <pic:cNvPicPr>
                            <a:picLocks noChangeAspect="1" noChangeArrowheads="1"/>
                          </pic:cNvPicPr>
                        </pic:nvPicPr>
                        <pic:blipFill>
                          <a:blip r:embed="rId187"/>
                          <a:stretch>
                            <a:fillRect/>
                          </a:stretch>
                        </pic:blipFill>
                        <pic:spPr bwMode="auto">
                          <a:xfrm>
                            <a:off x="0" y="0"/>
                            <a:ext cx="397510" cy="108585"/>
                          </a:xfrm>
                          <a:prstGeom prst="rect">
                            <a:avLst/>
                          </a:prstGeom>
                          <a:noFill/>
                          <a:ln w="9525">
                            <a:noFill/>
                            <a:miter lim="800000"/>
                            <a:headEnd/>
                            <a:tailEnd/>
                          </a:ln>
                        </pic:spPr>
                      </pic:pic>
                    </a:graphicData>
                  </a:graphic>
                </wp:inline>
              </w:drawing>
            </w:r>
          </w:p>
        </w:tc>
        <w:tc>
          <w:tcPr>
            <w:tcW w:w="840"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316865" cy="108585"/>
                  <wp:effectExtent l="0" t="0" r="0" b="0"/>
                  <wp:docPr id="18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descr=""/>
                          <pic:cNvPicPr>
                            <a:picLocks noChangeAspect="1" noChangeArrowheads="1"/>
                          </pic:cNvPicPr>
                        </pic:nvPicPr>
                        <pic:blipFill>
                          <a:blip r:embed="rId188"/>
                          <a:stretch>
                            <a:fillRect/>
                          </a:stretch>
                        </pic:blipFill>
                        <pic:spPr bwMode="auto">
                          <a:xfrm>
                            <a:off x="0" y="0"/>
                            <a:ext cx="316865" cy="108585"/>
                          </a:xfrm>
                          <a:prstGeom prst="rect">
                            <a:avLst/>
                          </a:prstGeom>
                          <a:noFill/>
                          <a:ln w="9525">
                            <a:noFill/>
                            <a:miter lim="800000"/>
                            <a:headEnd/>
                            <a:tailEnd/>
                          </a:ln>
                        </pic:spPr>
                      </pic:pic>
                    </a:graphicData>
                  </a:graphic>
                </wp:inline>
              </w:drawing>
            </w:r>
          </w:p>
        </w:tc>
        <w:tc>
          <w:tcPr>
            <w:tcW w:w="841"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316865" cy="108585"/>
                  <wp:effectExtent l="0" t="0" r="0" b="0"/>
                  <wp:docPr id="18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descr=""/>
                          <pic:cNvPicPr>
                            <a:picLocks noChangeAspect="1" noChangeArrowheads="1"/>
                          </pic:cNvPicPr>
                        </pic:nvPicPr>
                        <pic:blipFill>
                          <a:blip r:embed="rId189"/>
                          <a:stretch>
                            <a:fillRect/>
                          </a:stretch>
                        </pic:blipFill>
                        <pic:spPr bwMode="auto">
                          <a:xfrm>
                            <a:off x="0" y="0"/>
                            <a:ext cx="316865" cy="108585"/>
                          </a:xfrm>
                          <a:prstGeom prst="rect">
                            <a:avLst/>
                          </a:prstGeom>
                          <a:noFill/>
                          <a:ln w="9525">
                            <a:noFill/>
                            <a:miter lim="800000"/>
                            <a:headEnd/>
                            <a:tailEnd/>
                          </a:ln>
                        </pic:spPr>
                      </pic:pic>
                    </a:graphicData>
                  </a:graphic>
                </wp:inline>
              </w:drawing>
            </w:r>
          </w:p>
        </w:tc>
        <w:tc>
          <w:tcPr>
            <w:tcW w:w="1534"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814705" cy="108585"/>
                  <wp:effectExtent l="0" t="0" r="0" b="0"/>
                  <wp:docPr id="18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descr=""/>
                          <pic:cNvPicPr>
                            <a:picLocks noChangeAspect="1" noChangeArrowheads="1"/>
                          </pic:cNvPicPr>
                        </pic:nvPicPr>
                        <pic:blipFill>
                          <a:blip r:embed="rId190"/>
                          <a:stretch>
                            <a:fillRect/>
                          </a:stretch>
                        </pic:blipFill>
                        <pic:spPr bwMode="auto">
                          <a:xfrm>
                            <a:off x="0" y="0"/>
                            <a:ext cx="814705" cy="108585"/>
                          </a:xfrm>
                          <a:prstGeom prst="rect">
                            <a:avLst/>
                          </a:prstGeom>
                          <a:noFill/>
                          <a:ln w="9525">
                            <a:noFill/>
                            <a:miter lim="800000"/>
                            <a:headEnd/>
                            <a:tailEnd/>
                          </a:ln>
                        </pic:spPr>
                      </pic:pic>
                    </a:graphicData>
                  </a:graphic>
                </wp:inline>
              </w:drawing>
            </w:r>
          </w:p>
        </w:tc>
        <w:tc>
          <w:tcPr>
            <w:tcW w:w="1310" w:type="dxa"/>
            <w:tcBorders>
              <w:top w:val="nil"/>
              <w:left w:val="single" w:sz="6" w:space="0" w:color="000001"/>
              <w:bottom w:val="nil"/>
              <w:insideH w:val="nil"/>
              <w:right w:val="single" w:sz="6" w:space="0" w:color="000001"/>
              <w:insideV w:val="single" w:sz="6" w:space="0" w:color="000001"/>
            </w:tcBorders>
            <w:shd w:fill="FFFFFF" w:val="clear"/>
            <w:tcMar>
              <w:left w:w="-7" w:type="dxa"/>
            </w:tcMar>
          </w:tcPr>
          <w:p>
            <w:pPr>
              <w:pStyle w:val="Normal"/>
              <w:jc w:val="right"/>
              <w:rPr/>
            </w:pPr>
            <w:r>
              <w:rPr/>
              <w:drawing>
                <wp:inline distT="0" distB="0" distL="0" distR="0">
                  <wp:extent cx="1013460" cy="108585"/>
                  <wp:effectExtent l="0" t="0" r="0" b="0"/>
                  <wp:docPr id="18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descr=""/>
                          <pic:cNvPicPr>
                            <a:picLocks noChangeAspect="1" noChangeArrowheads="1"/>
                          </pic:cNvPicPr>
                        </pic:nvPicPr>
                        <pic:blipFill>
                          <a:blip r:embed="rId191"/>
                          <a:stretch>
                            <a:fillRect/>
                          </a:stretch>
                        </pic:blipFill>
                        <pic:spPr bwMode="auto">
                          <a:xfrm>
                            <a:off x="0" y="0"/>
                            <a:ext cx="1013460" cy="108585"/>
                          </a:xfrm>
                          <a:prstGeom prst="rect">
                            <a:avLst/>
                          </a:prstGeom>
                          <a:noFill/>
                          <a:ln w="9525">
                            <a:noFill/>
                            <a:miter lim="800000"/>
                            <a:headEnd/>
                            <a:tailEnd/>
                          </a:ln>
                        </pic:spPr>
                      </pic:pic>
                    </a:graphicData>
                  </a:graphic>
                </wp:inline>
              </w:drawing>
            </w:r>
          </w:p>
        </w:tc>
      </w:tr>
      <w:tr>
        <w:trPr>
          <w:cantSplit w:val="false"/>
        </w:trPr>
        <w:tc>
          <w:tcPr>
            <w:tcW w:w="939"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left"/>
              <w:rPr>
                <w:sz w:val="19"/>
              </w:rPr>
            </w:pPr>
            <w:r>
              <w:rPr>
                <w:sz w:val="19"/>
              </w:rPr>
              <w:t>Trivial</w:t>
            </w:r>
          </w:p>
        </w:tc>
        <w:tc>
          <w:tcPr>
            <w:tcW w:w="1683"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SinusCurve</w:t>
            </w:r>
          </w:p>
        </w:tc>
        <w:tc>
          <w:tcPr>
            <w:tcW w:w="840"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335280" cy="108585"/>
                  <wp:effectExtent l="0" t="0" r="0" b="0"/>
                  <wp:docPr id="18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descr=""/>
                          <pic:cNvPicPr>
                            <a:picLocks noChangeAspect="1" noChangeArrowheads="1"/>
                          </pic:cNvPicPr>
                        </pic:nvPicPr>
                        <pic:blipFill>
                          <a:blip r:embed="rId192"/>
                          <a:stretch>
                            <a:fillRect/>
                          </a:stretch>
                        </pic:blipFill>
                        <pic:spPr bwMode="auto">
                          <a:xfrm>
                            <a:off x="0" y="0"/>
                            <a:ext cx="335280" cy="108585"/>
                          </a:xfrm>
                          <a:prstGeom prst="rect">
                            <a:avLst/>
                          </a:prstGeom>
                          <a:noFill/>
                          <a:ln w="9525">
                            <a:noFill/>
                            <a:miter lim="800000"/>
                            <a:headEnd/>
                            <a:tailEnd/>
                          </a:ln>
                        </pic:spPr>
                      </pic:pic>
                    </a:graphicData>
                  </a:graphic>
                </wp:inline>
              </w:drawing>
            </w:r>
          </w:p>
        </w:tc>
        <w:tc>
          <w:tcPr>
            <w:tcW w:w="841"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335280" cy="108585"/>
                  <wp:effectExtent l="0" t="0" r="0" b="0"/>
                  <wp:docPr id="18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descr=""/>
                          <pic:cNvPicPr>
                            <a:picLocks noChangeAspect="1" noChangeArrowheads="1"/>
                          </pic:cNvPicPr>
                        </pic:nvPicPr>
                        <pic:blipFill>
                          <a:blip r:embed="rId193"/>
                          <a:stretch>
                            <a:fillRect/>
                          </a:stretch>
                        </pic:blipFill>
                        <pic:spPr bwMode="auto">
                          <a:xfrm>
                            <a:off x="0" y="0"/>
                            <a:ext cx="335280" cy="108585"/>
                          </a:xfrm>
                          <a:prstGeom prst="rect">
                            <a:avLst/>
                          </a:prstGeom>
                          <a:noFill/>
                          <a:ln w="9525">
                            <a:noFill/>
                            <a:miter lim="800000"/>
                            <a:headEnd/>
                            <a:tailEnd/>
                          </a:ln>
                        </pic:spPr>
                      </pic:pic>
                    </a:graphicData>
                  </a:graphic>
                </wp:inline>
              </w:drawing>
            </w:r>
          </w:p>
        </w:tc>
        <w:tc>
          <w:tcPr>
            <w:tcW w:w="840"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x</w:t>
            </w:r>
          </w:p>
        </w:tc>
        <w:tc>
          <w:tcPr>
            <w:tcW w:w="841"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x</w:t>
            </w:r>
          </w:p>
        </w:tc>
        <w:tc>
          <w:tcPr>
            <w:tcW w:w="1534"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932815" cy="108585"/>
                  <wp:effectExtent l="0" t="0" r="0" b="0"/>
                  <wp:docPr id="18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descr=""/>
                          <pic:cNvPicPr>
                            <a:picLocks noChangeAspect="1" noChangeArrowheads="1"/>
                          </pic:cNvPicPr>
                        </pic:nvPicPr>
                        <pic:blipFill>
                          <a:blip r:embed="rId194"/>
                          <a:stretch>
                            <a:fillRect/>
                          </a:stretch>
                        </pic:blipFill>
                        <pic:spPr bwMode="auto">
                          <a:xfrm>
                            <a:off x="0" y="0"/>
                            <a:ext cx="932815" cy="108585"/>
                          </a:xfrm>
                          <a:prstGeom prst="rect">
                            <a:avLst/>
                          </a:prstGeom>
                          <a:noFill/>
                          <a:ln w="9525">
                            <a:noFill/>
                            <a:miter lim="800000"/>
                            <a:headEnd/>
                            <a:tailEnd/>
                          </a:ln>
                        </pic:spPr>
                      </pic:pic>
                    </a:graphicData>
                  </a:graphic>
                </wp:inline>
              </w:drawing>
            </w:r>
          </w:p>
        </w:tc>
        <w:tc>
          <w:tcPr>
            <w:tcW w:w="131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right"/>
              <w:rPr/>
            </w:pPr>
            <w:r>
              <w:rPr/>
              <w:drawing>
                <wp:inline distT="0" distB="0" distL="0" distR="0">
                  <wp:extent cx="923290" cy="108585"/>
                  <wp:effectExtent l="0" t="0" r="0" b="0"/>
                  <wp:docPr id="18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descr=""/>
                          <pic:cNvPicPr>
                            <a:picLocks noChangeAspect="1" noChangeArrowheads="1"/>
                          </pic:cNvPicPr>
                        </pic:nvPicPr>
                        <pic:blipFill>
                          <a:blip r:embed="rId195"/>
                          <a:stretch>
                            <a:fillRect/>
                          </a:stretch>
                        </pic:blipFill>
                        <pic:spPr bwMode="auto">
                          <a:xfrm>
                            <a:off x="0" y="0"/>
                            <a:ext cx="923290" cy="108585"/>
                          </a:xfrm>
                          <a:prstGeom prst="rect">
                            <a:avLst/>
                          </a:prstGeom>
                          <a:noFill/>
                          <a:ln w="9525">
                            <a:noFill/>
                            <a:miter lim="800000"/>
                            <a:headEnd/>
                            <a:tailEnd/>
                          </a:ln>
                        </pic:spPr>
                      </pic:pic>
                    </a:graphicData>
                  </a:graphic>
                </wp:inline>
              </w:drawing>
            </w:r>
          </w:p>
        </w:tc>
      </w:tr>
    </w:tbl>
    <w:p>
      <w:pPr>
        <w:pStyle w:val="Table"/>
        <w:spacing w:lineRule="auto" w:line="360" w:before="240" w:after="0"/>
        <w:rPr>
          <w:rFonts w:eastAsia="Times New Roman"/>
          <w:sz w:val="19"/>
        </w:rPr>
      </w:pPr>
      <w:r>
        <w:rPr>
          <w:rFonts w:eastAsia="Times New Roman"/>
          <w:sz w:val="19"/>
        </w:rPr>
        <w:t xml:space="preserve"> </w:t>
      </w:r>
    </w:p>
    <w:p>
      <w:pPr>
        <w:pStyle w:val="Caption11"/>
        <w:spacing w:lineRule="auto" w:line="360"/>
        <w:rPr>
          <w:sz w:val="19"/>
        </w:rPr>
      </w:pPr>
      <w:r>
        <w:rPr>
          <w:sz w:val="19"/>
        </w:rPr>
        <w:t xml:space="preserve">Table </w:t>
      </w:r>
      <w:bookmarkStart w:id="47" w:name="BMtable_speedupresult"/>
      <w:r>
        <w:rPr>
          <w:sz w:val="19"/>
        </w:rPr>
        <w:t>4.1</w:t>
      </w:r>
      <w:bookmarkEnd w:id="47"/>
      <w:r>
        <w:rPr>
          <w:sz w:val="19"/>
        </w:rPr>
        <w:t xml:space="preserve">: Time spent in different parts of the parameter estimation algorithm for </w:t>
      </w:r>
      <w:ins w:id="2834" w:author="S J" w:date="2015-03-29T17:15:00Z">
        <w:r>
          <w:rPr>
            <w:sz w:val="19"/>
          </w:rPr>
          <w:t>one</w:t>
        </w:r>
      </w:ins>
      <w:del w:id="2835" w:author="S J" w:date="2015-03-29T17:15:00Z">
        <w:r>
          <w:rPr>
            <w:sz w:val="19"/>
          </w:rPr>
          <w:delText>1</w:delText>
        </w:r>
      </w:del>
      <w:r>
        <w:rPr>
          <w:sz w:val="19"/>
        </w:rPr>
        <w:t xml:space="preserve"> processor deployment. Genetic algorithm works with </w:t>
      </w:r>
      <w:ins w:id="2836" w:author="S J" w:date="2015-03-29T17:15:00Z">
        <w:r>
          <w:rPr>
            <w:sz w:val="19"/>
          </w:rPr>
          <w:t xml:space="preserve">a </w:t>
        </w:r>
      </w:ins>
      <w:r>
        <w:rPr>
          <w:sz w:val="19"/>
        </w:rPr>
        <w:t xml:space="preserve">population of </w:t>
      </w:r>
      <w:r>
        <w:rPr>
          <w:sz w:val="19"/>
        </w:rPr>
        <w:drawing>
          <wp:inline distT="0" distB="0" distL="0" distR="0">
            <wp:extent cx="208280" cy="108585"/>
            <wp:effectExtent l="0" t="0" r="0" b="0"/>
            <wp:docPr id="19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descr=""/>
                    <pic:cNvPicPr>
                      <a:picLocks noChangeAspect="1" noChangeArrowheads="1"/>
                    </pic:cNvPicPr>
                  </pic:nvPicPr>
                  <pic:blipFill>
                    <a:blip r:embed="rId196"/>
                    <a:stretch>
                      <a:fillRect/>
                    </a:stretch>
                  </pic:blipFill>
                  <pic:spPr bwMode="auto">
                    <a:xfrm>
                      <a:off x="0" y="0"/>
                      <a:ext cx="208280" cy="108585"/>
                    </a:xfrm>
                    <a:prstGeom prst="rect">
                      <a:avLst/>
                    </a:prstGeom>
                    <a:noFill/>
                    <a:ln w="9525">
                      <a:noFill/>
                      <a:miter lim="800000"/>
                      <a:headEnd/>
                      <a:tailEnd/>
                    </a:ln>
                  </pic:spPr>
                </pic:pic>
              </a:graphicData>
            </a:graphic>
          </wp:inline>
        </w:drawing>
      </w:r>
      <w:r>
        <w:rPr>
          <w:sz w:val="19"/>
        </w:rPr>
        <w:t xml:space="preserve"> individuals for </w:t>
      </w:r>
      <w:r>
        <w:rPr>
          <w:sz w:val="19"/>
        </w:rPr>
        <w:drawing>
          <wp:inline distT="0" distB="0" distL="0" distR="0">
            <wp:extent cx="135890" cy="108585"/>
            <wp:effectExtent l="0" t="0" r="0" b="0"/>
            <wp:docPr id="19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descr=""/>
                    <pic:cNvPicPr>
                      <a:picLocks noChangeAspect="1" noChangeArrowheads="1"/>
                    </pic:cNvPicPr>
                  </pic:nvPicPr>
                  <pic:blipFill>
                    <a:blip r:embed="rId197"/>
                    <a:stretch>
                      <a:fillRect/>
                    </a:stretch>
                  </pic:blipFill>
                  <pic:spPr bwMode="auto">
                    <a:xfrm>
                      <a:off x="0" y="0"/>
                      <a:ext cx="135890" cy="108585"/>
                    </a:xfrm>
                    <a:prstGeom prst="rect">
                      <a:avLst/>
                    </a:prstGeom>
                    <a:noFill/>
                    <a:ln w="9525">
                      <a:noFill/>
                      <a:miter lim="800000"/>
                      <a:headEnd/>
                      <a:tailEnd/>
                    </a:ln>
                  </pic:spPr>
                </pic:pic>
              </a:graphicData>
            </a:graphic>
          </wp:inline>
        </w:drawing>
      </w:r>
      <w:r>
        <w:rPr>
          <w:sz w:val="19"/>
        </w:rPr>
        <w:t xml:space="preserve"> generations. T1 – is the whole time of the computation, T2 – is the time of the computation, which can be parallelized, T3 – time spent within </w:t>
      </w:r>
      <w:ins w:id="2837" w:author="S J" w:date="2015-03-29T17:15:00Z">
        <w:r>
          <w:rPr>
            <w:sz w:val="19"/>
          </w:rPr>
          <w:t xml:space="preserve">the </w:t>
        </w:r>
      </w:ins>
      <w:r>
        <w:rPr>
          <w:sz w:val="19"/>
        </w:rPr>
        <w:t xml:space="preserve">worker node, T4 – time spent in simulation, </w:t>
      </w:r>
      <w:r>
        <w:rPr>
          <w:sz w:val="19"/>
        </w:rPr>
        <w:drawing>
          <wp:inline distT="0" distB="0" distL="0" distR="0">
            <wp:extent cx="90805" cy="72390"/>
            <wp:effectExtent l="0" t="0" r="0" b="0"/>
            <wp:docPr id="19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descr=""/>
                    <pic:cNvPicPr>
                      <a:picLocks noChangeAspect="1" noChangeArrowheads="1"/>
                    </pic:cNvPicPr>
                  </pic:nvPicPr>
                  <pic:blipFill>
                    <a:blip r:embed="rId198"/>
                    <a:stretch>
                      <a:fillRect/>
                    </a:stretch>
                  </pic:blipFill>
                  <pic:spPr bwMode="auto">
                    <a:xfrm>
                      <a:off x="0" y="0"/>
                      <a:ext cx="90805" cy="72390"/>
                    </a:xfrm>
                    <a:prstGeom prst="rect">
                      <a:avLst/>
                    </a:prstGeom>
                    <a:noFill/>
                    <a:ln w="9525">
                      <a:noFill/>
                      <a:miter lim="800000"/>
                      <a:headEnd/>
                      <a:tailEnd/>
                    </a:ln>
                  </pic:spPr>
                </pic:pic>
              </a:graphicData>
            </a:graphic>
          </wp:inline>
        </w:drawing>
      </w:r>
      <w:r>
        <w:rPr>
          <w:sz w:val="19"/>
        </w:rPr>
        <w:t xml:space="preserve"> – computed as </w:t>
      </w:r>
      <w:r>
        <w:rPr>
          <w:sz w:val="19"/>
        </w:rPr>
        <w:drawing>
          <wp:inline distT="0" distB="0" distL="0" distR="0">
            <wp:extent cx="751205" cy="144780"/>
            <wp:effectExtent l="0" t="0" r="0" b="0"/>
            <wp:docPr id="19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descr=""/>
                    <pic:cNvPicPr>
                      <a:picLocks noChangeAspect="1" noChangeArrowheads="1"/>
                    </pic:cNvPicPr>
                  </pic:nvPicPr>
                  <pic:blipFill>
                    <a:blip r:embed="rId199"/>
                    <a:stretch>
                      <a:fillRect/>
                    </a:stretch>
                  </pic:blipFill>
                  <pic:spPr bwMode="auto">
                    <a:xfrm>
                      <a:off x="0" y="0"/>
                      <a:ext cx="751205" cy="144780"/>
                    </a:xfrm>
                    <a:prstGeom prst="rect">
                      <a:avLst/>
                    </a:prstGeom>
                    <a:noFill/>
                    <a:ln w="9525">
                      <a:noFill/>
                      <a:miter lim="800000"/>
                      <a:headEnd/>
                      <a:tailEnd/>
                    </a:ln>
                  </pic:spPr>
                </pic:pic>
              </a:graphicData>
            </a:graphic>
          </wp:inline>
        </w:drawing>
      </w:r>
      <w:r>
        <w:rPr>
          <w:sz w:val="19"/>
        </w:rPr>
        <w:t xml:space="preserve"> and </w:t>
      </w:r>
      <w:r>
        <w:rPr>
          <w:sz w:val="19"/>
        </w:rPr>
        <w:drawing>
          <wp:inline distT="0" distB="0" distL="0" distR="0">
            <wp:extent cx="63500" cy="108585"/>
            <wp:effectExtent l="0" t="0" r="0" b="0"/>
            <wp:docPr id="19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descr=""/>
                    <pic:cNvPicPr>
                      <a:picLocks noChangeAspect="1" noChangeArrowheads="1"/>
                    </pic:cNvPicPr>
                  </pic:nvPicPr>
                  <pic:blipFill>
                    <a:blip r:embed="rId200"/>
                    <a:stretch>
                      <a:fillRect/>
                    </a:stretch>
                  </pic:blipFill>
                  <pic:spPr bwMode="auto">
                    <a:xfrm>
                      <a:off x="0" y="0"/>
                      <a:ext cx="63500" cy="108585"/>
                    </a:xfrm>
                    <a:prstGeom prst="rect">
                      <a:avLst/>
                    </a:prstGeom>
                    <a:noFill/>
                    <a:ln w="9525">
                      <a:noFill/>
                      <a:miter lim="800000"/>
                      <a:headEnd/>
                      <a:tailEnd/>
                    </a:ln>
                  </pic:spPr>
                </pic:pic>
              </a:graphicData>
            </a:graphic>
          </wp:inline>
        </w:drawing>
      </w:r>
      <w:r>
        <w:rPr>
          <w:sz w:val="19"/>
        </w:rPr>
        <w:t xml:space="preserve"> is </w:t>
      </w:r>
      <w:ins w:id="2838" w:author="S J" w:date="2015-03-29T17:15:00Z">
        <w:r>
          <w:rPr>
            <w:sz w:val="19"/>
          </w:rPr>
          <w:t xml:space="preserve">the </w:t>
        </w:r>
      </w:ins>
      <w:r>
        <w:rPr>
          <w:sz w:val="19"/>
        </w:rPr>
        <w:t>theoretical speedup limit per Amdahl’s law (</w:t>
      </w:r>
      <w:r>
        <w:rPr>
          <w:sz w:val="19"/>
        </w:rPr>
        <w:drawing>
          <wp:inline distT="0" distB="0" distL="0" distR="0">
            <wp:extent cx="235585" cy="135890"/>
            <wp:effectExtent l="0" t="0" r="0" b="0"/>
            <wp:docPr id="19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descr=""/>
                    <pic:cNvPicPr>
                      <a:picLocks noChangeAspect="1" noChangeArrowheads="1"/>
                    </pic:cNvPicPr>
                  </pic:nvPicPr>
                  <pic:blipFill>
                    <a:blip r:embed="rId201"/>
                    <a:stretch>
                      <a:fillRect/>
                    </a:stretch>
                  </pic:blipFill>
                  <pic:spPr bwMode="auto">
                    <a:xfrm>
                      <a:off x="0" y="0"/>
                      <a:ext cx="235585" cy="135890"/>
                    </a:xfrm>
                    <a:prstGeom prst="rect">
                      <a:avLst/>
                    </a:prstGeom>
                    <a:noFill/>
                    <a:ln w="9525">
                      <a:noFill/>
                      <a:miter lim="800000"/>
                      <a:headEnd/>
                      <a:tailEnd/>
                    </a:ln>
                  </pic:spPr>
                </pic:pic>
              </a:graphicData>
            </a:graphic>
          </wp:inline>
        </w:drawing>
      </w:r>
      <w:r>
        <w:rPr>
          <w:sz w:val="19"/>
        </w:rPr>
        <w:t>) eq.(</w:t>
      </w:r>
      <w:r>
        <w:rPr>
          <w:sz w:val="19"/>
        </w:rPr>
        <w:fldChar w:fldCharType="begin"/>
      </w:r>
      <w:r>
        <w:instrText> REF BMeq_amdahl \h </w:instrText>
      </w:r>
      <w:r>
        <w:fldChar w:fldCharType="separate"/>
      </w:r>
      <w:r>
        <w:t>2.3</w:t>
      </w:r>
      <w:r>
        <w:fldChar w:fldCharType="end"/>
      </w:r>
      <w:r>
        <w:rPr>
          <w:sz w:val="19"/>
        </w:rPr>
        <w:t>).</w:t>
      </w:r>
      <w:r>
        <w:rPr>
          <w:sz w:val="19"/>
        </w:rPr>
        <w:drawing>
          <wp:inline distT="0" distB="0" distL="0" distR="0">
            <wp:extent cx="208280" cy="108585"/>
            <wp:effectExtent l="0" t="0" r="0" b="0"/>
            <wp:docPr id="19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descr=""/>
                    <pic:cNvPicPr>
                      <a:picLocks noChangeAspect="1" noChangeArrowheads="1"/>
                    </pic:cNvPicPr>
                  </pic:nvPicPr>
                  <pic:blipFill>
                    <a:blip r:embed="rId202"/>
                    <a:stretch>
                      <a:fillRect/>
                    </a:stretch>
                  </pic:blipFill>
                  <pic:spPr bwMode="auto">
                    <a:xfrm>
                      <a:off x="0" y="0"/>
                      <a:ext cx="208280" cy="108585"/>
                    </a:xfrm>
                    <a:prstGeom prst="rect">
                      <a:avLst/>
                    </a:prstGeom>
                    <a:noFill/>
                    <a:ln w="9525">
                      <a:noFill/>
                      <a:miter lim="800000"/>
                      <a:headEnd/>
                      <a:tailEnd/>
                    </a:ln>
                  </pic:spPr>
                </pic:pic>
              </a:graphicData>
            </a:graphic>
          </wp:inline>
        </w:drawing>
      </w:r>
      <w:r>
        <w:rPr>
          <w:sz w:val="19"/>
        </w:rPr>
        <w:drawing>
          <wp:inline distT="0" distB="0" distL="0" distR="0">
            <wp:extent cx="135890" cy="108585"/>
            <wp:effectExtent l="0" t="0" r="0" b="0"/>
            <wp:docPr id="19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descr=""/>
                    <pic:cNvPicPr>
                      <a:picLocks noChangeAspect="1" noChangeArrowheads="1"/>
                    </pic:cNvPicPr>
                  </pic:nvPicPr>
                  <pic:blipFill>
                    <a:blip r:embed="rId203"/>
                    <a:stretch>
                      <a:fillRect/>
                    </a:stretch>
                  </pic:blipFill>
                  <pic:spPr bwMode="auto">
                    <a:xfrm>
                      <a:off x="0" y="0"/>
                      <a:ext cx="135890" cy="108585"/>
                    </a:xfrm>
                    <a:prstGeom prst="rect">
                      <a:avLst/>
                    </a:prstGeom>
                    <a:noFill/>
                    <a:ln w="9525">
                      <a:noFill/>
                      <a:miter lim="800000"/>
                      <a:headEnd/>
                      <a:tailEnd/>
                    </a:ln>
                  </pic:spPr>
                </pic:pic>
              </a:graphicData>
            </a:graphic>
          </wp:inline>
        </w:drawing>
      </w:r>
      <w:r>
        <w:rPr>
          <w:sz w:val="19"/>
        </w:rPr>
        <w:drawing>
          <wp:inline distT="0" distB="0" distL="0" distR="0">
            <wp:extent cx="90805" cy="72390"/>
            <wp:effectExtent l="0" t="0" r="0" b="0"/>
            <wp:docPr id="19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descr=""/>
                    <pic:cNvPicPr>
                      <a:picLocks noChangeAspect="1" noChangeArrowheads="1"/>
                    </pic:cNvPicPr>
                  </pic:nvPicPr>
                  <pic:blipFill>
                    <a:blip r:embed="rId204"/>
                    <a:stretch>
                      <a:fillRect/>
                    </a:stretch>
                  </pic:blipFill>
                  <pic:spPr bwMode="auto">
                    <a:xfrm>
                      <a:off x="0" y="0"/>
                      <a:ext cx="90805" cy="72390"/>
                    </a:xfrm>
                    <a:prstGeom prst="rect">
                      <a:avLst/>
                    </a:prstGeom>
                    <a:noFill/>
                    <a:ln w="9525">
                      <a:noFill/>
                      <a:miter lim="800000"/>
                      <a:headEnd/>
                      <a:tailEnd/>
                    </a:ln>
                  </pic:spPr>
                </pic:pic>
              </a:graphicData>
            </a:graphic>
          </wp:inline>
        </w:drawing>
      </w:r>
      <w:r>
        <w:rPr>
          <w:sz w:val="19"/>
        </w:rPr>
        <w:drawing>
          <wp:inline distT="0" distB="0" distL="0" distR="0">
            <wp:extent cx="751205" cy="144780"/>
            <wp:effectExtent l="0" t="0" r="0" b="0"/>
            <wp:docPr id="19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descr=""/>
                    <pic:cNvPicPr>
                      <a:picLocks noChangeAspect="1" noChangeArrowheads="1"/>
                    </pic:cNvPicPr>
                  </pic:nvPicPr>
                  <pic:blipFill>
                    <a:blip r:embed="rId205"/>
                    <a:stretch>
                      <a:fillRect/>
                    </a:stretch>
                  </pic:blipFill>
                  <pic:spPr bwMode="auto">
                    <a:xfrm>
                      <a:off x="0" y="0"/>
                      <a:ext cx="751205" cy="144780"/>
                    </a:xfrm>
                    <a:prstGeom prst="rect">
                      <a:avLst/>
                    </a:prstGeom>
                    <a:noFill/>
                    <a:ln w="9525">
                      <a:noFill/>
                      <a:miter lim="800000"/>
                      <a:headEnd/>
                      <a:tailEnd/>
                    </a:ln>
                  </pic:spPr>
                </pic:pic>
              </a:graphicData>
            </a:graphic>
          </wp:inline>
        </w:drawing>
      </w:r>
      <w:r>
        <w:rPr>
          <w:sz w:val="19"/>
        </w:rPr>
        <w:drawing>
          <wp:inline distT="0" distB="0" distL="0" distR="0">
            <wp:extent cx="63500" cy="108585"/>
            <wp:effectExtent l="0" t="0" r="0" b="0"/>
            <wp:docPr id="20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descr=""/>
                    <pic:cNvPicPr>
                      <a:picLocks noChangeAspect="1" noChangeArrowheads="1"/>
                    </pic:cNvPicPr>
                  </pic:nvPicPr>
                  <pic:blipFill>
                    <a:blip r:embed="rId206"/>
                    <a:stretch>
                      <a:fillRect/>
                    </a:stretch>
                  </pic:blipFill>
                  <pic:spPr bwMode="auto">
                    <a:xfrm>
                      <a:off x="0" y="0"/>
                      <a:ext cx="63500" cy="108585"/>
                    </a:xfrm>
                    <a:prstGeom prst="rect">
                      <a:avLst/>
                    </a:prstGeom>
                    <a:noFill/>
                    <a:ln w="9525">
                      <a:noFill/>
                      <a:miter lim="800000"/>
                      <a:headEnd/>
                      <a:tailEnd/>
                    </a:ln>
                  </pic:spPr>
                </pic:pic>
              </a:graphicData>
            </a:graphic>
          </wp:inline>
        </w:drawing>
      </w:r>
      <w:r>
        <w:rPr>
          <w:sz w:val="19"/>
        </w:rPr>
        <w:drawing>
          <wp:inline distT="0" distB="0" distL="0" distR="0">
            <wp:extent cx="235585" cy="135890"/>
            <wp:effectExtent l="0" t="0" r="0" b="0"/>
            <wp:docPr id="20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descr=""/>
                    <pic:cNvPicPr>
                      <a:picLocks noChangeAspect="1" noChangeArrowheads="1"/>
                    </pic:cNvPicPr>
                  </pic:nvPicPr>
                  <pic:blipFill>
                    <a:blip r:embed="rId207"/>
                    <a:stretch>
                      <a:fillRect/>
                    </a:stretch>
                  </pic:blipFill>
                  <pic:spPr bwMode="auto">
                    <a:xfrm>
                      <a:off x="0" y="0"/>
                      <a:ext cx="235585" cy="135890"/>
                    </a:xfrm>
                    <a:prstGeom prst="rect">
                      <a:avLst/>
                    </a:prstGeom>
                    <a:noFill/>
                    <a:ln w="9525">
                      <a:noFill/>
                      <a:miter lim="800000"/>
                      <a:headEnd/>
                      <a:tailEnd/>
                    </a:ln>
                  </pic:spPr>
                </pic:pic>
              </a:graphicData>
            </a:graphic>
          </wp:inline>
        </w:drawing>
      </w:r>
      <w:r>
        <w:rPr>
          <w:sz w:val="19"/>
        </w:rPr>
        <w:fldChar w:fldCharType="begin"/>
      </w:r>
      <w:r>
        <w:instrText> REF BMeq_amdahl \h </w:instrText>
      </w:r>
      <w:r>
        <w:fldChar w:fldCharType="separate"/>
      </w:r>
      <w:r>
        <w:t>2.3</w:t>
      </w:r>
      <w:r>
        <w:fldChar w:fldCharType="end"/>
      </w:r>
      <w:ins w:id="2839" w:author="S J" w:date="2015-03-29T17:15:00Z">
        <w:r>
          <w:rPr>
            <w:sz w:val="19"/>
          </w:rPr>
          <w:t>.</w:t>
        </w:r>
      </w:ins>
      <w:r>
        <w:fldChar w:fldCharType="begin"/>
      </w:r>
      <w:r>
        <w:instrText> TC "4.1 Time spent in different parts of the parameter estimation algorithm for 1 processor deployment. Genetic algorithm works with population of  individuals for  generations. T1 – is the whole time of the computation, T2 – is the time of the computation, which can be parallelized, T3 – time spent within worker node, T4 – time spent in simulation,  – computed as  and  is theoretical speedup limit per Amdahl’s law () eq.()." \l 2 </w:instrText>
      </w:r>
      <w:r>
        <w:fldChar w:fldCharType="separate"/>
      </w:r>
      <w:r>
        <w:rPr>
          <w:sz w:val="19"/>
        </w:rPr>
      </w:r>
      <w:r>
        <w:fldChar w:fldCharType="end"/>
      </w:r>
    </w:p>
    <w:p>
      <w:pPr>
        <w:pStyle w:val="Table"/>
        <w:spacing w:lineRule="auto" w:line="360" w:before="480" w:after="0"/>
        <w:rPr>
          <w:rFonts w:eastAsia="Times New Roman"/>
          <w:sz w:val="19"/>
        </w:rPr>
      </w:pPr>
      <w:r>
        <w:rPr>
          <w:rFonts w:eastAsia="Times New Roman"/>
          <w:sz w:val="24"/>
        </w:rPr>
        <w:t xml:space="preserve"> </w:t>
      </w:r>
      <w:r>
        <w:rPr>
          <w:rFonts w:eastAsia="Times New Roman"/>
          <w:sz w:val="19"/>
        </w:rPr>
        <w:t xml:space="preserve"> </w:t>
      </w:r>
    </w:p>
    <w:tbl>
      <w:tblPr>
        <w:jc w:val="left"/>
        <w:tblInd w:w="8" w:type="dxa"/>
        <w:tblBorders>
          <w:top w:val="single" w:sz="6" w:space="0" w:color="000001"/>
          <w:left w:val="single" w:sz="6" w:space="0" w:color="000001"/>
          <w:bottom w:val="single" w:sz="6" w:space="0" w:color="000001"/>
          <w:insideH w:val="single" w:sz="6" w:space="0" w:color="000001"/>
          <w:right w:val="nil"/>
          <w:insideV w:val="nil"/>
        </w:tblBorders>
        <w:tblCellMar>
          <w:top w:w="0" w:type="dxa"/>
          <w:left w:w="-7" w:type="dxa"/>
          <w:bottom w:w="0" w:type="dxa"/>
          <w:right w:w="0" w:type="dxa"/>
        </w:tblCellMar>
      </w:tblPr>
      <w:tblGrid>
        <w:gridCol w:w="1001"/>
        <w:gridCol w:w="1797"/>
        <w:gridCol w:w="949"/>
        <w:gridCol w:w="947"/>
        <w:gridCol w:w="948"/>
        <w:gridCol w:w="947"/>
        <w:gridCol w:w="1109"/>
        <w:gridCol w:w="1130"/>
      </w:tblGrid>
      <w:tr>
        <w:trPr>
          <w:cantSplit w:val="false"/>
        </w:trPr>
        <w:tc>
          <w:tcPr>
            <w:tcW w:w="1001"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left"/>
              <w:rPr>
                <w:sz w:val="19"/>
              </w:rPr>
            </w:pPr>
            <w:r>
              <w:rPr>
                <w:rFonts w:eastAsia="Times New Roman" w:cs="Times New Roman"/>
                <w:sz w:val="19"/>
              </w:rPr>
              <w:t xml:space="preserve"> </w:t>
            </w:r>
            <w:r>
              <w:rPr>
                <w:sz w:val="19"/>
              </w:rPr>
              <w:t>Complexity</w:t>
            </w:r>
          </w:p>
        </w:tc>
        <w:tc>
          <w:tcPr>
            <w:tcW w:w="1797"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Name</w:t>
            </w:r>
          </w:p>
        </w:tc>
        <w:tc>
          <w:tcPr>
            <w:tcW w:w="949"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T1</w:t>
            </w:r>
            <w:r>
              <w:rPr>
                <w:sz w:val="19"/>
              </w:rPr>
              <w:drawing>
                <wp:inline distT="0" distB="0" distL="0" distR="0">
                  <wp:extent cx="90805" cy="99060"/>
                  <wp:effectExtent l="0" t="0" r="0" b="0"/>
                  <wp:docPr id="20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descr=""/>
                          <pic:cNvPicPr>
                            <a:picLocks noChangeAspect="1" noChangeArrowheads="1"/>
                          </pic:cNvPicPr>
                        </pic:nvPicPr>
                        <pic:blipFill>
                          <a:blip r:embed="rId208"/>
                          <a:stretch>
                            <a:fillRect/>
                          </a:stretch>
                        </pic:blipFill>
                        <pic:spPr bwMode="auto">
                          <a:xfrm>
                            <a:off x="0" y="0"/>
                            <a:ext cx="90805" cy="99060"/>
                          </a:xfrm>
                          <a:prstGeom prst="rect">
                            <a:avLst/>
                          </a:prstGeom>
                          <a:noFill/>
                          <a:ln w="9525">
                            <a:noFill/>
                            <a:miter lim="800000"/>
                            <a:headEnd/>
                            <a:tailEnd/>
                          </a:ln>
                        </pic:spPr>
                      </pic:pic>
                    </a:graphicData>
                  </a:graphic>
                </wp:inline>
              </w:drawing>
            </w:r>
          </w:p>
        </w:tc>
        <w:tc>
          <w:tcPr>
            <w:tcW w:w="947"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T2</w:t>
            </w:r>
            <w:r>
              <w:rPr>
                <w:sz w:val="19"/>
              </w:rPr>
              <w:drawing>
                <wp:inline distT="0" distB="0" distL="0" distR="0">
                  <wp:extent cx="90805" cy="99060"/>
                  <wp:effectExtent l="0" t="0" r="0" b="0"/>
                  <wp:docPr id="20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descr=""/>
                          <pic:cNvPicPr>
                            <a:picLocks noChangeAspect="1" noChangeArrowheads="1"/>
                          </pic:cNvPicPr>
                        </pic:nvPicPr>
                        <pic:blipFill>
                          <a:blip r:embed="rId209"/>
                          <a:stretch>
                            <a:fillRect/>
                          </a:stretch>
                        </pic:blipFill>
                        <pic:spPr bwMode="auto">
                          <a:xfrm>
                            <a:off x="0" y="0"/>
                            <a:ext cx="90805" cy="99060"/>
                          </a:xfrm>
                          <a:prstGeom prst="rect">
                            <a:avLst/>
                          </a:prstGeom>
                          <a:noFill/>
                          <a:ln w="9525">
                            <a:noFill/>
                            <a:miter lim="800000"/>
                            <a:headEnd/>
                            <a:tailEnd/>
                          </a:ln>
                        </pic:spPr>
                      </pic:pic>
                    </a:graphicData>
                  </a:graphic>
                </wp:inline>
              </w:drawing>
            </w:r>
          </w:p>
        </w:tc>
        <w:tc>
          <w:tcPr>
            <w:tcW w:w="948"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T3</w:t>
            </w:r>
            <w:r>
              <w:rPr>
                <w:sz w:val="19"/>
              </w:rPr>
              <w:drawing>
                <wp:inline distT="0" distB="0" distL="0" distR="0">
                  <wp:extent cx="90805" cy="99060"/>
                  <wp:effectExtent l="0" t="0" r="0" b="0"/>
                  <wp:docPr id="20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descr=""/>
                          <pic:cNvPicPr>
                            <a:picLocks noChangeAspect="1" noChangeArrowheads="1"/>
                          </pic:cNvPicPr>
                        </pic:nvPicPr>
                        <pic:blipFill>
                          <a:blip r:embed="rId210"/>
                          <a:stretch>
                            <a:fillRect/>
                          </a:stretch>
                        </pic:blipFill>
                        <pic:spPr bwMode="auto">
                          <a:xfrm>
                            <a:off x="0" y="0"/>
                            <a:ext cx="90805" cy="99060"/>
                          </a:xfrm>
                          <a:prstGeom prst="rect">
                            <a:avLst/>
                          </a:prstGeom>
                          <a:noFill/>
                          <a:ln w="9525">
                            <a:noFill/>
                            <a:miter lim="800000"/>
                            <a:headEnd/>
                            <a:tailEnd/>
                          </a:ln>
                        </pic:spPr>
                      </pic:pic>
                    </a:graphicData>
                  </a:graphic>
                </wp:inline>
              </w:drawing>
            </w:r>
          </w:p>
        </w:tc>
        <w:tc>
          <w:tcPr>
            <w:tcW w:w="947"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T4</w:t>
            </w:r>
            <w:r>
              <w:rPr>
                <w:sz w:val="19"/>
              </w:rPr>
              <w:drawing>
                <wp:inline distT="0" distB="0" distL="0" distR="0">
                  <wp:extent cx="90805" cy="99060"/>
                  <wp:effectExtent l="0" t="0" r="0" b="0"/>
                  <wp:docPr id="20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descr=""/>
                          <pic:cNvPicPr>
                            <a:picLocks noChangeAspect="1" noChangeArrowheads="1"/>
                          </pic:cNvPicPr>
                        </pic:nvPicPr>
                        <pic:blipFill>
                          <a:blip r:embed="rId211"/>
                          <a:stretch>
                            <a:fillRect/>
                          </a:stretch>
                        </pic:blipFill>
                        <pic:spPr bwMode="auto">
                          <a:xfrm>
                            <a:off x="0" y="0"/>
                            <a:ext cx="90805" cy="99060"/>
                          </a:xfrm>
                          <a:prstGeom prst="rect">
                            <a:avLst/>
                          </a:prstGeom>
                          <a:noFill/>
                          <a:ln w="9525">
                            <a:noFill/>
                            <a:miter lim="800000"/>
                            <a:headEnd/>
                            <a:tailEnd/>
                          </a:ln>
                        </pic:spPr>
                      </pic:pic>
                    </a:graphicData>
                  </a:graphic>
                </wp:inline>
              </w:drawing>
            </w:r>
          </w:p>
        </w:tc>
        <w:tc>
          <w:tcPr>
            <w:tcW w:w="1109"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90805" cy="72390"/>
                  <wp:effectExtent l="0" t="0" r="0" b="0"/>
                  <wp:docPr id="20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descr=""/>
                          <pic:cNvPicPr>
                            <a:picLocks noChangeAspect="1" noChangeArrowheads="1"/>
                          </pic:cNvPicPr>
                        </pic:nvPicPr>
                        <pic:blipFill>
                          <a:blip r:embed="rId212"/>
                          <a:stretch>
                            <a:fillRect/>
                          </a:stretch>
                        </pic:blipFill>
                        <pic:spPr bwMode="auto">
                          <a:xfrm>
                            <a:off x="0" y="0"/>
                            <a:ext cx="90805" cy="72390"/>
                          </a:xfrm>
                          <a:prstGeom prst="rect">
                            <a:avLst/>
                          </a:prstGeom>
                          <a:noFill/>
                          <a:ln w="9525">
                            <a:noFill/>
                            <a:miter lim="800000"/>
                            <a:headEnd/>
                            <a:tailEnd/>
                          </a:ln>
                        </pic:spPr>
                      </pic:pic>
                    </a:graphicData>
                  </a:graphic>
                </wp:inline>
              </w:drawing>
            </w:r>
          </w:p>
        </w:tc>
        <w:tc>
          <w:tcPr>
            <w:tcW w:w="1130"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right"/>
              <w:rPr/>
            </w:pPr>
            <w:r>
              <w:rPr/>
              <w:drawing>
                <wp:inline distT="0" distB="0" distL="0" distR="0">
                  <wp:extent cx="63500" cy="108585"/>
                  <wp:effectExtent l="0" t="0" r="0" b="0"/>
                  <wp:docPr id="20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descr=""/>
                          <pic:cNvPicPr>
                            <a:picLocks noChangeAspect="1" noChangeArrowheads="1"/>
                          </pic:cNvPicPr>
                        </pic:nvPicPr>
                        <pic:blipFill>
                          <a:blip r:embed="rId213"/>
                          <a:stretch>
                            <a:fillRect/>
                          </a:stretch>
                        </pic:blipFill>
                        <pic:spPr bwMode="auto">
                          <a:xfrm>
                            <a:off x="0" y="0"/>
                            <a:ext cx="63500" cy="108585"/>
                          </a:xfrm>
                          <a:prstGeom prst="rect">
                            <a:avLst/>
                          </a:prstGeom>
                          <a:noFill/>
                          <a:ln w="9525">
                            <a:noFill/>
                            <a:miter lim="800000"/>
                            <a:headEnd/>
                            <a:tailEnd/>
                          </a:ln>
                        </pic:spPr>
                      </pic:pic>
                    </a:graphicData>
                  </a:graphic>
                </wp:inline>
              </w:drawing>
            </w:r>
          </w:p>
        </w:tc>
      </w:tr>
      <w:tr>
        <w:trPr>
          <w:cantSplit w:val="false"/>
        </w:trPr>
        <w:tc>
          <w:tcPr>
            <w:tcW w:w="1001" w:type="dxa"/>
            <w:tcBorders>
              <w:top w:val="nil"/>
              <w:left w:val="single" w:sz="6" w:space="0" w:color="000001"/>
              <w:bottom w:val="nil"/>
              <w:insideH w:val="nil"/>
              <w:right w:val="nil"/>
              <w:insideV w:val="nil"/>
            </w:tcBorders>
            <w:shd w:fill="FFFFFF" w:val="clear"/>
            <w:tcMar>
              <w:left w:w="-7" w:type="dxa"/>
            </w:tcMar>
          </w:tcPr>
          <w:p>
            <w:pPr>
              <w:pStyle w:val="Normal"/>
              <w:jc w:val="left"/>
              <w:rPr>
                <w:sz w:val="19"/>
              </w:rPr>
            </w:pPr>
            <w:del w:id="2840" w:author="S J" w:date="2015-03-29T17:15:00Z">
              <w:r>
                <w:rPr>
                  <w:rFonts w:eastAsia="Times New Roman" w:cs="Times New Roman"/>
                  <w:sz w:val="19"/>
                </w:rPr>
                <w:delText xml:space="preserve"> </w:delText>
              </w:r>
            </w:del>
            <w:r>
              <w:rPr>
                <w:sz w:val="19"/>
              </w:rPr>
              <w:t>High</w:t>
            </w:r>
          </w:p>
        </w:tc>
        <w:tc>
          <w:tcPr>
            <w:tcW w:w="1797" w:type="dxa"/>
            <w:tcBorders>
              <w:top w:val="nil"/>
              <w:left w:val="single" w:sz="6" w:space="0" w:color="000001"/>
              <w:bottom w:val="nil"/>
              <w:insideH w:val="nil"/>
              <w:right w:val="nil"/>
              <w:insideV w:val="nil"/>
            </w:tcBorders>
            <w:shd w:fill="FFFFFF" w:val="clear"/>
            <w:tcMar>
              <w:left w:w="-7" w:type="dxa"/>
            </w:tcMar>
          </w:tcPr>
          <w:p>
            <w:pPr>
              <w:pStyle w:val="Normal"/>
              <w:jc w:val="right"/>
              <w:rPr>
                <w:sz w:val="19"/>
              </w:rPr>
            </w:pPr>
            <w:r>
              <w:rPr>
                <w:sz w:val="19"/>
              </w:rPr>
              <w:t>HumMod [</w:t>
            </w:r>
            <w:r>
              <w:rPr>
                <w:sz w:val="19"/>
              </w:rPr>
              <w:fldChar w:fldCharType="begin"/>
            </w:r>
            <w:r>
              <w:instrText> REF BIB_Kofranek2011hummod \h </w:instrText>
            </w:r>
            <w:r>
              <w:fldChar w:fldCharType="separate"/>
            </w:r>
            <w:r>
              <w:t>139</w:t>
            </w:r>
            <w:r>
              <w:fldChar w:fldCharType="end"/>
            </w:r>
            <w:r>
              <w:rPr>
                <w:sz w:val="19"/>
              </w:rPr>
              <w:t>]</w:t>
            </w:r>
          </w:p>
        </w:tc>
        <w:tc>
          <w:tcPr>
            <w:tcW w:w="949"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561340" cy="108585"/>
                  <wp:effectExtent l="0" t="0" r="0" b="0"/>
                  <wp:docPr id="20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descr=""/>
                          <pic:cNvPicPr>
                            <a:picLocks noChangeAspect="1" noChangeArrowheads="1"/>
                          </pic:cNvPicPr>
                        </pic:nvPicPr>
                        <pic:blipFill>
                          <a:blip r:embed="rId214"/>
                          <a:stretch>
                            <a:fillRect/>
                          </a:stretch>
                        </pic:blipFill>
                        <pic:spPr bwMode="auto">
                          <a:xfrm>
                            <a:off x="0" y="0"/>
                            <a:ext cx="561340" cy="108585"/>
                          </a:xfrm>
                          <a:prstGeom prst="rect">
                            <a:avLst/>
                          </a:prstGeom>
                          <a:noFill/>
                          <a:ln w="9525">
                            <a:noFill/>
                            <a:miter lim="800000"/>
                            <a:headEnd/>
                            <a:tailEnd/>
                          </a:ln>
                        </pic:spPr>
                      </pic:pic>
                    </a:graphicData>
                  </a:graphic>
                </wp:inline>
              </w:drawing>
            </w:r>
          </w:p>
        </w:tc>
        <w:tc>
          <w:tcPr>
            <w:tcW w:w="947"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561340" cy="108585"/>
                  <wp:effectExtent l="0" t="0" r="0" b="0"/>
                  <wp:docPr id="20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descr=""/>
                          <pic:cNvPicPr>
                            <a:picLocks noChangeAspect="1" noChangeArrowheads="1"/>
                          </pic:cNvPicPr>
                        </pic:nvPicPr>
                        <pic:blipFill>
                          <a:blip r:embed="rId215"/>
                          <a:stretch>
                            <a:fillRect/>
                          </a:stretch>
                        </pic:blipFill>
                        <pic:spPr bwMode="auto">
                          <a:xfrm>
                            <a:off x="0" y="0"/>
                            <a:ext cx="561340" cy="108585"/>
                          </a:xfrm>
                          <a:prstGeom prst="rect">
                            <a:avLst/>
                          </a:prstGeom>
                          <a:noFill/>
                          <a:ln w="9525">
                            <a:noFill/>
                            <a:miter lim="800000"/>
                            <a:headEnd/>
                            <a:tailEnd/>
                          </a:ln>
                        </pic:spPr>
                      </pic:pic>
                    </a:graphicData>
                  </a:graphic>
                </wp:inline>
              </w:drawing>
            </w:r>
          </w:p>
        </w:tc>
        <w:tc>
          <w:tcPr>
            <w:tcW w:w="948"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561340" cy="108585"/>
                  <wp:effectExtent l="0" t="0" r="0" b="0"/>
                  <wp:docPr id="2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descr=""/>
                          <pic:cNvPicPr>
                            <a:picLocks noChangeAspect="1" noChangeArrowheads="1"/>
                          </pic:cNvPicPr>
                        </pic:nvPicPr>
                        <pic:blipFill>
                          <a:blip r:embed="rId216"/>
                          <a:stretch>
                            <a:fillRect/>
                          </a:stretch>
                        </pic:blipFill>
                        <pic:spPr bwMode="auto">
                          <a:xfrm>
                            <a:off x="0" y="0"/>
                            <a:ext cx="561340" cy="108585"/>
                          </a:xfrm>
                          <a:prstGeom prst="rect">
                            <a:avLst/>
                          </a:prstGeom>
                          <a:noFill/>
                          <a:ln w="9525">
                            <a:noFill/>
                            <a:miter lim="800000"/>
                            <a:headEnd/>
                            <a:tailEnd/>
                          </a:ln>
                        </pic:spPr>
                      </pic:pic>
                    </a:graphicData>
                  </a:graphic>
                </wp:inline>
              </w:drawing>
            </w:r>
          </w:p>
        </w:tc>
        <w:tc>
          <w:tcPr>
            <w:tcW w:w="947"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552450" cy="108585"/>
                  <wp:effectExtent l="0" t="0" r="0" b="0"/>
                  <wp:docPr id="2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descr=""/>
                          <pic:cNvPicPr>
                            <a:picLocks noChangeAspect="1" noChangeArrowheads="1"/>
                          </pic:cNvPicPr>
                        </pic:nvPicPr>
                        <pic:blipFill>
                          <a:blip r:embed="rId217"/>
                          <a:stretch>
                            <a:fillRect/>
                          </a:stretch>
                        </pic:blipFill>
                        <pic:spPr bwMode="auto">
                          <a:xfrm>
                            <a:off x="0" y="0"/>
                            <a:ext cx="552450" cy="108585"/>
                          </a:xfrm>
                          <a:prstGeom prst="rect">
                            <a:avLst/>
                          </a:prstGeom>
                          <a:noFill/>
                          <a:ln w="9525">
                            <a:noFill/>
                            <a:miter lim="800000"/>
                            <a:headEnd/>
                            <a:tailEnd/>
                          </a:ln>
                        </pic:spPr>
                      </pic:pic>
                    </a:graphicData>
                  </a:graphic>
                </wp:inline>
              </w:drawing>
            </w:r>
          </w:p>
        </w:tc>
        <w:tc>
          <w:tcPr>
            <w:tcW w:w="1109"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833120" cy="108585"/>
                  <wp:effectExtent l="0" t="0" r="0" b="0"/>
                  <wp:docPr id="2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descr=""/>
                          <pic:cNvPicPr>
                            <a:picLocks noChangeAspect="1" noChangeArrowheads="1"/>
                          </pic:cNvPicPr>
                        </pic:nvPicPr>
                        <pic:blipFill>
                          <a:blip r:embed="rId218"/>
                          <a:stretch>
                            <a:fillRect/>
                          </a:stretch>
                        </pic:blipFill>
                        <pic:spPr bwMode="auto">
                          <a:xfrm>
                            <a:off x="0" y="0"/>
                            <a:ext cx="833120" cy="108585"/>
                          </a:xfrm>
                          <a:prstGeom prst="rect">
                            <a:avLst/>
                          </a:prstGeom>
                          <a:noFill/>
                          <a:ln w="9525">
                            <a:noFill/>
                            <a:miter lim="800000"/>
                            <a:headEnd/>
                            <a:tailEnd/>
                          </a:ln>
                        </pic:spPr>
                      </pic:pic>
                    </a:graphicData>
                  </a:graphic>
                </wp:inline>
              </w:drawing>
            </w:r>
          </w:p>
        </w:tc>
        <w:tc>
          <w:tcPr>
            <w:tcW w:w="1130" w:type="dxa"/>
            <w:tcBorders>
              <w:top w:val="nil"/>
              <w:left w:val="single" w:sz="6" w:space="0" w:color="000001"/>
              <w:bottom w:val="nil"/>
              <w:insideH w:val="nil"/>
              <w:right w:val="single" w:sz="6" w:space="0" w:color="000001"/>
              <w:insideV w:val="single" w:sz="6" w:space="0" w:color="000001"/>
            </w:tcBorders>
            <w:shd w:fill="FFFFFF" w:val="clear"/>
            <w:tcMar>
              <w:left w:w="-7" w:type="dxa"/>
            </w:tcMar>
          </w:tcPr>
          <w:p>
            <w:pPr>
              <w:pStyle w:val="Normal"/>
              <w:jc w:val="right"/>
              <w:rPr/>
            </w:pPr>
            <w:r>
              <w:rPr/>
              <w:drawing>
                <wp:inline distT="0" distB="0" distL="0" distR="0">
                  <wp:extent cx="561340" cy="108585"/>
                  <wp:effectExtent l="0" t="0" r="0" b="0"/>
                  <wp:docPr id="2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descr=""/>
                          <pic:cNvPicPr>
                            <a:picLocks noChangeAspect="1" noChangeArrowheads="1"/>
                          </pic:cNvPicPr>
                        </pic:nvPicPr>
                        <pic:blipFill>
                          <a:blip r:embed="rId219"/>
                          <a:stretch>
                            <a:fillRect/>
                          </a:stretch>
                        </pic:blipFill>
                        <pic:spPr bwMode="auto">
                          <a:xfrm>
                            <a:off x="0" y="0"/>
                            <a:ext cx="561340" cy="108585"/>
                          </a:xfrm>
                          <a:prstGeom prst="rect">
                            <a:avLst/>
                          </a:prstGeom>
                          <a:noFill/>
                          <a:ln w="9525">
                            <a:noFill/>
                            <a:miter lim="800000"/>
                            <a:headEnd/>
                            <a:tailEnd/>
                          </a:ln>
                        </pic:spPr>
                      </pic:pic>
                    </a:graphicData>
                  </a:graphic>
                </wp:inline>
              </w:drawing>
            </w:r>
          </w:p>
        </w:tc>
      </w:tr>
      <w:tr>
        <w:trPr>
          <w:cantSplit w:val="false"/>
        </w:trPr>
        <w:tc>
          <w:tcPr>
            <w:tcW w:w="1001" w:type="dxa"/>
            <w:tcBorders>
              <w:top w:val="nil"/>
              <w:left w:val="single" w:sz="6" w:space="0" w:color="000001"/>
              <w:bottom w:val="nil"/>
              <w:insideH w:val="nil"/>
              <w:right w:val="nil"/>
              <w:insideV w:val="nil"/>
            </w:tcBorders>
            <w:shd w:fill="FFFFFF" w:val="clear"/>
            <w:tcMar>
              <w:left w:w="-7" w:type="dxa"/>
            </w:tcMar>
          </w:tcPr>
          <w:p>
            <w:pPr>
              <w:pStyle w:val="Normal"/>
              <w:jc w:val="left"/>
              <w:rPr>
                <w:sz w:val="19"/>
              </w:rPr>
            </w:pPr>
            <w:r>
              <w:rPr>
                <w:sz w:val="19"/>
              </w:rPr>
              <w:t>Medium</w:t>
            </w:r>
          </w:p>
        </w:tc>
        <w:tc>
          <w:tcPr>
            <w:tcW w:w="1797" w:type="dxa"/>
            <w:tcBorders>
              <w:top w:val="nil"/>
              <w:left w:val="single" w:sz="6" w:space="0" w:color="000001"/>
              <w:bottom w:val="nil"/>
              <w:insideH w:val="nil"/>
              <w:right w:val="nil"/>
              <w:insideV w:val="nil"/>
            </w:tcBorders>
            <w:shd w:fill="FFFFFF" w:val="clear"/>
            <w:tcMar>
              <w:left w:w="-7" w:type="dxa"/>
            </w:tcMar>
          </w:tcPr>
          <w:p>
            <w:pPr>
              <w:pStyle w:val="Normal"/>
              <w:jc w:val="right"/>
              <w:rPr>
                <w:sz w:val="19"/>
              </w:rPr>
            </w:pPr>
            <w:r>
              <w:rPr>
                <w:sz w:val="19"/>
              </w:rPr>
              <w:t>Meurs2011[</w:t>
            </w:r>
            <w:r>
              <w:rPr>
                <w:sz w:val="19"/>
              </w:rPr>
              <w:fldChar w:fldCharType="begin"/>
            </w:r>
            <w:r>
              <w:instrText> REF BIB_Meurs2011 \h </w:instrText>
            </w:r>
            <w:r>
              <w:fldChar w:fldCharType="separate"/>
            </w:r>
            <w:r>
              <w:t>159</w:t>
            </w:r>
            <w:r>
              <w:fldChar w:fldCharType="end"/>
            </w:r>
            <w:r>
              <w:rPr>
                <w:sz w:val="19"/>
              </w:rPr>
              <w:t>]</w:t>
            </w:r>
          </w:p>
        </w:tc>
        <w:tc>
          <w:tcPr>
            <w:tcW w:w="949"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461645" cy="108585"/>
                  <wp:effectExtent l="0" t="0" r="0" b="0"/>
                  <wp:docPr id="2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descr=""/>
                          <pic:cNvPicPr>
                            <a:picLocks noChangeAspect="1" noChangeArrowheads="1"/>
                          </pic:cNvPicPr>
                        </pic:nvPicPr>
                        <pic:blipFill>
                          <a:blip r:embed="rId220"/>
                          <a:stretch>
                            <a:fillRect/>
                          </a:stretch>
                        </pic:blipFill>
                        <pic:spPr bwMode="auto">
                          <a:xfrm>
                            <a:off x="0" y="0"/>
                            <a:ext cx="461645" cy="108585"/>
                          </a:xfrm>
                          <a:prstGeom prst="rect">
                            <a:avLst/>
                          </a:prstGeom>
                          <a:noFill/>
                          <a:ln w="9525">
                            <a:noFill/>
                            <a:miter lim="800000"/>
                            <a:headEnd/>
                            <a:tailEnd/>
                          </a:ln>
                        </pic:spPr>
                      </pic:pic>
                    </a:graphicData>
                  </a:graphic>
                </wp:inline>
              </w:drawing>
            </w:r>
          </w:p>
        </w:tc>
        <w:tc>
          <w:tcPr>
            <w:tcW w:w="947"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488950" cy="108585"/>
                  <wp:effectExtent l="0" t="0" r="0" b="0"/>
                  <wp:docPr id="2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descr=""/>
                          <pic:cNvPicPr>
                            <a:picLocks noChangeAspect="1" noChangeArrowheads="1"/>
                          </pic:cNvPicPr>
                        </pic:nvPicPr>
                        <pic:blipFill>
                          <a:blip r:embed="rId221"/>
                          <a:stretch>
                            <a:fillRect/>
                          </a:stretch>
                        </pic:blipFill>
                        <pic:spPr bwMode="auto">
                          <a:xfrm>
                            <a:off x="0" y="0"/>
                            <a:ext cx="488950" cy="108585"/>
                          </a:xfrm>
                          <a:prstGeom prst="rect">
                            <a:avLst/>
                          </a:prstGeom>
                          <a:noFill/>
                          <a:ln w="9525">
                            <a:noFill/>
                            <a:miter lim="800000"/>
                            <a:headEnd/>
                            <a:tailEnd/>
                          </a:ln>
                        </pic:spPr>
                      </pic:pic>
                    </a:graphicData>
                  </a:graphic>
                </wp:inline>
              </w:drawing>
            </w:r>
          </w:p>
        </w:tc>
        <w:tc>
          <w:tcPr>
            <w:tcW w:w="948"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488950" cy="108585"/>
                  <wp:effectExtent l="0" t="0" r="0" b="0"/>
                  <wp:docPr id="2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descr=""/>
                          <pic:cNvPicPr>
                            <a:picLocks noChangeAspect="1" noChangeArrowheads="1"/>
                          </pic:cNvPicPr>
                        </pic:nvPicPr>
                        <pic:blipFill>
                          <a:blip r:embed="rId222"/>
                          <a:stretch>
                            <a:fillRect/>
                          </a:stretch>
                        </pic:blipFill>
                        <pic:spPr bwMode="auto">
                          <a:xfrm>
                            <a:off x="0" y="0"/>
                            <a:ext cx="488950" cy="108585"/>
                          </a:xfrm>
                          <a:prstGeom prst="rect">
                            <a:avLst/>
                          </a:prstGeom>
                          <a:noFill/>
                          <a:ln w="9525">
                            <a:noFill/>
                            <a:miter lim="800000"/>
                            <a:headEnd/>
                            <a:tailEnd/>
                          </a:ln>
                        </pic:spPr>
                      </pic:pic>
                    </a:graphicData>
                  </a:graphic>
                </wp:inline>
              </w:drawing>
            </w:r>
          </w:p>
        </w:tc>
        <w:tc>
          <w:tcPr>
            <w:tcW w:w="947"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488950" cy="108585"/>
                  <wp:effectExtent l="0" t="0" r="0" b="0"/>
                  <wp:docPr id="2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descr=""/>
                          <pic:cNvPicPr>
                            <a:picLocks noChangeAspect="1" noChangeArrowheads="1"/>
                          </pic:cNvPicPr>
                        </pic:nvPicPr>
                        <pic:blipFill>
                          <a:blip r:embed="rId223"/>
                          <a:stretch>
                            <a:fillRect/>
                          </a:stretch>
                        </pic:blipFill>
                        <pic:spPr bwMode="auto">
                          <a:xfrm>
                            <a:off x="0" y="0"/>
                            <a:ext cx="488950" cy="108585"/>
                          </a:xfrm>
                          <a:prstGeom prst="rect">
                            <a:avLst/>
                          </a:prstGeom>
                          <a:noFill/>
                          <a:ln w="9525">
                            <a:noFill/>
                            <a:miter lim="800000"/>
                            <a:headEnd/>
                            <a:tailEnd/>
                          </a:ln>
                        </pic:spPr>
                      </pic:pic>
                    </a:graphicData>
                  </a:graphic>
                </wp:inline>
              </w:drawing>
            </w:r>
          </w:p>
        </w:tc>
        <w:tc>
          <w:tcPr>
            <w:tcW w:w="1109"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833120" cy="108585"/>
                  <wp:effectExtent l="0" t="0" r="0" b="0"/>
                  <wp:docPr id="2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descr=""/>
                          <pic:cNvPicPr>
                            <a:picLocks noChangeAspect="1" noChangeArrowheads="1"/>
                          </pic:cNvPicPr>
                        </pic:nvPicPr>
                        <pic:blipFill>
                          <a:blip r:embed="rId224"/>
                          <a:stretch>
                            <a:fillRect/>
                          </a:stretch>
                        </pic:blipFill>
                        <pic:spPr bwMode="auto">
                          <a:xfrm>
                            <a:off x="0" y="0"/>
                            <a:ext cx="833120" cy="108585"/>
                          </a:xfrm>
                          <a:prstGeom prst="rect">
                            <a:avLst/>
                          </a:prstGeom>
                          <a:noFill/>
                          <a:ln w="9525">
                            <a:noFill/>
                            <a:miter lim="800000"/>
                            <a:headEnd/>
                            <a:tailEnd/>
                          </a:ln>
                        </pic:spPr>
                      </pic:pic>
                    </a:graphicData>
                  </a:graphic>
                </wp:inline>
              </w:drawing>
            </w:r>
          </w:p>
        </w:tc>
        <w:tc>
          <w:tcPr>
            <w:tcW w:w="1130" w:type="dxa"/>
            <w:tcBorders>
              <w:top w:val="nil"/>
              <w:left w:val="single" w:sz="6" w:space="0" w:color="000001"/>
              <w:bottom w:val="nil"/>
              <w:insideH w:val="nil"/>
              <w:right w:val="single" w:sz="6" w:space="0" w:color="000001"/>
              <w:insideV w:val="single" w:sz="6" w:space="0" w:color="000001"/>
            </w:tcBorders>
            <w:shd w:fill="FFFFFF" w:val="clear"/>
            <w:tcMar>
              <w:left w:w="-7" w:type="dxa"/>
            </w:tcMar>
          </w:tcPr>
          <w:p>
            <w:pPr>
              <w:pStyle w:val="Normal"/>
              <w:jc w:val="right"/>
              <w:rPr/>
            </w:pPr>
            <w:r>
              <w:rPr/>
              <w:drawing>
                <wp:inline distT="0" distB="0" distL="0" distR="0">
                  <wp:extent cx="805815" cy="108585"/>
                  <wp:effectExtent l="0" t="0" r="0" b="0"/>
                  <wp:docPr id="2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descr=""/>
                          <pic:cNvPicPr>
                            <a:picLocks noChangeAspect="1" noChangeArrowheads="1"/>
                          </pic:cNvPicPr>
                        </pic:nvPicPr>
                        <pic:blipFill>
                          <a:blip r:embed="rId225"/>
                          <a:stretch>
                            <a:fillRect/>
                          </a:stretch>
                        </pic:blipFill>
                        <pic:spPr bwMode="auto">
                          <a:xfrm>
                            <a:off x="0" y="0"/>
                            <a:ext cx="805815" cy="108585"/>
                          </a:xfrm>
                          <a:prstGeom prst="rect">
                            <a:avLst/>
                          </a:prstGeom>
                          <a:noFill/>
                          <a:ln w="9525">
                            <a:noFill/>
                            <a:miter lim="800000"/>
                            <a:headEnd/>
                            <a:tailEnd/>
                          </a:ln>
                        </pic:spPr>
                      </pic:pic>
                    </a:graphicData>
                  </a:graphic>
                </wp:inline>
              </w:drawing>
            </w:r>
          </w:p>
        </w:tc>
      </w:tr>
      <w:tr>
        <w:trPr>
          <w:cantSplit w:val="false"/>
        </w:trPr>
        <w:tc>
          <w:tcPr>
            <w:tcW w:w="1001"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left"/>
              <w:rPr>
                <w:sz w:val="19"/>
              </w:rPr>
            </w:pPr>
            <w:r>
              <w:rPr>
                <w:sz w:val="19"/>
              </w:rPr>
              <w:t>Low</w:t>
            </w:r>
          </w:p>
        </w:tc>
        <w:tc>
          <w:tcPr>
            <w:tcW w:w="1797"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Matejak2014[</w:t>
            </w:r>
            <w:r>
              <w:rPr>
                <w:sz w:val="19"/>
              </w:rPr>
              <w:fldChar w:fldCharType="begin"/>
            </w:r>
            <w:r>
              <w:instrText> REF BIB_Matejak2014sj \h </w:instrText>
            </w:r>
            <w:r>
              <w:fldChar w:fldCharType="separate"/>
            </w:r>
            <w:r>
              <w:t>7</w:t>
            </w:r>
            <w:r>
              <w:fldChar w:fldCharType="end"/>
            </w:r>
            <w:r>
              <w:rPr>
                <w:sz w:val="19"/>
              </w:rPr>
              <w:t>]</w:t>
            </w:r>
          </w:p>
        </w:tc>
        <w:tc>
          <w:tcPr>
            <w:tcW w:w="949"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325755" cy="108585"/>
                  <wp:effectExtent l="0" t="0" r="0" b="0"/>
                  <wp:docPr id="2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descr=""/>
                          <pic:cNvPicPr>
                            <a:picLocks noChangeAspect="1" noChangeArrowheads="1"/>
                          </pic:cNvPicPr>
                        </pic:nvPicPr>
                        <pic:blipFill>
                          <a:blip r:embed="rId226"/>
                          <a:stretch>
                            <a:fillRect/>
                          </a:stretch>
                        </pic:blipFill>
                        <pic:spPr bwMode="auto">
                          <a:xfrm>
                            <a:off x="0" y="0"/>
                            <a:ext cx="325755" cy="108585"/>
                          </a:xfrm>
                          <a:prstGeom prst="rect">
                            <a:avLst/>
                          </a:prstGeom>
                          <a:noFill/>
                          <a:ln w="9525">
                            <a:noFill/>
                            <a:miter lim="800000"/>
                            <a:headEnd/>
                            <a:tailEnd/>
                          </a:ln>
                        </pic:spPr>
                      </pic:pic>
                    </a:graphicData>
                  </a:graphic>
                </wp:inline>
              </w:drawing>
            </w:r>
          </w:p>
        </w:tc>
        <w:tc>
          <w:tcPr>
            <w:tcW w:w="947"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325755" cy="108585"/>
                  <wp:effectExtent l="0" t="0" r="0" b="0"/>
                  <wp:docPr id="2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descr=""/>
                          <pic:cNvPicPr>
                            <a:picLocks noChangeAspect="1" noChangeArrowheads="1"/>
                          </pic:cNvPicPr>
                        </pic:nvPicPr>
                        <pic:blipFill>
                          <a:blip r:embed="rId227"/>
                          <a:stretch>
                            <a:fillRect/>
                          </a:stretch>
                        </pic:blipFill>
                        <pic:spPr bwMode="auto">
                          <a:xfrm>
                            <a:off x="0" y="0"/>
                            <a:ext cx="325755" cy="108585"/>
                          </a:xfrm>
                          <a:prstGeom prst="rect">
                            <a:avLst/>
                          </a:prstGeom>
                          <a:noFill/>
                          <a:ln w="9525">
                            <a:noFill/>
                            <a:miter lim="800000"/>
                            <a:headEnd/>
                            <a:tailEnd/>
                          </a:ln>
                        </pic:spPr>
                      </pic:pic>
                    </a:graphicData>
                  </a:graphic>
                </wp:inline>
              </w:drawing>
            </w:r>
          </w:p>
        </w:tc>
        <w:tc>
          <w:tcPr>
            <w:tcW w:w="948"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316865" cy="108585"/>
                  <wp:effectExtent l="0" t="0" r="0" b="0"/>
                  <wp:docPr id="2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descr=""/>
                          <pic:cNvPicPr>
                            <a:picLocks noChangeAspect="1" noChangeArrowheads="1"/>
                          </pic:cNvPicPr>
                        </pic:nvPicPr>
                        <pic:blipFill>
                          <a:blip r:embed="rId228"/>
                          <a:stretch>
                            <a:fillRect/>
                          </a:stretch>
                        </pic:blipFill>
                        <pic:spPr bwMode="auto">
                          <a:xfrm>
                            <a:off x="0" y="0"/>
                            <a:ext cx="316865" cy="108585"/>
                          </a:xfrm>
                          <a:prstGeom prst="rect">
                            <a:avLst/>
                          </a:prstGeom>
                          <a:noFill/>
                          <a:ln w="9525">
                            <a:noFill/>
                            <a:miter lim="800000"/>
                            <a:headEnd/>
                            <a:tailEnd/>
                          </a:ln>
                        </pic:spPr>
                      </pic:pic>
                    </a:graphicData>
                  </a:graphic>
                </wp:inline>
              </w:drawing>
            </w:r>
          </w:p>
        </w:tc>
        <w:tc>
          <w:tcPr>
            <w:tcW w:w="947"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316865" cy="108585"/>
                  <wp:effectExtent l="0" t="0" r="0" b="0"/>
                  <wp:docPr id="2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descr=""/>
                          <pic:cNvPicPr>
                            <a:picLocks noChangeAspect="1" noChangeArrowheads="1"/>
                          </pic:cNvPicPr>
                        </pic:nvPicPr>
                        <pic:blipFill>
                          <a:blip r:embed="rId229"/>
                          <a:stretch>
                            <a:fillRect/>
                          </a:stretch>
                        </pic:blipFill>
                        <pic:spPr bwMode="auto">
                          <a:xfrm>
                            <a:off x="0" y="0"/>
                            <a:ext cx="316865" cy="108585"/>
                          </a:xfrm>
                          <a:prstGeom prst="rect">
                            <a:avLst/>
                          </a:prstGeom>
                          <a:noFill/>
                          <a:ln w="9525">
                            <a:noFill/>
                            <a:miter lim="800000"/>
                            <a:headEnd/>
                            <a:tailEnd/>
                          </a:ln>
                        </pic:spPr>
                      </pic:pic>
                    </a:graphicData>
                  </a:graphic>
                </wp:inline>
              </w:drawing>
            </w:r>
          </w:p>
        </w:tc>
        <w:tc>
          <w:tcPr>
            <w:tcW w:w="1109"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733425" cy="108585"/>
                  <wp:effectExtent l="0" t="0" r="0" b="0"/>
                  <wp:docPr id="2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descr=""/>
                          <pic:cNvPicPr>
                            <a:picLocks noChangeAspect="1" noChangeArrowheads="1"/>
                          </pic:cNvPicPr>
                        </pic:nvPicPr>
                        <pic:blipFill>
                          <a:blip r:embed="rId230"/>
                          <a:stretch>
                            <a:fillRect/>
                          </a:stretch>
                        </pic:blipFill>
                        <pic:spPr bwMode="auto">
                          <a:xfrm>
                            <a:off x="0" y="0"/>
                            <a:ext cx="733425" cy="108585"/>
                          </a:xfrm>
                          <a:prstGeom prst="rect">
                            <a:avLst/>
                          </a:prstGeom>
                          <a:noFill/>
                          <a:ln w="9525">
                            <a:noFill/>
                            <a:miter lim="800000"/>
                            <a:headEnd/>
                            <a:tailEnd/>
                          </a:ln>
                        </pic:spPr>
                      </pic:pic>
                    </a:graphicData>
                  </a:graphic>
                </wp:inline>
              </w:drawing>
            </w:r>
          </w:p>
        </w:tc>
        <w:tc>
          <w:tcPr>
            <w:tcW w:w="113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right"/>
              <w:rPr/>
            </w:pPr>
            <w:r>
              <w:rPr/>
              <w:drawing>
                <wp:inline distT="0" distB="0" distL="0" distR="0">
                  <wp:extent cx="841375" cy="108585"/>
                  <wp:effectExtent l="0" t="0" r="0" b="0"/>
                  <wp:docPr id="2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descr=""/>
                          <pic:cNvPicPr>
                            <a:picLocks noChangeAspect="1" noChangeArrowheads="1"/>
                          </pic:cNvPicPr>
                        </pic:nvPicPr>
                        <pic:blipFill>
                          <a:blip r:embed="rId231"/>
                          <a:stretch>
                            <a:fillRect/>
                          </a:stretch>
                        </pic:blipFill>
                        <pic:spPr bwMode="auto">
                          <a:xfrm>
                            <a:off x="0" y="0"/>
                            <a:ext cx="841375" cy="108585"/>
                          </a:xfrm>
                          <a:prstGeom prst="rect">
                            <a:avLst/>
                          </a:prstGeom>
                          <a:noFill/>
                          <a:ln w="9525">
                            <a:noFill/>
                            <a:miter lim="800000"/>
                            <a:headEnd/>
                            <a:tailEnd/>
                          </a:ln>
                        </pic:spPr>
                      </pic:pic>
                    </a:graphicData>
                  </a:graphic>
                </wp:inline>
              </w:drawing>
            </w:r>
          </w:p>
        </w:tc>
      </w:tr>
    </w:tbl>
    <w:p>
      <w:pPr>
        <w:pStyle w:val="Table"/>
        <w:spacing w:lineRule="auto" w:line="360" w:before="480" w:after="0"/>
        <w:rPr>
          <w:rFonts w:eastAsia="Times New Roman"/>
          <w:sz w:val="19"/>
        </w:rPr>
      </w:pPr>
      <w:r>
        <w:rPr>
          <w:rFonts w:eastAsia="Times New Roman"/>
          <w:sz w:val="19"/>
        </w:rPr>
        <w:t xml:space="preserve"> </w:t>
      </w:r>
    </w:p>
    <w:p>
      <w:pPr>
        <w:pStyle w:val="Caption11"/>
        <w:spacing w:lineRule="auto" w:line="360"/>
        <w:rPr>
          <w:sz w:val="19"/>
        </w:rPr>
      </w:pPr>
      <w:r>
        <w:rPr>
          <w:sz w:val="19"/>
        </w:rPr>
        <w:t xml:space="preserve">Table </w:t>
      </w:r>
      <w:bookmarkStart w:id="48" w:name="BMtable_speedupresult2"/>
      <w:r>
        <w:rPr>
          <w:sz w:val="19"/>
        </w:rPr>
        <w:t>4.2</w:t>
      </w:r>
      <w:bookmarkEnd w:id="48"/>
      <w:r>
        <w:rPr>
          <w:sz w:val="19"/>
        </w:rPr>
        <w:t xml:space="preserve">: Same as </w:t>
      </w:r>
      <w:del w:id="2841" w:author="S J" w:date="2015-03-29T17:16:00Z">
        <w:r>
          <w:rPr>
            <w:sz w:val="19"/>
          </w:rPr>
          <w:delText xml:space="preserve">table </w:delText>
        </w:r>
      </w:del>
      <w:ins w:id="2842" w:author="S J" w:date="2015-03-29T17:16:00Z">
        <w:r>
          <w:rPr>
            <w:sz w:val="19"/>
          </w:rPr>
          <w:t xml:space="preserve">Table </w:t>
        </w:r>
      </w:ins>
      <w:r>
        <w:rPr>
          <w:sz w:val="19"/>
        </w:rPr>
        <w:fldChar w:fldCharType="begin"/>
      </w:r>
      <w:r>
        <w:instrText> REF BMtable_speedupresult \h </w:instrText>
      </w:r>
      <w:r>
        <w:fldChar w:fldCharType="separate"/>
      </w:r>
      <w:r>
        <w:t>4.1</w:t>
      </w:r>
      <w:r>
        <w:fldChar w:fldCharType="end"/>
      </w:r>
      <w:del w:id="2843" w:author="S J" w:date="2015-03-29T17:16:00Z">
        <w:r>
          <w:rPr>
            <w:sz w:val="19"/>
          </w:rPr>
          <w:delText>,</w:delText>
        </w:r>
      </w:del>
      <w:r>
        <w:rPr>
          <w:sz w:val="19"/>
        </w:rPr>
        <w:t xml:space="preserve"> but measured on</w:t>
      </w:r>
      <w:ins w:id="2844" w:author="S J" w:date="2015-03-29T17:16:00Z">
        <w:r>
          <w:rPr>
            <w:sz w:val="19"/>
          </w:rPr>
          <w:t xml:space="preserve"> a</w:t>
        </w:r>
      </w:ins>
      <w:r>
        <w:rPr>
          <w:sz w:val="19"/>
        </w:rPr>
        <w:t xml:space="preserve"> local cluster deployment</w:t>
      </w:r>
      <w:ins w:id="2845" w:author="S J" w:date="2015-03-29T17:16:00Z">
        <w:r>
          <w:rPr>
            <w:sz w:val="19"/>
          </w:rPr>
          <w:t>,</w:t>
        </w:r>
      </w:ins>
      <w:r>
        <w:rPr>
          <w:sz w:val="19"/>
        </w:rPr>
        <w:t xml:space="preserve"> with reduced communication overhead.</w:t>
      </w:r>
      <w:r>
        <w:rPr>
          <w:sz w:val="19"/>
        </w:rPr>
        <w:fldChar w:fldCharType="begin"/>
      </w:r>
      <w:r>
        <w:instrText> REF BMtable_speedupresult \h </w:instrText>
      </w:r>
      <w:r>
        <w:fldChar w:fldCharType="separate"/>
      </w:r>
      <w:r>
        <w:t>4.1</w:t>
      </w:r>
      <w:r>
        <w:fldChar w:fldCharType="end"/>
      </w:r>
      <w:ins w:id="2846" w:author="S J" w:date="2015-03-29T17:16:00Z">
        <w:r>
          <w:rPr>
            <w:sz w:val="19"/>
          </w:rPr>
          <w:t>.</w:t>
        </w:r>
      </w:ins>
      <w:r>
        <w:fldChar w:fldCharType="begin"/>
      </w:r>
      <w:r>
        <w:instrText> TC "4.2 Same as table , but measured on local cluster deployment with reduced communication overhead." \l 2 </w:instrText>
      </w:r>
      <w:r>
        <w:fldChar w:fldCharType="separate"/>
      </w:r>
      <w:r>
        <w:rPr>
          <w:sz w:val="19"/>
        </w:rPr>
      </w:r>
      <w:r>
        <w:fldChar w:fldCharType="end"/>
      </w:r>
    </w:p>
    <w:p>
      <w:pPr>
        <w:pStyle w:val="Normal"/>
        <w:spacing w:lineRule="auto" w:line="360" w:before="240" w:after="0"/>
        <w:ind w:left="0" w:right="0" w:firstLine="360"/>
        <w:rPr/>
      </w:pPr>
      <w:r>
        <w:rPr/>
        <w:t>The computation time of</w:t>
      </w:r>
      <w:ins w:id="2847" w:author="S J" w:date="2015-03-29T17:16:00Z">
        <w:r>
          <w:rPr/>
          <w:t xml:space="preserve"> a</w:t>
        </w:r>
      </w:ins>
      <w:r>
        <w:rPr/>
        <w:t xml:space="preserve"> single simulation depends on </w:t>
      </w:r>
      <w:ins w:id="2848" w:author="S J" w:date="2015-03-29T17:16:00Z">
        <w:r>
          <w:rPr/>
          <w:t xml:space="preserve">the </w:t>
        </w:r>
      </w:ins>
      <w:r>
        <w:rPr/>
        <w:t xml:space="preserve">model complexity number of </w:t>
      </w:r>
      <w:ins w:id="2849" w:author="S J" w:date="2015-03-29T17:16:00Z">
        <w:r>
          <w:rPr/>
          <w:t xml:space="preserve">the </w:t>
        </w:r>
      </w:ins>
      <w:r>
        <w:rPr/>
        <w:t>compared values. Based on the findings, the simulation</w:t>
      </w:r>
      <w:ins w:id="2850" w:author="S J" w:date="2015-03-29T17:16:00Z">
        <w:r>
          <w:rPr/>
          <w:t>s</w:t>
        </w:r>
      </w:ins>
      <w:r>
        <w:rPr/>
        <w:t xml:space="preserve"> of the models were divided into </w:t>
      </w:r>
      <w:del w:id="2851" w:author="S J" w:date="2015-03-29T17:16:00Z">
        <w:r>
          <w:rPr/>
          <w:delText xml:space="preserve">4 </w:delText>
        </w:r>
      </w:del>
      <w:ins w:id="2852" w:author="S J" w:date="2015-03-29T17:16:00Z">
        <w:r>
          <w:rPr/>
          <w:t xml:space="preserve">four </w:t>
        </w:r>
      </w:ins>
      <w:r>
        <w:rPr/>
        <w:t>groups</w:t>
      </w:r>
      <w:ins w:id="2853" w:author="S J" w:date="2015-03-29T17:16:00Z">
        <w:r>
          <w:rPr/>
          <w:t>,</w:t>
        </w:r>
      </w:ins>
      <w:r>
        <w:rPr/>
        <w:t xml:space="preserve"> depending on its demand to compute 1</w:t>
      </w:r>
      <w:ins w:id="2854" w:author="S J" w:date="2015-03-29T17:16:00Z">
        <w:r>
          <w:rPr/>
          <w:t>,</w:t>
        </w:r>
      </w:ins>
      <w:r>
        <w:rPr/>
        <w:t xml:space="preserve">200 simulations. Fraction </w:t>
      </w:r>
      <w:r>
        <w:rPr/>
        <w:drawing>
          <wp:inline distT="0" distB="0" distL="0" distR="0">
            <wp:extent cx="90805" cy="72390"/>
            <wp:effectExtent l="0" t="0" r="0" b="0"/>
            <wp:docPr id="2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descr=""/>
                    <pic:cNvPicPr>
                      <a:picLocks noChangeAspect="1" noChangeArrowheads="1"/>
                    </pic:cNvPicPr>
                  </pic:nvPicPr>
                  <pic:blipFill>
                    <a:blip r:embed="rId232"/>
                    <a:stretch>
                      <a:fillRect/>
                    </a:stretch>
                  </pic:blipFill>
                  <pic:spPr bwMode="auto">
                    <a:xfrm>
                      <a:off x="0" y="0"/>
                      <a:ext cx="90805" cy="72390"/>
                    </a:xfrm>
                    <a:prstGeom prst="rect">
                      <a:avLst/>
                    </a:prstGeom>
                    <a:noFill/>
                    <a:ln w="9525">
                      <a:noFill/>
                      <a:miter lim="800000"/>
                      <a:headEnd/>
                      <a:tailEnd/>
                    </a:ln>
                  </pic:spPr>
                </pic:pic>
              </a:graphicData>
            </a:graphic>
          </wp:inline>
        </w:drawing>
      </w:r>
      <w:r>
        <w:rPr/>
        <w:t xml:space="preserve"> and </w:t>
      </w:r>
      <w:ins w:id="2855" w:author="S J" w:date="2015-03-29T17:16:00Z">
        <w:r>
          <w:rPr/>
          <w:t xml:space="preserve">the </w:t>
        </w:r>
      </w:ins>
      <w:r>
        <w:rPr/>
        <w:t xml:space="preserve">speedup limit per Amdahl’s law </w:t>
      </w:r>
      <w:del w:id="2856" w:author="S J" w:date="2015-03-29T17:17:00Z">
        <w:r>
          <w:rPr/>
          <w:delText xml:space="preserve">was </w:delText>
        </w:r>
      </w:del>
      <w:ins w:id="2857" w:author="S J" w:date="2015-03-29T17:17:00Z">
        <w:r>
          <w:rPr/>
          <w:t xml:space="preserve">are </w:t>
        </w:r>
      </w:ins>
      <w:r>
        <w:rPr/>
        <w:t xml:space="preserve">stated in Tables </w:t>
      </w:r>
      <w:r>
        <w:rPr/>
        <w:fldChar w:fldCharType="begin"/>
      </w:r>
      <w:r>
        <w:instrText> REF BMtable_speedupresult \h </w:instrText>
      </w:r>
      <w:r>
        <w:fldChar w:fldCharType="separate"/>
      </w:r>
      <w:r>
        <w:t>4.1</w:t>
      </w:r>
      <w:r>
        <w:fldChar w:fldCharType="end"/>
      </w:r>
      <w:r>
        <w:rPr/>
        <w:t xml:space="preserve"> and </w:t>
      </w:r>
      <w:r>
        <w:rPr/>
        <w:fldChar w:fldCharType="begin"/>
      </w:r>
      <w:r>
        <w:instrText> REF BMtable_speedupresult2 \h </w:instrText>
      </w:r>
      <w:r>
        <w:fldChar w:fldCharType="separate"/>
      </w:r>
      <w:r>
        <w:t>4.2</w:t>
      </w:r>
      <w:r>
        <w:fldChar w:fldCharType="end"/>
      </w:r>
      <w:r>
        <w:rPr/>
        <w:t xml:space="preserve">. </w:t>
      </w:r>
    </w:p>
    <w:p>
      <w:pPr>
        <w:pStyle w:val="Table"/>
        <w:spacing w:lineRule="auto" w:line="360" w:before="240" w:after="0"/>
        <w:rPr>
          <w:rFonts w:eastAsia="Times New Roman"/>
          <w:sz w:val="19"/>
        </w:rPr>
      </w:pPr>
      <w:ins w:id="2858" w:author="S J" w:date="2015-03-29T17:17:00Z">
        <w:r>
          <w:rPr/>
          <w:t>The d</w:t>
        </w:r>
      </w:ins>
      <w:del w:id="2859" w:author="S J" w:date="2015-03-29T17:17:00Z">
        <w:r>
          <w:rPr/>
          <w:delText>D</w:delText>
        </w:r>
      </w:del>
      <w:r>
        <w:rPr/>
        <w:t xml:space="preserve">ifference between </w:t>
      </w:r>
      <w:r>
        <w:rPr/>
        <w:drawing>
          <wp:inline distT="0" distB="0" distL="0" distR="0">
            <wp:extent cx="163195" cy="108585"/>
            <wp:effectExtent l="0" t="0" r="0" b="0"/>
            <wp:docPr id="2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descr=""/>
                    <pic:cNvPicPr>
                      <a:picLocks noChangeAspect="1" noChangeArrowheads="1"/>
                    </pic:cNvPicPr>
                  </pic:nvPicPr>
                  <pic:blipFill>
                    <a:blip r:embed="rId233"/>
                    <a:stretch>
                      <a:fillRect/>
                    </a:stretch>
                  </pic:blipFill>
                  <pic:spPr bwMode="auto">
                    <a:xfrm>
                      <a:off x="0" y="0"/>
                      <a:ext cx="163195" cy="108585"/>
                    </a:xfrm>
                    <a:prstGeom prst="rect">
                      <a:avLst/>
                    </a:prstGeom>
                    <a:noFill/>
                    <a:ln w="9525">
                      <a:noFill/>
                      <a:miter lim="800000"/>
                      <a:headEnd/>
                      <a:tailEnd/>
                    </a:ln>
                  </pic:spPr>
                </pic:pic>
              </a:graphicData>
            </a:graphic>
          </wp:inline>
        </w:drawing>
      </w:r>
      <w:r>
        <w:rPr/>
        <w:t xml:space="preserve"> and </w:t>
      </w:r>
      <w:r>
        <w:rPr/>
        <w:drawing>
          <wp:inline distT="0" distB="0" distL="0" distR="0">
            <wp:extent cx="153670" cy="108585"/>
            <wp:effectExtent l="0" t="0" r="0" b="0"/>
            <wp:docPr id="2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descr=""/>
                    <pic:cNvPicPr>
                      <a:picLocks noChangeAspect="1" noChangeArrowheads="1"/>
                    </pic:cNvPicPr>
                  </pic:nvPicPr>
                  <pic:blipFill>
                    <a:blip r:embed="rId234"/>
                    <a:stretch>
                      <a:fillRect/>
                    </a:stretch>
                  </pic:blipFill>
                  <pic:spPr bwMode="auto">
                    <a:xfrm>
                      <a:off x="0" y="0"/>
                      <a:ext cx="153670" cy="108585"/>
                    </a:xfrm>
                    <a:prstGeom prst="rect">
                      <a:avLst/>
                    </a:prstGeom>
                    <a:noFill/>
                    <a:ln w="9525">
                      <a:noFill/>
                      <a:miter lim="800000"/>
                      <a:headEnd/>
                      <a:tailEnd/>
                    </a:ln>
                  </pic:spPr>
                </pic:pic>
              </a:graphicData>
            </a:graphic>
          </wp:inline>
        </w:drawing>
      </w:r>
      <w:r>
        <w:rPr/>
        <w:t xml:space="preserve"> is an overhead</w:t>
      </w:r>
      <w:ins w:id="2860" w:author="S J" w:date="2015-03-29T17:17:00Z">
        <w:r>
          <w:rPr/>
          <w:t>, which was</w:t>
        </w:r>
      </w:ins>
      <w:r>
        <w:rPr/>
        <w:t xml:space="preserve"> introduced by the network communication between </w:t>
      </w:r>
      <w:ins w:id="2861" w:author="S J" w:date="2015-03-29T17:17:00Z">
        <w:r>
          <w:rPr/>
          <w:t xml:space="preserve">the </w:t>
        </w:r>
      </w:ins>
      <w:r>
        <w:rPr/>
        <w:t xml:space="preserve">genetic algorithm and </w:t>
      </w:r>
      <w:ins w:id="2862" w:author="S J" w:date="2015-03-29T17:17:00Z">
        <w:r>
          <w:rPr/>
          <w:t xml:space="preserve">the </w:t>
        </w:r>
      </w:ins>
      <w:r>
        <w:rPr/>
        <w:t xml:space="preserve">worker nodes </w:t>
      </w:r>
      <w:ins w:id="2863" w:author="S J" w:date="2015-03-29T17:17:00Z">
        <w:r>
          <w:rPr/>
          <w:t xml:space="preserve">that were </w:t>
        </w:r>
      </w:ins>
      <w:r>
        <w:rPr/>
        <w:t xml:space="preserve">deployed in </w:t>
      </w:r>
      <w:ins w:id="2864" w:author="S J" w:date="2015-03-29T17:17:00Z">
        <w:r>
          <w:rPr/>
          <w:t xml:space="preserve">the </w:t>
        </w:r>
      </w:ins>
      <w:r>
        <w:rPr/>
        <w:t>cloud deployment</w:t>
      </w:r>
      <w:ins w:id="2865" w:author="S J" w:date="2015-03-29T17:17:00Z">
        <w:r>
          <w:rPr/>
          <w:t>,</w:t>
        </w:r>
      </w:ins>
      <w:r>
        <w:rPr/>
        <w:t xml:space="preserve"> provided by CESNET NGI department METACENTRUM</w:t>
      </w:r>
      <w:r>
        <w:rPr>
          <w:rStyle w:val="FootnoteAnchor"/>
        </w:rPr>
        <w:footnoteReference w:id="39"/>
      </w:r>
      <w:r>
        <w:rPr/>
        <w:t>. The network overhead can be eliminated in serial implementation</w:t>
      </w:r>
      <w:ins w:id="2866" w:author="S J" w:date="2015-03-29T17:17:00Z">
        <w:r>
          <w:rPr/>
          <w:t>s</w:t>
        </w:r>
      </w:ins>
      <w:r>
        <w:rPr/>
        <w:t xml:space="preserve"> by directly integrating </w:t>
      </w:r>
      <w:ins w:id="2867" w:author="S J" w:date="2015-03-29T17:17:00Z">
        <w:r>
          <w:rPr/>
          <w:t xml:space="preserve">the </w:t>
        </w:r>
      </w:ins>
      <w:r>
        <w:rPr/>
        <w:t xml:space="preserve">simulation into </w:t>
      </w:r>
      <w:ins w:id="2868" w:author="S J" w:date="2015-03-29T17:17:00Z">
        <w:r>
          <w:rPr/>
          <w:t xml:space="preserve">a </w:t>
        </w:r>
      </w:ins>
      <w:r>
        <w:rPr/>
        <w:t>genetic algorithm</w:t>
      </w:r>
      <w:ins w:id="2869" w:author="S J" w:date="2015-03-29T17:17:00Z">
        <w:r>
          <w:rPr/>
          <w:t>. T</w:t>
        </w:r>
      </w:ins>
      <w:del w:id="2870" w:author="S J" w:date="2015-03-29T17:17:00Z">
        <w:r>
          <w:rPr/>
          <w:delText>, t</w:delText>
        </w:r>
      </w:del>
      <w:r>
        <w:rPr/>
        <w:t xml:space="preserve">herefore, </w:t>
      </w:r>
      <w:ins w:id="2871" w:author="S J" w:date="2015-03-29T17:18:00Z">
        <w:r>
          <w:rPr/>
          <w:t xml:space="preserve">Table </w:t>
        </w:r>
      </w:ins>
      <w:r>
        <w:rPr/>
        <w:fldChar w:fldCharType="begin"/>
      </w:r>
      <w:r>
        <w:instrText> REF BMtable_overhead \h </w:instrText>
      </w:r>
      <w:r>
        <w:fldChar w:fldCharType="separate"/>
      </w:r>
      <w:r>
        <w:t>4.3</w:t>
      </w:r>
      <w:r>
        <w:fldChar w:fldCharType="end"/>
      </w:r>
      <w:ins w:id="2872" w:author="S J" w:date="2015-03-29T17:18:00Z">
        <w:r>
          <w:rPr/>
          <w:t xml:space="preserve"> </w:t>
        </w:r>
      </w:ins>
      <w:ins w:id="2873" w:author="S J" w:date="2015-03-29T17:17:00Z">
        <w:r>
          <w:rPr/>
          <w:t xml:space="preserve">considers and compares </w:t>
        </w:r>
      </w:ins>
      <w:r>
        <w:rPr/>
        <w:t>a hypothetical serial execution time</w:t>
      </w:r>
      <w:ins w:id="2874" w:author="S J" w:date="2015-03-29T17:17:00Z">
        <w:r>
          <w:rPr/>
          <w:t>, which is</w:t>
        </w:r>
      </w:ins>
      <w:r>
        <w:rPr/>
        <w:t xml:space="preserve"> estimated without the network overhead</w:t>
      </w:r>
      <w:ins w:id="2875" w:author="S J" w:date="2015-03-29T17:18:00Z">
        <w:r>
          <w:rPr/>
          <w:t>.</w:t>
        </w:r>
      </w:ins>
      <w:del w:id="2876" w:author="S J" w:date="2015-03-29T17:18:00Z">
        <w:r>
          <w:rPr/>
          <w:delText xml:space="preserve"> is considered and compared in Table </w:delText>
        </w:r>
      </w:del>
      <w:r>
        <w:rPr/>
        <w:fldChar w:fldCharType="begin"/>
      </w:r>
      <w:r>
        <w:instrText> REF BMtable_overhead \h </w:instrText>
      </w:r>
      <w:r>
        <w:fldChar w:fldCharType="separate"/>
      </w:r>
      <w:r>
        <w:t>4.3</w:t>
      </w:r>
      <w:r>
        <w:fldChar w:fldCharType="end"/>
      </w:r>
      <w:del w:id="2877" w:author="S J" w:date="2015-03-29T17:18:00Z">
        <w:r>
          <w:rPr/>
          <w:delText>.</w:delText>
        </w:r>
      </w:del>
      <w:r>
        <w:rPr>
          <w:rFonts w:eastAsia="Times New Roman"/>
          <w:sz w:val="19"/>
        </w:rPr>
        <w:t xml:space="preserve">  </w:t>
      </w:r>
    </w:p>
    <w:tbl>
      <w:tblPr>
        <w:jc w:val="left"/>
        <w:tblInd w:w="8" w:type="dxa"/>
        <w:tblBorders>
          <w:top w:val="single" w:sz="6" w:space="0" w:color="000001"/>
          <w:left w:val="single" w:sz="6" w:space="0" w:color="000001"/>
          <w:bottom w:val="nil"/>
          <w:insideH w:val="nil"/>
          <w:right w:val="nil"/>
          <w:insideV w:val="nil"/>
        </w:tblBorders>
        <w:tblCellMar>
          <w:top w:w="0" w:type="dxa"/>
          <w:left w:w="-7" w:type="dxa"/>
          <w:bottom w:w="0" w:type="dxa"/>
          <w:right w:w="0" w:type="dxa"/>
        </w:tblCellMar>
      </w:tblPr>
      <w:tblGrid>
        <w:gridCol w:w="1843"/>
        <w:gridCol w:w="725"/>
        <w:gridCol w:w="948"/>
        <w:gridCol w:w="815"/>
        <w:gridCol w:w="1038"/>
        <w:gridCol w:w="1"/>
        <w:gridCol w:w="680"/>
        <w:gridCol w:w="948"/>
        <w:gridCol w:w="815"/>
        <w:gridCol w:w="1016"/>
      </w:tblGrid>
      <w:tr>
        <w:trPr>
          <w:cantSplit w:val="false"/>
        </w:trPr>
        <w:tc>
          <w:tcPr>
            <w:tcW w:w="1843" w:type="dxa"/>
            <w:tcBorders>
              <w:top w:val="single" w:sz="6" w:space="0" w:color="000001"/>
              <w:left w:val="single" w:sz="6" w:space="0" w:color="000001"/>
              <w:bottom w:val="nil"/>
              <w:insideH w:val="nil"/>
              <w:right w:val="nil"/>
              <w:insideV w:val="nil"/>
            </w:tcBorders>
            <w:shd w:fill="FFFFFF" w:val="clear"/>
            <w:tcMar>
              <w:left w:w="-7" w:type="dxa"/>
            </w:tcMar>
          </w:tcPr>
          <w:p>
            <w:pPr>
              <w:pStyle w:val="Normal"/>
              <w:jc w:val="left"/>
              <w:rPr/>
            </w:pPr>
            <w:r>
              <w:rPr/>
            </w:r>
          </w:p>
        </w:tc>
        <w:tc>
          <w:tcPr>
            <w:tcW w:w="3527" w:type="dxa"/>
            <w:gridSpan w:val="5"/>
            <w:tcBorders>
              <w:top w:val="single" w:sz="6" w:space="0" w:color="000001"/>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Distributed In Cloud</w:t>
            </w:r>
          </w:p>
        </w:tc>
        <w:tc>
          <w:tcPr>
            <w:tcW w:w="3459" w:type="dxa"/>
            <w:gridSpan w:val="4"/>
            <w:tcBorders>
              <w:top w:val="single" w:sz="6" w:space="0" w:color="000001"/>
              <w:left w:val="single" w:sz="6" w:space="0" w:color="000001"/>
              <w:bottom w:val="nil"/>
              <w:insideH w:val="nil"/>
              <w:right w:val="single" w:sz="6" w:space="0" w:color="000001"/>
              <w:insideV w:val="single" w:sz="6" w:space="0" w:color="000001"/>
            </w:tcBorders>
            <w:shd w:fill="FFFFFF" w:val="clear"/>
            <w:tcMar>
              <w:left w:w="-7" w:type="dxa"/>
            </w:tcMar>
          </w:tcPr>
          <w:p>
            <w:pPr>
              <w:pStyle w:val="Normal"/>
              <w:jc w:val="center"/>
              <w:rPr>
                <w:sz w:val="19"/>
              </w:rPr>
            </w:pPr>
            <w:r>
              <w:rPr>
                <w:sz w:val="19"/>
              </w:rPr>
              <w:t>Distributed In Local Cluster</w:t>
            </w:r>
          </w:p>
        </w:tc>
      </w:tr>
      <w:tr>
        <w:trPr>
          <w:cantSplit w:val="false"/>
        </w:trPr>
        <w:tc>
          <w:tcPr>
            <w:tcW w:w="1843" w:type="dxa"/>
            <w:tcBorders>
              <w:top w:val="nil"/>
              <w:left w:val="single" w:sz="6" w:space="0" w:color="000001"/>
              <w:bottom w:val="nil"/>
              <w:insideH w:val="nil"/>
              <w:right w:val="nil"/>
              <w:insideV w:val="nil"/>
            </w:tcBorders>
            <w:shd w:fill="FFFFFF" w:val="clear"/>
            <w:tcMar>
              <w:left w:w="-7" w:type="dxa"/>
            </w:tcMar>
          </w:tcPr>
          <w:p>
            <w:pPr>
              <w:pStyle w:val="Normal"/>
              <w:jc w:val="left"/>
              <w:rPr>
                <w:sz w:val="19"/>
              </w:rPr>
            </w:pPr>
            <w:r>
              <w:rPr>
                <w:sz w:val="19"/>
              </w:rPr>
            </w:r>
          </w:p>
        </w:tc>
        <w:tc>
          <w:tcPr>
            <w:tcW w:w="1673" w:type="dxa"/>
            <w:gridSpan w:val="2"/>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Overhead</w:t>
            </w:r>
          </w:p>
        </w:tc>
        <w:tc>
          <w:tcPr>
            <w:tcW w:w="1853" w:type="dxa"/>
            <w:gridSpan w:val="2"/>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Est. Serial</w:t>
            </w:r>
          </w:p>
        </w:tc>
        <w:tc>
          <w:tcPr>
            <w:tcW w:w="1629" w:type="dxa"/>
            <w:gridSpan w:val="3"/>
            <w:tcBorders>
              <w:top w:val="nil"/>
              <w:left w:val="single" w:sz="6" w:space="0" w:color="000001"/>
              <w:bottom w:val="nil"/>
              <w:insideH w:val="nil"/>
              <w:right w:val="nil"/>
              <w:insideV w:val="nil"/>
            </w:tcBorders>
            <w:shd w:fill="FFFFFF" w:val="clear"/>
            <w:tcMar>
              <w:left w:w="-7" w:type="dxa"/>
            </w:tcMar>
          </w:tcPr>
          <w:p>
            <w:pPr>
              <w:pStyle w:val="Normal"/>
              <w:jc w:val="center"/>
              <w:rPr>
                <w:sz w:val="19"/>
              </w:rPr>
            </w:pPr>
            <w:r>
              <w:rPr>
                <w:sz w:val="19"/>
              </w:rPr>
              <w:t>Overhead</w:t>
            </w:r>
          </w:p>
        </w:tc>
        <w:tc>
          <w:tcPr>
            <w:tcW w:w="1831" w:type="dxa"/>
            <w:gridSpan w:val="2"/>
            <w:tcBorders>
              <w:top w:val="nil"/>
              <w:left w:val="single" w:sz="6" w:space="0" w:color="000001"/>
              <w:bottom w:val="nil"/>
              <w:insideH w:val="nil"/>
              <w:right w:val="single" w:sz="6" w:space="0" w:color="000001"/>
              <w:insideV w:val="single" w:sz="6" w:space="0" w:color="000001"/>
            </w:tcBorders>
            <w:shd w:fill="FFFFFF" w:val="clear"/>
            <w:tcMar>
              <w:left w:w="-7" w:type="dxa"/>
            </w:tcMar>
          </w:tcPr>
          <w:p>
            <w:pPr>
              <w:pStyle w:val="Normal"/>
              <w:jc w:val="center"/>
              <w:rPr>
                <w:sz w:val="19"/>
              </w:rPr>
            </w:pPr>
            <w:r>
              <w:rPr>
                <w:sz w:val="19"/>
              </w:rPr>
              <w:t>Est. Serial</w:t>
            </w:r>
          </w:p>
        </w:tc>
      </w:tr>
      <w:tr>
        <w:trPr>
          <w:cantSplit w:val="false"/>
        </w:trPr>
        <w:tc>
          <w:tcPr>
            <w:tcW w:w="1843"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left"/>
              <w:rPr>
                <w:sz w:val="19"/>
              </w:rPr>
            </w:pPr>
            <w:r>
              <w:rPr>
                <w:sz w:val="19"/>
              </w:rPr>
              <w:t>Model Name</w:t>
            </w:r>
          </w:p>
        </w:tc>
        <w:tc>
          <w:tcPr>
            <w:tcW w:w="725"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T2-T3</w:t>
            </w:r>
            <w:r>
              <w:rPr>
                <w:sz w:val="19"/>
              </w:rPr>
              <w:drawing>
                <wp:inline distT="0" distB="0" distL="0" distR="0">
                  <wp:extent cx="90805" cy="99060"/>
                  <wp:effectExtent l="0" t="0" r="0" b="0"/>
                  <wp:docPr id="2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descr=""/>
                          <pic:cNvPicPr>
                            <a:picLocks noChangeAspect="1" noChangeArrowheads="1"/>
                          </pic:cNvPicPr>
                        </pic:nvPicPr>
                        <pic:blipFill>
                          <a:blip r:embed="rId235"/>
                          <a:stretch>
                            <a:fillRect/>
                          </a:stretch>
                        </pic:blipFill>
                        <pic:spPr bwMode="auto">
                          <a:xfrm>
                            <a:off x="0" y="0"/>
                            <a:ext cx="90805" cy="99060"/>
                          </a:xfrm>
                          <a:prstGeom prst="rect">
                            <a:avLst/>
                          </a:prstGeom>
                          <a:noFill/>
                          <a:ln w="9525">
                            <a:noFill/>
                            <a:miter lim="800000"/>
                            <a:headEnd/>
                            <a:tailEnd/>
                          </a:ln>
                        </pic:spPr>
                      </pic:pic>
                    </a:graphicData>
                  </a:graphic>
                </wp:inline>
              </w:drawing>
            </w:r>
          </w:p>
        </w:tc>
        <w:tc>
          <w:tcPr>
            <w:tcW w:w="948"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Fraction</w:t>
            </w:r>
            <w:r>
              <w:rPr>
                <w:sz w:val="19"/>
              </w:rPr>
              <w:drawing>
                <wp:inline distT="0" distB="0" distL="0" distR="0">
                  <wp:extent cx="127000" cy="99060"/>
                  <wp:effectExtent l="0" t="0" r="0" b="0"/>
                  <wp:docPr id="2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descr=""/>
                          <pic:cNvPicPr>
                            <a:picLocks noChangeAspect="1" noChangeArrowheads="1"/>
                          </pic:cNvPicPr>
                        </pic:nvPicPr>
                        <pic:blipFill>
                          <a:blip r:embed="rId236"/>
                          <a:stretch>
                            <a:fillRect/>
                          </a:stretch>
                        </pic:blipFill>
                        <pic:spPr bwMode="auto">
                          <a:xfrm>
                            <a:off x="0" y="0"/>
                            <a:ext cx="127000" cy="99060"/>
                          </a:xfrm>
                          <a:prstGeom prst="rect">
                            <a:avLst/>
                          </a:prstGeom>
                          <a:noFill/>
                          <a:ln w="9525">
                            <a:noFill/>
                            <a:miter lim="800000"/>
                            <a:headEnd/>
                            <a:tailEnd/>
                          </a:ln>
                        </pic:spPr>
                      </pic:pic>
                    </a:graphicData>
                  </a:graphic>
                </wp:inline>
              </w:drawing>
            </w:r>
          </w:p>
        </w:tc>
        <w:tc>
          <w:tcPr>
            <w:tcW w:w="815"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289560" cy="153670"/>
                  <wp:effectExtent l="0" t="0" r="0" b="0"/>
                  <wp:docPr id="2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descr=""/>
                          <pic:cNvPicPr>
                            <a:picLocks noChangeAspect="1" noChangeArrowheads="1"/>
                          </pic:cNvPicPr>
                        </pic:nvPicPr>
                        <pic:blipFill>
                          <a:blip r:embed="rId237"/>
                          <a:stretch>
                            <a:fillRect/>
                          </a:stretch>
                        </pic:blipFill>
                        <pic:spPr bwMode="auto">
                          <a:xfrm>
                            <a:off x="0" y="0"/>
                            <a:ext cx="289560" cy="153670"/>
                          </a:xfrm>
                          <a:prstGeom prst="rect">
                            <a:avLst/>
                          </a:prstGeom>
                          <a:noFill/>
                          <a:ln w="9525">
                            <a:noFill/>
                            <a:miter lim="800000"/>
                            <a:headEnd/>
                            <a:tailEnd/>
                          </a:ln>
                        </pic:spPr>
                      </pic:pic>
                    </a:graphicData>
                  </a:graphic>
                </wp:inline>
              </w:drawing>
            </w:r>
          </w:p>
        </w:tc>
        <w:tc>
          <w:tcPr>
            <w:tcW w:w="1038"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180975" cy="127000"/>
                  <wp:effectExtent l="0" t="0" r="0" b="0"/>
                  <wp:docPr id="2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descr=""/>
                          <pic:cNvPicPr>
                            <a:picLocks noChangeAspect="1" noChangeArrowheads="1"/>
                          </pic:cNvPicPr>
                        </pic:nvPicPr>
                        <pic:blipFill>
                          <a:blip r:embed="rId238"/>
                          <a:stretch>
                            <a:fillRect/>
                          </a:stretch>
                        </pic:blipFill>
                        <pic:spPr bwMode="auto">
                          <a:xfrm>
                            <a:off x="0" y="0"/>
                            <a:ext cx="180975" cy="127000"/>
                          </a:xfrm>
                          <a:prstGeom prst="rect">
                            <a:avLst/>
                          </a:prstGeom>
                          <a:noFill/>
                          <a:ln w="9525">
                            <a:noFill/>
                            <a:miter lim="800000"/>
                            <a:headEnd/>
                            <a:tailEnd/>
                          </a:ln>
                        </pic:spPr>
                      </pic:pic>
                    </a:graphicData>
                  </a:graphic>
                </wp:inline>
              </w:drawing>
            </w:r>
          </w:p>
        </w:tc>
        <w:tc>
          <w:tcPr>
            <w:tcW w:w="681" w:type="dxa"/>
            <w:gridSpan w:val="2"/>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T2-T3</w:t>
            </w:r>
            <w:r>
              <w:rPr>
                <w:sz w:val="19"/>
              </w:rPr>
              <w:drawing>
                <wp:inline distT="0" distB="0" distL="0" distR="0">
                  <wp:extent cx="90805" cy="99060"/>
                  <wp:effectExtent l="0" t="0" r="0" b="0"/>
                  <wp:docPr id="2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descr=""/>
                          <pic:cNvPicPr>
                            <a:picLocks noChangeAspect="1" noChangeArrowheads="1"/>
                          </pic:cNvPicPr>
                        </pic:nvPicPr>
                        <pic:blipFill>
                          <a:blip r:embed="rId239"/>
                          <a:stretch>
                            <a:fillRect/>
                          </a:stretch>
                        </pic:blipFill>
                        <pic:spPr bwMode="auto">
                          <a:xfrm>
                            <a:off x="0" y="0"/>
                            <a:ext cx="90805" cy="99060"/>
                          </a:xfrm>
                          <a:prstGeom prst="rect">
                            <a:avLst/>
                          </a:prstGeom>
                          <a:noFill/>
                          <a:ln w="9525">
                            <a:noFill/>
                            <a:miter lim="800000"/>
                            <a:headEnd/>
                            <a:tailEnd/>
                          </a:ln>
                        </pic:spPr>
                      </pic:pic>
                    </a:graphicData>
                  </a:graphic>
                </wp:inline>
              </w:drawing>
            </w:r>
          </w:p>
        </w:tc>
        <w:tc>
          <w:tcPr>
            <w:tcW w:w="948"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Fraction</w:t>
            </w:r>
            <w:r>
              <w:rPr>
                <w:sz w:val="19"/>
              </w:rPr>
              <w:drawing>
                <wp:inline distT="0" distB="0" distL="0" distR="0">
                  <wp:extent cx="127000" cy="99060"/>
                  <wp:effectExtent l="0" t="0" r="0" b="0"/>
                  <wp:docPr id="2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descr=""/>
                          <pic:cNvPicPr>
                            <a:picLocks noChangeAspect="1" noChangeArrowheads="1"/>
                          </pic:cNvPicPr>
                        </pic:nvPicPr>
                        <pic:blipFill>
                          <a:blip r:embed="rId240"/>
                          <a:stretch>
                            <a:fillRect/>
                          </a:stretch>
                        </pic:blipFill>
                        <pic:spPr bwMode="auto">
                          <a:xfrm>
                            <a:off x="0" y="0"/>
                            <a:ext cx="127000" cy="99060"/>
                          </a:xfrm>
                          <a:prstGeom prst="rect">
                            <a:avLst/>
                          </a:prstGeom>
                          <a:noFill/>
                          <a:ln w="9525">
                            <a:noFill/>
                            <a:miter lim="800000"/>
                            <a:headEnd/>
                            <a:tailEnd/>
                          </a:ln>
                        </pic:spPr>
                      </pic:pic>
                    </a:graphicData>
                  </a:graphic>
                </wp:inline>
              </w:drawing>
            </w:r>
          </w:p>
        </w:tc>
        <w:tc>
          <w:tcPr>
            <w:tcW w:w="815"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289560" cy="153670"/>
                  <wp:effectExtent l="0" t="0" r="0" b="0"/>
                  <wp:docPr id="2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descr=""/>
                          <pic:cNvPicPr>
                            <a:picLocks noChangeAspect="1" noChangeArrowheads="1"/>
                          </pic:cNvPicPr>
                        </pic:nvPicPr>
                        <pic:blipFill>
                          <a:blip r:embed="rId241"/>
                          <a:stretch>
                            <a:fillRect/>
                          </a:stretch>
                        </pic:blipFill>
                        <pic:spPr bwMode="auto">
                          <a:xfrm>
                            <a:off x="0" y="0"/>
                            <a:ext cx="289560" cy="153670"/>
                          </a:xfrm>
                          <a:prstGeom prst="rect">
                            <a:avLst/>
                          </a:prstGeom>
                          <a:noFill/>
                          <a:ln w="9525">
                            <a:noFill/>
                            <a:miter lim="800000"/>
                            <a:headEnd/>
                            <a:tailEnd/>
                          </a:ln>
                        </pic:spPr>
                      </pic:pic>
                    </a:graphicData>
                  </a:graphic>
                </wp:inline>
              </w:drawing>
            </w:r>
          </w:p>
        </w:tc>
        <w:tc>
          <w:tcPr>
            <w:tcW w:w="1016"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right"/>
              <w:rPr/>
            </w:pPr>
            <w:r>
              <w:rPr/>
              <w:drawing>
                <wp:inline distT="0" distB="0" distL="0" distR="0">
                  <wp:extent cx="180975" cy="127000"/>
                  <wp:effectExtent l="0" t="0" r="0" b="0"/>
                  <wp:docPr id="2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descr=""/>
                          <pic:cNvPicPr>
                            <a:picLocks noChangeAspect="1" noChangeArrowheads="1"/>
                          </pic:cNvPicPr>
                        </pic:nvPicPr>
                        <pic:blipFill>
                          <a:blip r:embed="rId242"/>
                          <a:stretch>
                            <a:fillRect/>
                          </a:stretch>
                        </pic:blipFill>
                        <pic:spPr bwMode="auto">
                          <a:xfrm>
                            <a:off x="0" y="0"/>
                            <a:ext cx="180975" cy="127000"/>
                          </a:xfrm>
                          <a:prstGeom prst="rect">
                            <a:avLst/>
                          </a:prstGeom>
                          <a:noFill/>
                          <a:ln w="9525">
                            <a:noFill/>
                            <a:miter lim="800000"/>
                            <a:headEnd/>
                            <a:tailEnd/>
                          </a:ln>
                        </pic:spPr>
                      </pic:pic>
                    </a:graphicData>
                  </a:graphic>
                </wp:inline>
              </w:drawing>
            </w:r>
          </w:p>
        </w:tc>
      </w:tr>
      <w:tr>
        <w:trPr>
          <w:cantSplit w:val="false"/>
        </w:trPr>
        <w:tc>
          <w:tcPr>
            <w:tcW w:w="1843" w:type="dxa"/>
            <w:tcBorders>
              <w:top w:val="nil"/>
              <w:left w:val="single" w:sz="6" w:space="0" w:color="000001"/>
              <w:bottom w:val="nil"/>
              <w:insideH w:val="nil"/>
              <w:right w:val="nil"/>
              <w:insideV w:val="nil"/>
            </w:tcBorders>
            <w:shd w:fill="FFFFFF" w:val="clear"/>
            <w:tcMar>
              <w:left w:w="-7" w:type="dxa"/>
            </w:tcMar>
          </w:tcPr>
          <w:p>
            <w:pPr>
              <w:pStyle w:val="Normal"/>
              <w:jc w:val="left"/>
              <w:rPr>
                <w:sz w:val="19"/>
              </w:rPr>
            </w:pPr>
            <w:r>
              <w:rPr>
                <w:rFonts w:eastAsia="Times New Roman" w:cs="Times New Roman"/>
                <w:sz w:val="19"/>
              </w:rPr>
              <w:t xml:space="preserve"> </w:t>
            </w:r>
            <w:r>
              <w:rPr>
                <w:sz w:val="19"/>
              </w:rPr>
              <w:t>HumMod [</w:t>
            </w:r>
            <w:r>
              <w:rPr>
                <w:sz w:val="19"/>
              </w:rPr>
              <w:fldChar w:fldCharType="begin"/>
            </w:r>
            <w:r>
              <w:instrText> REF BIB_Kofranek2011hummod \h </w:instrText>
            </w:r>
            <w:r>
              <w:fldChar w:fldCharType="separate"/>
            </w:r>
            <w:r>
              <w:t>139</w:t>
            </w:r>
            <w:r>
              <w:fldChar w:fldCharType="end"/>
            </w:r>
            <w:r>
              <w:rPr>
                <w:sz w:val="19"/>
              </w:rPr>
              <w:t>]</w:t>
            </w:r>
          </w:p>
        </w:tc>
        <w:tc>
          <w:tcPr>
            <w:tcW w:w="725"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397510" cy="108585"/>
                  <wp:effectExtent l="0" t="0" r="0" b="0"/>
                  <wp:docPr id="2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descr=""/>
                          <pic:cNvPicPr>
                            <a:picLocks noChangeAspect="1" noChangeArrowheads="1"/>
                          </pic:cNvPicPr>
                        </pic:nvPicPr>
                        <pic:blipFill>
                          <a:blip r:embed="rId243"/>
                          <a:stretch>
                            <a:fillRect/>
                          </a:stretch>
                        </pic:blipFill>
                        <pic:spPr bwMode="auto">
                          <a:xfrm>
                            <a:off x="0" y="0"/>
                            <a:ext cx="397510" cy="108585"/>
                          </a:xfrm>
                          <a:prstGeom prst="rect">
                            <a:avLst/>
                          </a:prstGeom>
                          <a:noFill/>
                          <a:ln w="9525">
                            <a:noFill/>
                            <a:miter lim="800000"/>
                            <a:headEnd/>
                            <a:tailEnd/>
                          </a:ln>
                        </pic:spPr>
                      </pic:pic>
                    </a:graphicData>
                  </a:graphic>
                </wp:inline>
              </w:drawing>
            </w:r>
          </w:p>
        </w:tc>
        <w:tc>
          <w:tcPr>
            <w:tcW w:w="948"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733425" cy="108585"/>
                  <wp:effectExtent l="0" t="0" r="0" b="0"/>
                  <wp:docPr id="2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descr=""/>
                          <pic:cNvPicPr>
                            <a:picLocks noChangeAspect="1" noChangeArrowheads="1"/>
                          </pic:cNvPicPr>
                        </pic:nvPicPr>
                        <pic:blipFill>
                          <a:blip r:embed="rId244"/>
                          <a:stretch>
                            <a:fillRect/>
                          </a:stretch>
                        </pic:blipFill>
                        <pic:spPr bwMode="auto">
                          <a:xfrm>
                            <a:off x="0" y="0"/>
                            <a:ext cx="733425" cy="108585"/>
                          </a:xfrm>
                          <a:prstGeom prst="rect">
                            <a:avLst/>
                          </a:prstGeom>
                          <a:noFill/>
                          <a:ln w="9525">
                            <a:noFill/>
                            <a:miter lim="800000"/>
                            <a:headEnd/>
                            <a:tailEnd/>
                          </a:ln>
                        </pic:spPr>
                      </pic:pic>
                    </a:graphicData>
                  </a:graphic>
                </wp:inline>
              </w:drawing>
            </w:r>
          </w:p>
        </w:tc>
        <w:tc>
          <w:tcPr>
            <w:tcW w:w="815"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561340" cy="108585"/>
                  <wp:effectExtent l="0" t="0" r="0" b="0"/>
                  <wp:docPr id="2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descr=""/>
                          <pic:cNvPicPr>
                            <a:picLocks noChangeAspect="1" noChangeArrowheads="1"/>
                          </pic:cNvPicPr>
                        </pic:nvPicPr>
                        <pic:blipFill>
                          <a:blip r:embed="rId245"/>
                          <a:stretch>
                            <a:fillRect/>
                          </a:stretch>
                        </pic:blipFill>
                        <pic:spPr bwMode="auto">
                          <a:xfrm>
                            <a:off x="0" y="0"/>
                            <a:ext cx="561340" cy="108585"/>
                          </a:xfrm>
                          <a:prstGeom prst="rect">
                            <a:avLst/>
                          </a:prstGeom>
                          <a:noFill/>
                          <a:ln w="9525">
                            <a:noFill/>
                            <a:miter lim="800000"/>
                            <a:headEnd/>
                            <a:tailEnd/>
                          </a:ln>
                        </pic:spPr>
                      </pic:pic>
                    </a:graphicData>
                  </a:graphic>
                </wp:inline>
              </w:drawing>
            </w:r>
          </w:p>
        </w:tc>
        <w:tc>
          <w:tcPr>
            <w:tcW w:w="1038"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905510" cy="108585"/>
                  <wp:effectExtent l="0" t="0" r="0" b="0"/>
                  <wp:docPr id="2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descr=""/>
                          <pic:cNvPicPr>
                            <a:picLocks noChangeAspect="1" noChangeArrowheads="1"/>
                          </pic:cNvPicPr>
                        </pic:nvPicPr>
                        <pic:blipFill>
                          <a:blip r:embed="rId246"/>
                          <a:stretch>
                            <a:fillRect/>
                          </a:stretch>
                        </pic:blipFill>
                        <pic:spPr bwMode="auto">
                          <a:xfrm>
                            <a:off x="0" y="0"/>
                            <a:ext cx="905510" cy="108585"/>
                          </a:xfrm>
                          <a:prstGeom prst="rect">
                            <a:avLst/>
                          </a:prstGeom>
                          <a:noFill/>
                          <a:ln w="9525">
                            <a:noFill/>
                            <a:miter lim="800000"/>
                            <a:headEnd/>
                            <a:tailEnd/>
                          </a:ln>
                        </pic:spPr>
                      </pic:pic>
                    </a:graphicData>
                  </a:graphic>
                </wp:inline>
              </w:drawing>
            </w:r>
          </w:p>
        </w:tc>
        <w:tc>
          <w:tcPr>
            <w:tcW w:w="681" w:type="dxa"/>
            <w:gridSpan w:val="2"/>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325755" cy="108585"/>
                  <wp:effectExtent l="0" t="0" r="0" b="0"/>
                  <wp:docPr id="2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descr=""/>
                          <pic:cNvPicPr>
                            <a:picLocks noChangeAspect="1" noChangeArrowheads="1"/>
                          </pic:cNvPicPr>
                        </pic:nvPicPr>
                        <pic:blipFill>
                          <a:blip r:embed="rId247"/>
                          <a:stretch>
                            <a:fillRect/>
                          </a:stretch>
                        </pic:blipFill>
                        <pic:spPr bwMode="auto">
                          <a:xfrm>
                            <a:off x="0" y="0"/>
                            <a:ext cx="325755" cy="108585"/>
                          </a:xfrm>
                          <a:prstGeom prst="rect">
                            <a:avLst/>
                          </a:prstGeom>
                          <a:noFill/>
                          <a:ln w="9525">
                            <a:noFill/>
                            <a:miter lim="800000"/>
                            <a:headEnd/>
                            <a:tailEnd/>
                          </a:ln>
                        </pic:spPr>
                      </pic:pic>
                    </a:graphicData>
                  </a:graphic>
                </wp:inline>
              </w:drawing>
            </w:r>
          </w:p>
        </w:tc>
        <w:tc>
          <w:tcPr>
            <w:tcW w:w="948"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760730" cy="108585"/>
                  <wp:effectExtent l="0" t="0" r="0" b="0"/>
                  <wp:docPr id="2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descr=""/>
                          <pic:cNvPicPr>
                            <a:picLocks noChangeAspect="1" noChangeArrowheads="1"/>
                          </pic:cNvPicPr>
                        </pic:nvPicPr>
                        <pic:blipFill>
                          <a:blip r:embed="rId248"/>
                          <a:stretch>
                            <a:fillRect/>
                          </a:stretch>
                        </pic:blipFill>
                        <pic:spPr bwMode="auto">
                          <a:xfrm>
                            <a:off x="0" y="0"/>
                            <a:ext cx="760730" cy="108585"/>
                          </a:xfrm>
                          <a:prstGeom prst="rect">
                            <a:avLst/>
                          </a:prstGeom>
                          <a:noFill/>
                          <a:ln w="9525">
                            <a:noFill/>
                            <a:miter lim="800000"/>
                            <a:headEnd/>
                            <a:tailEnd/>
                          </a:ln>
                        </pic:spPr>
                      </pic:pic>
                    </a:graphicData>
                  </a:graphic>
                </wp:inline>
              </w:drawing>
            </w:r>
          </w:p>
        </w:tc>
        <w:tc>
          <w:tcPr>
            <w:tcW w:w="815"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561340" cy="108585"/>
                  <wp:effectExtent l="0" t="0" r="0" b="0"/>
                  <wp:docPr id="2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descr=""/>
                          <pic:cNvPicPr>
                            <a:picLocks noChangeAspect="1" noChangeArrowheads="1"/>
                          </pic:cNvPicPr>
                        </pic:nvPicPr>
                        <pic:blipFill>
                          <a:blip r:embed="rId249"/>
                          <a:stretch>
                            <a:fillRect/>
                          </a:stretch>
                        </pic:blipFill>
                        <pic:spPr bwMode="auto">
                          <a:xfrm>
                            <a:off x="0" y="0"/>
                            <a:ext cx="561340" cy="108585"/>
                          </a:xfrm>
                          <a:prstGeom prst="rect">
                            <a:avLst/>
                          </a:prstGeom>
                          <a:noFill/>
                          <a:ln w="9525">
                            <a:noFill/>
                            <a:miter lim="800000"/>
                            <a:headEnd/>
                            <a:tailEnd/>
                          </a:ln>
                        </pic:spPr>
                      </pic:pic>
                    </a:graphicData>
                  </a:graphic>
                </wp:inline>
              </w:drawing>
            </w:r>
          </w:p>
        </w:tc>
        <w:tc>
          <w:tcPr>
            <w:tcW w:w="1016" w:type="dxa"/>
            <w:tcBorders>
              <w:top w:val="nil"/>
              <w:left w:val="single" w:sz="6" w:space="0" w:color="000001"/>
              <w:bottom w:val="nil"/>
              <w:insideH w:val="nil"/>
              <w:right w:val="single" w:sz="6" w:space="0" w:color="000001"/>
              <w:insideV w:val="single" w:sz="6" w:space="0" w:color="000001"/>
            </w:tcBorders>
            <w:shd w:fill="FFFFFF" w:val="clear"/>
            <w:tcMar>
              <w:left w:w="-7" w:type="dxa"/>
            </w:tcMar>
          </w:tcPr>
          <w:p>
            <w:pPr>
              <w:pStyle w:val="Normal"/>
              <w:jc w:val="right"/>
              <w:rPr/>
            </w:pPr>
            <w:r>
              <w:rPr/>
              <w:drawing>
                <wp:inline distT="0" distB="0" distL="0" distR="0">
                  <wp:extent cx="923290" cy="108585"/>
                  <wp:effectExtent l="0" t="0" r="0" b="0"/>
                  <wp:docPr id="2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descr=""/>
                          <pic:cNvPicPr>
                            <a:picLocks noChangeAspect="1" noChangeArrowheads="1"/>
                          </pic:cNvPicPr>
                        </pic:nvPicPr>
                        <pic:blipFill>
                          <a:blip r:embed="rId250"/>
                          <a:stretch>
                            <a:fillRect/>
                          </a:stretch>
                        </pic:blipFill>
                        <pic:spPr bwMode="auto">
                          <a:xfrm>
                            <a:off x="0" y="0"/>
                            <a:ext cx="923290" cy="108585"/>
                          </a:xfrm>
                          <a:prstGeom prst="rect">
                            <a:avLst/>
                          </a:prstGeom>
                          <a:noFill/>
                          <a:ln w="9525">
                            <a:noFill/>
                            <a:miter lim="800000"/>
                            <a:headEnd/>
                            <a:tailEnd/>
                          </a:ln>
                        </pic:spPr>
                      </pic:pic>
                    </a:graphicData>
                  </a:graphic>
                </wp:inline>
              </w:drawing>
            </w:r>
          </w:p>
        </w:tc>
      </w:tr>
      <w:tr>
        <w:trPr>
          <w:cantSplit w:val="false"/>
        </w:trPr>
        <w:tc>
          <w:tcPr>
            <w:tcW w:w="1843" w:type="dxa"/>
            <w:tcBorders>
              <w:top w:val="nil"/>
              <w:left w:val="single" w:sz="6" w:space="0" w:color="000001"/>
              <w:bottom w:val="nil"/>
              <w:insideH w:val="nil"/>
              <w:right w:val="nil"/>
              <w:insideV w:val="nil"/>
            </w:tcBorders>
            <w:shd w:fill="FFFFFF" w:val="clear"/>
            <w:tcMar>
              <w:left w:w="-7" w:type="dxa"/>
            </w:tcMar>
          </w:tcPr>
          <w:p>
            <w:pPr>
              <w:pStyle w:val="Normal"/>
              <w:jc w:val="left"/>
              <w:rPr>
                <w:sz w:val="19"/>
              </w:rPr>
            </w:pPr>
            <w:r>
              <w:rPr>
                <w:sz w:val="19"/>
              </w:rPr>
              <w:t>Meurs2011 [</w:t>
            </w:r>
            <w:r>
              <w:rPr>
                <w:sz w:val="19"/>
              </w:rPr>
              <w:fldChar w:fldCharType="begin"/>
            </w:r>
            <w:r>
              <w:instrText> REF BIB_Meurs2011 \h </w:instrText>
            </w:r>
            <w:r>
              <w:fldChar w:fldCharType="separate"/>
            </w:r>
            <w:r>
              <w:t>159</w:t>
            </w:r>
            <w:r>
              <w:fldChar w:fldCharType="end"/>
            </w:r>
            <w:r>
              <w:rPr>
                <w:sz w:val="19"/>
              </w:rPr>
              <w:t>]</w:t>
            </w:r>
          </w:p>
        </w:tc>
        <w:tc>
          <w:tcPr>
            <w:tcW w:w="725"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407670" cy="108585"/>
                  <wp:effectExtent l="0" t="0" r="0" b="0"/>
                  <wp:docPr id="2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descr=""/>
                          <pic:cNvPicPr>
                            <a:picLocks noChangeAspect="1" noChangeArrowheads="1"/>
                          </pic:cNvPicPr>
                        </pic:nvPicPr>
                        <pic:blipFill>
                          <a:blip r:embed="rId251"/>
                          <a:stretch>
                            <a:fillRect/>
                          </a:stretch>
                        </pic:blipFill>
                        <pic:spPr bwMode="auto">
                          <a:xfrm>
                            <a:off x="0" y="0"/>
                            <a:ext cx="407670" cy="108585"/>
                          </a:xfrm>
                          <a:prstGeom prst="rect">
                            <a:avLst/>
                          </a:prstGeom>
                          <a:noFill/>
                          <a:ln w="9525">
                            <a:noFill/>
                            <a:miter lim="800000"/>
                            <a:headEnd/>
                            <a:tailEnd/>
                          </a:ln>
                        </pic:spPr>
                      </pic:pic>
                    </a:graphicData>
                  </a:graphic>
                </wp:inline>
              </w:drawing>
            </w:r>
          </w:p>
        </w:tc>
        <w:tc>
          <w:tcPr>
            <w:tcW w:w="948"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760730" cy="108585"/>
                  <wp:effectExtent l="0" t="0" r="0" b="0"/>
                  <wp:docPr id="2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descr=""/>
                          <pic:cNvPicPr>
                            <a:picLocks noChangeAspect="1" noChangeArrowheads="1"/>
                          </pic:cNvPicPr>
                        </pic:nvPicPr>
                        <pic:blipFill>
                          <a:blip r:embed="rId252"/>
                          <a:stretch>
                            <a:fillRect/>
                          </a:stretch>
                        </pic:blipFill>
                        <pic:spPr bwMode="auto">
                          <a:xfrm>
                            <a:off x="0" y="0"/>
                            <a:ext cx="760730" cy="108585"/>
                          </a:xfrm>
                          <a:prstGeom prst="rect">
                            <a:avLst/>
                          </a:prstGeom>
                          <a:noFill/>
                          <a:ln w="9525">
                            <a:noFill/>
                            <a:miter lim="800000"/>
                            <a:headEnd/>
                            <a:tailEnd/>
                          </a:ln>
                        </pic:spPr>
                      </pic:pic>
                    </a:graphicData>
                  </a:graphic>
                </wp:inline>
              </w:drawing>
            </w:r>
          </w:p>
        </w:tc>
        <w:tc>
          <w:tcPr>
            <w:tcW w:w="815"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461645" cy="108585"/>
                  <wp:effectExtent l="0" t="0" r="0" b="0"/>
                  <wp:docPr id="2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descr=""/>
                          <pic:cNvPicPr>
                            <a:picLocks noChangeAspect="1" noChangeArrowheads="1"/>
                          </pic:cNvPicPr>
                        </pic:nvPicPr>
                        <pic:blipFill>
                          <a:blip r:embed="rId253"/>
                          <a:stretch>
                            <a:fillRect/>
                          </a:stretch>
                        </pic:blipFill>
                        <pic:spPr bwMode="auto">
                          <a:xfrm>
                            <a:off x="0" y="0"/>
                            <a:ext cx="461645" cy="108585"/>
                          </a:xfrm>
                          <a:prstGeom prst="rect">
                            <a:avLst/>
                          </a:prstGeom>
                          <a:noFill/>
                          <a:ln w="9525">
                            <a:noFill/>
                            <a:miter lim="800000"/>
                            <a:headEnd/>
                            <a:tailEnd/>
                          </a:ln>
                        </pic:spPr>
                      </pic:pic>
                    </a:graphicData>
                  </a:graphic>
                </wp:inline>
              </w:drawing>
            </w:r>
          </w:p>
        </w:tc>
        <w:tc>
          <w:tcPr>
            <w:tcW w:w="1038"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932815" cy="108585"/>
                  <wp:effectExtent l="0" t="0" r="0" b="0"/>
                  <wp:docPr id="2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descr=""/>
                          <pic:cNvPicPr>
                            <a:picLocks noChangeAspect="1" noChangeArrowheads="1"/>
                          </pic:cNvPicPr>
                        </pic:nvPicPr>
                        <pic:blipFill>
                          <a:blip r:embed="rId254"/>
                          <a:stretch>
                            <a:fillRect/>
                          </a:stretch>
                        </pic:blipFill>
                        <pic:spPr bwMode="auto">
                          <a:xfrm>
                            <a:off x="0" y="0"/>
                            <a:ext cx="932815" cy="108585"/>
                          </a:xfrm>
                          <a:prstGeom prst="rect">
                            <a:avLst/>
                          </a:prstGeom>
                          <a:noFill/>
                          <a:ln w="9525">
                            <a:noFill/>
                            <a:miter lim="800000"/>
                            <a:headEnd/>
                            <a:tailEnd/>
                          </a:ln>
                        </pic:spPr>
                      </pic:pic>
                    </a:graphicData>
                  </a:graphic>
                </wp:inline>
              </w:drawing>
            </w:r>
          </w:p>
        </w:tc>
        <w:tc>
          <w:tcPr>
            <w:tcW w:w="681" w:type="dxa"/>
            <w:gridSpan w:val="2"/>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298450" cy="108585"/>
                  <wp:effectExtent l="0" t="0" r="0" b="0"/>
                  <wp:docPr id="2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descr=""/>
                          <pic:cNvPicPr>
                            <a:picLocks noChangeAspect="1" noChangeArrowheads="1"/>
                          </pic:cNvPicPr>
                        </pic:nvPicPr>
                        <pic:blipFill>
                          <a:blip r:embed="rId255"/>
                          <a:stretch>
                            <a:fillRect/>
                          </a:stretch>
                        </pic:blipFill>
                        <pic:spPr bwMode="auto">
                          <a:xfrm>
                            <a:off x="0" y="0"/>
                            <a:ext cx="298450" cy="108585"/>
                          </a:xfrm>
                          <a:prstGeom prst="rect">
                            <a:avLst/>
                          </a:prstGeom>
                          <a:noFill/>
                          <a:ln w="9525">
                            <a:noFill/>
                            <a:miter lim="800000"/>
                            <a:headEnd/>
                            <a:tailEnd/>
                          </a:ln>
                        </pic:spPr>
                      </pic:pic>
                    </a:graphicData>
                  </a:graphic>
                </wp:inline>
              </w:drawing>
            </w:r>
          </w:p>
        </w:tc>
        <w:tc>
          <w:tcPr>
            <w:tcW w:w="948"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760730" cy="108585"/>
                  <wp:effectExtent l="0" t="0" r="0" b="0"/>
                  <wp:docPr id="2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descr=""/>
                          <pic:cNvPicPr>
                            <a:picLocks noChangeAspect="1" noChangeArrowheads="1"/>
                          </pic:cNvPicPr>
                        </pic:nvPicPr>
                        <pic:blipFill>
                          <a:blip r:embed="rId256"/>
                          <a:stretch>
                            <a:fillRect/>
                          </a:stretch>
                        </pic:blipFill>
                        <pic:spPr bwMode="auto">
                          <a:xfrm>
                            <a:off x="0" y="0"/>
                            <a:ext cx="760730" cy="108585"/>
                          </a:xfrm>
                          <a:prstGeom prst="rect">
                            <a:avLst/>
                          </a:prstGeom>
                          <a:noFill/>
                          <a:ln w="9525">
                            <a:noFill/>
                            <a:miter lim="800000"/>
                            <a:headEnd/>
                            <a:tailEnd/>
                          </a:ln>
                        </pic:spPr>
                      </pic:pic>
                    </a:graphicData>
                  </a:graphic>
                </wp:inline>
              </w:drawing>
            </w:r>
          </w:p>
        </w:tc>
        <w:tc>
          <w:tcPr>
            <w:tcW w:w="815"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488950" cy="108585"/>
                  <wp:effectExtent l="0" t="0" r="0" b="0"/>
                  <wp:docPr id="2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descr=""/>
                          <pic:cNvPicPr>
                            <a:picLocks noChangeAspect="1" noChangeArrowheads="1"/>
                          </pic:cNvPicPr>
                        </pic:nvPicPr>
                        <pic:blipFill>
                          <a:blip r:embed="rId257"/>
                          <a:stretch>
                            <a:fillRect/>
                          </a:stretch>
                        </pic:blipFill>
                        <pic:spPr bwMode="auto">
                          <a:xfrm>
                            <a:off x="0" y="0"/>
                            <a:ext cx="488950" cy="108585"/>
                          </a:xfrm>
                          <a:prstGeom prst="rect">
                            <a:avLst/>
                          </a:prstGeom>
                          <a:noFill/>
                          <a:ln w="9525">
                            <a:noFill/>
                            <a:miter lim="800000"/>
                            <a:headEnd/>
                            <a:tailEnd/>
                          </a:ln>
                        </pic:spPr>
                      </pic:pic>
                    </a:graphicData>
                  </a:graphic>
                </wp:inline>
              </w:drawing>
            </w:r>
          </w:p>
        </w:tc>
        <w:tc>
          <w:tcPr>
            <w:tcW w:w="1016" w:type="dxa"/>
            <w:tcBorders>
              <w:top w:val="nil"/>
              <w:left w:val="single" w:sz="6" w:space="0" w:color="000001"/>
              <w:bottom w:val="nil"/>
              <w:insideH w:val="nil"/>
              <w:right w:val="single" w:sz="6" w:space="0" w:color="000001"/>
              <w:insideV w:val="single" w:sz="6" w:space="0" w:color="000001"/>
            </w:tcBorders>
            <w:shd w:fill="FFFFFF" w:val="clear"/>
            <w:tcMar>
              <w:left w:w="-7" w:type="dxa"/>
            </w:tcMar>
          </w:tcPr>
          <w:p>
            <w:pPr>
              <w:pStyle w:val="Normal"/>
              <w:jc w:val="right"/>
              <w:rPr/>
            </w:pPr>
            <w:r>
              <w:rPr/>
              <w:drawing>
                <wp:inline distT="0" distB="0" distL="0" distR="0">
                  <wp:extent cx="733425" cy="108585"/>
                  <wp:effectExtent l="0" t="0" r="0" b="0"/>
                  <wp:docPr id="2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descr=""/>
                          <pic:cNvPicPr>
                            <a:picLocks noChangeAspect="1" noChangeArrowheads="1"/>
                          </pic:cNvPicPr>
                        </pic:nvPicPr>
                        <pic:blipFill>
                          <a:blip r:embed="rId258"/>
                          <a:stretch>
                            <a:fillRect/>
                          </a:stretch>
                        </pic:blipFill>
                        <pic:spPr bwMode="auto">
                          <a:xfrm>
                            <a:off x="0" y="0"/>
                            <a:ext cx="733425" cy="108585"/>
                          </a:xfrm>
                          <a:prstGeom prst="rect">
                            <a:avLst/>
                          </a:prstGeom>
                          <a:noFill/>
                          <a:ln w="9525">
                            <a:noFill/>
                            <a:miter lim="800000"/>
                            <a:headEnd/>
                            <a:tailEnd/>
                          </a:ln>
                        </pic:spPr>
                      </pic:pic>
                    </a:graphicData>
                  </a:graphic>
                </wp:inline>
              </w:drawing>
            </w:r>
          </w:p>
        </w:tc>
      </w:tr>
      <w:tr>
        <w:trPr>
          <w:cantSplit w:val="false"/>
        </w:trPr>
        <w:tc>
          <w:tcPr>
            <w:tcW w:w="1843"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left"/>
              <w:rPr>
                <w:sz w:val="19"/>
              </w:rPr>
            </w:pPr>
            <w:r>
              <w:rPr>
                <w:sz w:val="19"/>
              </w:rPr>
              <w:t>Matejak2014[</w:t>
            </w:r>
            <w:r>
              <w:rPr>
                <w:sz w:val="19"/>
              </w:rPr>
              <w:fldChar w:fldCharType="begin"/>
            </w:r>
            <w:r>
              <w:instrText> REF BIB_Matejak2014sj \h </w:instrText>
            </w:r>
            <w:r>
              <w:fldChar w:fldCharType="separate"/>
            </w:r>
            <w:r>
              <w:t>7</w:t>
            </w:r>
            <w:r>
              <w:fldChar w:fldCharType="end"/>
            </w:r>
            <w:r>
              <w:rPr>
                <w:sz w:val="19"/>
              </w:rPr>
              <w:t>]</w:t>
            </w:r>
          </w:p>
        </w:tc>
        <w:tc>
          <w:tcPr>
            <w:tcW w:w="725"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371475" cy="108585"/>
                  <wp:effectExtent l="0" t="0" r="0" b="0"/>
                  <wp:docPr id="2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descr=""/>
                          <pic:cNvPicPr>
                            <a:picLocks noChangeAspect="1" noChangeArrowheads="1"/>
                          </pic:cNvPicPr>
                        </pic:nvPicPr>
                        <pic:blipFill>
                          <a:blip r:embed="rId259"/>
                          <a:stretch>
                            <a:fillRect/>
                          </a:stretch>
                        </pic:blipFill>
                        <pic:spPr bwMode="auto">
                          <a:xfrm>
                            <a:off x="0" y="0"/>
                            <a:ext cx="371475" cy="108585"/>
                          </a:xfrm>
                          <a:prstGeom prst="rect">
                            <a:avLst/>
                          </a:prstGeom>
                          <a:noFill/>
                          <a:ln w="9525">
                            <a:noFill/>
                            <a:miter lim="800000"/>
                            <a:headEnd/>
                            <a:tailEnd/>
                          </a:ln>
                        </pic:spPr>
                      </pic:pic>
                    </a:graphicData>
                  </a:graphic>
                </wp:inline>
              </w:drawing>
            </w:r>
          </w:p>
        </w:tc>
        <w:tc>
          <w:tcPr>
            <w:tcW w:w="948"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833120" cy="108585"/>
                  <wp:effectExtent l="0" t="0" r="0" b="0"/>
                  <wp:docPr id="2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descr=""/>
                          <pic:cNvPicPr>
                            <a:picLocks noChangeAspect="1" noChangeArrowheads="1"/>
                          </pic:cNvPicPr>
                        </pic:nvPicPr>
                        <pic:blipFill>
                          <a:blip r:embed="rId260"/>
                          <a:stretch>
                            <a:fillRect/>
                          </a:stretch>
                        </pic:blipFill>
                        <pic:spPr bwMode="auto">
                          <a:xfrm>
                            <a:off x="0" y="0"/>
                            <a:ext cx="833120" cy="108585"/>
                          </a:xfrm>
                          <a:prstGeom prst="rect">
                            <a:avLst/>
                          </a:prstGeom>
                          <a:noFill/>
                          <a:ln w="9525">
                            <a:noFill/>
                            <a:miter lim="800000"/>
                            <a:headEnd/>
                            <a:tailEnd/>
                          </a:ln>
                        </pic:spPr>
                      </pic:pic>
                    </a:graphicData>
                  </a:graphic>
                </wp:inline>
              </w:drawing>
            </w:r>
          </w:p>
        </w:tc>
        <w:tc>
          <w:tcPr>
            <w:tcW w:w="815"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325755" cy="108585"/>
                  <wp:effectExtent l="0" t="0" r="0" b="0"/>
                  <wp:docPr id="2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descr=""/>
                          <pic:cNvPicPr>
                            <a:picLocks noChangeAspect="1" noChangeArrowheads="1"/>
                          </pic:cNvPicPr>
                        </pic:nvPicPr>
                        <pic:blipFill>
                          <a:blip r:embed="rId261"/>
                          <a:stretch>
                            <a:fillRect/>
                          </a:stretch>
                        </pic:blipFill>
                        <pic:spPr bwMode="auto">
                          <a:xfrm>
                            <a:off x="0" y="0"/>
                            <a:ext cx="325755" cy="108585"/>
                          </a:xfrm>
                          <a:prstGeom prst="rect">
                            <a:avLst/>
                          </a:prstGeom>
                          <a:noFill/>
                          <a:ln w="9525">
                            <a:noFill/>
                            <a:miter lim="800000"/>
                            <a:headEnd/>
                            <a:tailEnd/>
                          </a:ln>
                        </pic:spPr>
                      </pic:pic>
                    </a:graphicData>
                  </a:graphic>
                </wp:inline>
              </w:drawing>
            </w:r>
          </w:p>
        </w:tc>
        <w:tc>
          <w:tcPr>
            <w:tcW w:w="1038"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1013460" cy="108585"/>
                  <wp:effectExtent l="0" t="0" r="0" b="0"/>
                  <wp:docPr id="2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descr=""/>
                          <pic:cNvPicPr>
                            <a:picLocks noChangeAspect="1" noChangeArrowheads="1"/>
                          </pic:cNvPicPr>
                        </pic:nvPicPr>
                        <pic:blipFill>
                          <a:blip r:embed="rId262"/>
                          <a:stretch>
                            <a:fillRect/>
                          </a:stretch>
                        </pic:blipFill>
                        <pic:spPr bwMode="auto">
                          <a:xfrm>
                            <a:off x="0" y="0"/>
                            <a:ext cx="1013460" cy="108585"/>
                          </a:xfrm>
                          <a:prstGeom prst="rect">
                            <a:avLst/>
                          </a:prstGeom>
                          <a:noFill/>
                          <a:ln w="9525">
                            <a:noFill/>
                            <a:miter lim="800000"/>
                            <a:headEnd/>
                            <a:tailEnd/>
                          </a:ln>
                        </pic:spPr>
                      </pic:pic>
                    </a:graphicData>
                  </a:graphic>
                </wp:inline>
              </w:drawing>
            </w:r>
          </w:p>
        </w:tc>
        <w:tc>
          <w:tcPr>
            <w:tcW w:w="681" w:type="dxa"/>
            <w:gridSpan w:val="2"/>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316865" cy="108585"/>
                  <wp:effectExtent l="0" t="0" r="0" b="0"/>
                  <wp:docPr id="2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descr=""/>
                          <pic:cNvPicPr>
                            <a:picLocks noChangeAspect="1" noChangeArrowheads="1"/>
                          </pic:cNvPicPr>
                        </pic:nvPicPr>
                        <pic:blipFill>
                          <a:blip r:embed="rId263"/>
                          <a:stretch>
                            <a:fillRect/>
                          </a:stretch>
                        </pic:blipFill>
                        <pic:spPr bwMode="auto">
                          <a:xfrm>
                            <a:off x="0" y="0"/>
                            <a:ext cx="316865" cy="108585"/>
                          </a:xfrm>
                          <a:prstGeom prst="rect">
                            <a:avLst/>
                          </a:prstGeom>
                          <a:noFill/>
                          <a:ln w="9525">
                            <a:noFill/>
                            <a:miter lim="800000"/>
                            <a:headEnd/>
                            <a:tailEnd/>
                          </a:ln>
                        </pic:spPr>
                      </pic:pic>
                    </a:graphicData>
                  </a:graphic>
                </wp:inline>
              </w:drawing>
            </w:r>
          </w:p>
        </w:tc>
        <w:tc>
          <w:tcPr>
            <w:tcW w:w="948"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833120" cy="108585"/>
                  <wp:effectExtent l="0" t="0" r="0" b="0"/>
                  <wp:docPr id="2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descr=""/>
                          <pic:cNvPicPr>
                            <a:picLocks noChangeAspect="1" noChangeArrowheads="1"/>
                          </pic:cNvPicPr>
                        </pic:nvPicPr>
                        <pic:blipFill>
                          <a:blip r:embed="rId264"/>
                          <a:stretch>
                            <a:fillRect/>
                          </a:stretch>
                        </pic:blipFill>
                        <pic:spPr bwMode="auto">
                          <a:xfrm>
                            <a:off x="0" y="0"/>
                            <a:ext cx="833120" cy="108585"/>
                          </a:xfrm>
                          <a:prstGeom prst="rect">
                            <a:avLst/>
                          </a:prstGeom>
                          <a:noFill/>
                          <a:ln w="9525">
                            <a:noFill/>
                            <a:miter lim="800000"/>
                            <a:headEnd/>
                            <a:tailEnd/>
                          </a:ln>
                        </pic:spPr>
                      </pic:pic>
                    </a:graphicData>
                  </a:graphic>
                </wp:inline>
              </w:drawing>
            </w:r>
          </w:p>
        </w:tc>
        <w:tc>
          <w:tcPr>
            <w:tcW w:w="815"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316865" cy="108585"/>
                  <wp:effectExtent l="0" t="0" r="0" b="0"/>
                  <wp:docPr id="2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descr=""/>
                          <pic:cNvPicPr>
                            <a:picLocks noChangeAspect="1" noChangeArrowheads="1"/>
                          </pic:cNvPicPr>
                        </pic:nvPicPr>
                        <pic:blipFill>
                          <a:blip r:embed="rId265"/>
                          <a:stretch>
                            <a:fillRect/>
                          </a:stretch>
                        </pic:blipFill>
                        <pic:spPr bwMode="auto">
                          <a:xfrm>
                            <a:off x="0" y="0"/>
                            <a:ext cx="316865" cy="108585"/>
                          </a:xfrm>
                          <a:prstGeom prst="rect">
                            <a:avLst/>
                          </a:prstGeom>
                          <a:noFill/>
                          <a:ln w="9525">
                            <a:noFill/>
                            <a:miter lim="800000"/>
                            <a:headEnd/>
                            <a:tailEnd/>
                          </a:ln>
                        </pic:spPr>
                      </pic:pic>
                    </a:graphicData>
                  </a:graphic>
                </wp:inline>
              </w:drawing>
            </w:r>
          </w:p>
        </w:tc>
        <w:tc>
          <w:tcPr>
            <w:tcW w:w="1016"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right"/>
              <w:rPr/>
            </w:pPr>
            <w:r>
              <w:rPr/>
              <w:drawing>
                <wp:inline distT="0" distB="0" distL="0" distR="0">
                  <wp:extent cx="923290" cy="108585"/>
                  <wp:effectExtent l="0" t="0" r="0" b="0"/>
                  <wp:docPr id="2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descr=""/>
                          <pic:cNvPicPr>
                            <a:picLocks noChangeAspect="1" noChangeArrowheads="1"/>
                          </pic:cNvPicPr>
                        </pic:nvPicPr>
                        <pic:blipFill>
                          <a:blip r:embed="rId266"/>
                          <a:stretch>
                            <a:fillRect/>
                          </a:stretch>
                        </pic:blipFill>
                        <pic:spPr bwMode="auto">
                          <a:xfrm>
                            <a:off x="0" y="0"/>
                            <a:ext cx="923290" cy="108585"/>
                          </a:xfrm>
                          <a:prstGeom prst="rect">
                            <a:avLst/>
                          </a:prstGeom>
                          <a:noFill/>
                          <a:ln w="9525">
                            <a:noFill/>
                            <a:miter lim="800000"/>
                            <a:headEnd/>
                            <a:tailEnd/>
                          </a:ln>
                        </pic:spPr>
                      </pic:pic>
                    </a:graphicData>
                  </a:graphic>
                </wp:inline>
              </w:drawing>
            </w:r>
          </w:p>
        </w:tc>
      </w:tr>
    </w:tbl>
    <w:p>
      <w:pPr>
        <w:pStyle w:val="Table"/>
        <w:spacing w:lineRule="auto" w:line="360" w:before="240" w:after="0"/>
        <w:rPr>
          <w:rFonts w:eastAsia="Times New Roman"/>
          <w:sz w:val="19"/>
        </w:rPr>
      </w:pPr>
      <w:r>
        <w:rPr>
          <w:rFonts w:eastAsia="Times New Roman"/>
          <w:sz w:val="19"/>
        </w:rPr>
        <w:t xml:space="preserve"> </w:t>
      </w:r>
    </w:p>
    <w:p>
      <w:pPr>
        <w:pStyle w:val="Caption11"/>
        <w:spacing w:lineRule="auto" w:line="360"/>
        <w:rPr>
          <w:sz w:val="19"/>
        </w:rPr>
      </w:pPr>
      <w:r>
        <w:rPr>
          <w:sz w:val="19"/>
        </w:rPr>
        <w:t xml:space="preserve">Table </w:t>
      </w:r>
      <w:bookmarkStart w:id="49" w:name="BMtable_overhead"/>
      <w:r>
        <w:rPr>
          <w:sz w:val="19"/>
        </w:rPr>
        <w:t>4.3</w:t>
      </w:r>
      <w:bookmarkEnd w:id="49"/>
      <w:r>
        <w:rPr>
          <w:sz w:val="19"/>
        </w:rPr>
        <w:t>:  Comparison in cloud deployment vs. local cluster deployment of communication overhead</w:t>
      </w:r>
      <w:del w:id="2878" w:author="S J" w:date="2015-03-29T17:18:00Z">
        <w:r>
          <w:rPr>
            <w:sz w:val="19"/>
          </w:rPr>
          <w:delText xml:space="preserve">, </w:delText>
        </w:r>
      </w:del>
      <w:ins w:id="2879" w:author="S J" w:date="2015-03-29T17:18:00Z">
        <w:r>
          <w:rPr>
            <w:sz w:val="19"/>
          </w:rPr>
          <w:t>. It</w:t>
        </w:r>
      </w:ins>
      <w:del w:id="2880" w:author="S J" w:date="2015-03-29T17:18:00Z">
        <w:r>
          <w:rPr>
            <w:sz w:val="19"/>
          </w:rPr>
          <w:delText>it’</w:delText>
        </w:r>
      </w:del>
      <w:r>
        <w:rPr>
          <w:sz w:val="19"/>
        </w:rPr>
        <w:t xml:space="preserve">s fraction in </w:t>
      </w:r>
      <w:ins w:id="2881" w:author="S J" w:date="2015-03-29T17:18:00Z">
        <w:r>
          <w:rPr>
            <w:sz w:val="19"/>
          </w:rPr>
          <w:t xml:space="preserve">the </w:t>
        </w:r>
      </w:ins>
      <w:r>
        <w:rPr>
          <w:sz w:val="19"/>
        </w:rPr>
        <w:t>whole computation</w:t>
      </w:r>
      <w:ins w:id="2882" w:author="S J" w:date="2015-03-29T17:18:00Z">
        <w:r>
          <w:rPr>
            <w:sz w:val="19"/>
          </w:rPr>
          <w:t xml:space="preserve"> was</w:t>
        </w:r>
      </w:ins>
      <w:r>
        <w:rPr>
          <w:sz w:val="19"/>
        </w:rPr>
        <w:t xml:space="preserve"> introduced by </w:t>
      </w:r>
      <w:ins w:id="2883" w:author="S J" w:date="2015-03-29T17:18:00Z">
        <w:r>
          <w:rPr>
            <w:sz w:val="19"/>
          </w:rPr>
          <w:t xml:space="preserve">the </w:t>
        </w:r>
      </w:ins>
      <w:r>
        <w:rPr>
          <w:sz w:val="19"/>
        </w:rPr>
        <w:t xml:space="preserve">network transfer and latency. </w:t>
      </w:r>
      <w:del w:id="2884" w:author="S J" w:date="2015-03-29T17:19:00Z">
        <w:r>
          <w:rPr>
            <w:sz w:val="19"/>
          </w:rPr>
          <w:delText xml:space="preserve">And </w:delText>
        </w:r>
      </w:del>
      <w:ins w:id="2885" w:author="S J" w:date="2015-03-29T17:19:00Z">
        <w:r>
          <w:rPr>
            <w:sz w:val="19"/>
          </w:rPr>
          <w:t xml:space="preserve">The </w:t>
        </w:r>
      </w:ins>
      <w:r>
        <w:rPr>
          <w:sz w:val="19"/>
        </w:rPr>
        <w:t xml:space="preserve">estimated time and </w:t>
      </w:r>
      <w:del w:id="2886" w:author="S J" w:date="2015-03-29T17:19:00Z">
        <w:r>
          <w:rPr>
            <w:sz w:val="19"/>
          </w:rPr>
          <w:delText xml:space="preserve">speedup </w:delText>
        </w:r>
      </w:del>
      <w:ins w:id="2887" w:author="S J" w:date="2015-03-29T17:19:00Z">
        <w:r>
          <w:rPr>
            <w:sz w:val="19"/>
          </w:rPr>
          <w:t xml:space="preserve">speedup, </w:t>
        </w:r>
      </w:ins>
      <w:r>
        <w:rPr>
          <w:sz w:val="19"/>
        </w:rPr>
        <w:t xml:space="preserve">if the worker </w:t>
      </w:r>
      <w:del w:id="2888" w:author="S J" w:date="2015-03-29T17:19:00Z">
        <w:r>
          <w:rPr>
            <w:sz w:val="19"/>
          </w:rPr>
          <w:delText xml:space="preserve">will </w:delText>
        </w:r>
      </w:del>
      <w:ins w:id="2889" w:author="S J" w:date="2015-03-29T17:19:00Z">
        <w:r>
          <w:rPr>
            <w:sz w:val="19"/>
          </w:rPr>
          <w:t xml:space="preserve">is </w:t>
        </w:r>
      </w:ins>
      <w:del w:id="2890" w:author="S J" w:date="2015-03-29T17:19:00Z">
        <w:r>
          <w:rPr>
            <w:sz w:val="19"/>
          </w:rPr>
          <w:delText xml:space="preserve">be </w:delText>
        </w:r>
      </w:del>
      <w:r>
        <w:rPr>
          <w:sz w:val="19"/>
        </w:rPr>
        <w:t xml:space="preserve">replaced by </w:t>
      </w:r>
      <w:ins w:id="2891" w:author="S J" w:date="2015-03-29T17:19:00Z">
        <w:r>
          <w:rPr>
            <w:sz w:val="19"/>
          </w:rPr>
          <w:t xml:space="preserve">a </w:t>
        </w:r>
      </w:ins>
      <w:r>
        <w:rPr>
          <w:sz w:val="19"/>
        </w:rPr>
        <w:t>serial version of computation without communication overhead</w:t>
      </w:r>
      <w:ins w:id="2892" w:author="S J" w:date="2015-03-29T17:19:00Z">
        <w:r>
          <w:rPr>
            <w:sz w:val="19"/>
          </w:rPr>
          <w:t>, is</w:t>
        </w:r>
      </w:ins>
      <w:r>
        <w:rPr>
          <w:sz w:val="19"/>
        </w:rPr>
        <w:t xml:space="preserve">: </w:t>
      </w:r>
      <w:r>
        <w:rPr>
          <w:sz w:val="19"/>
        </w:rPr>
        <w:drawing>
          <wp:inline distT="0" distB="0" distL="0" distR="0">
            <wp:extent cx="180975" cy="127000"/>
            <wp:effectExtent l="0" t="0" r="0" b="0"/>
            <wp:docPr id="2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descr=""/>
                    <pic:cNvPicPr>
                      <a:picLocks noChangeAspect="1" noChangeArrowheads="1"/>
                    </pic:cNvPicPr>
                  </pic:nvPicPr>
                  <pic:blipFill>
                    <a:blip r:embed="rId267"/>
                    <a:stretch>
                      <a:fillRect/>
                    </a:stretch>
                  </pic:blipFill>
                  <pic:spPr bwMode="auto">
                    <a:xfrm>
                      <a:off x="0" y="0"/>
                      <a:ext cx="180975" cy="127000"/>
                    </a:xfrm>
                    <a:prstGeom prst="rect">
                      <a:avLst/>
                    </a:prstGeom>
                    <a:noFill/>
                    <a:ln w="9525">
                      <a:noFill/>
                      <a:miter lim="800000"/>
                      <a:headEnd/>
                      <a:tailEnd/>
                    </a:ln>
                  </pic:spPr>
                </pic:pic>
              </a:graphicData>
            </a:graphic>
          </wp:inline>
        </w:drawing>
      </w:r>
      <w:r>
        <w:rPr>
          <w:sz w:val="19"/>
        </w:rPr>
        <w:t xml:space="preserve"> – estimated time of serial version of computation. </w:t>
      </w:r>
      <w:r>
        <w:rPr>
          <w:sz w:val="19"/>
        </w:rPr>
        <w:drawing>
          <wp:inline distT="0" distB="0" distL="0" distR="0">
            <wp:extent cx="180975" cy="127000"/>
            <wp:effectExtent l="0" t="0" r="0" b="0"/>
            <wp:docPr id="2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descr=""/>
                    <pic:cNvPicPr>
                      <a:picLocks noChangeAspect="1" noChangeArrowheads="1"/>
                    </pic:cNvPicPr>
                  </pic:nvPicPr>
                  <pic:blipFill>
                    <a:blip r:embed="rId268"/>
                    <a:stretch>
                      <a:fillRect/>
                    </a:stretch>
                  </pic:blipFill>
                  <pic:spPr bwMode="auto">
                    <a:xfrm>
                      <a:off x="0" y="0"/>
                      <a:ext cx="180975" cy="127000"/>
                    </a:xfrm>
                    <a:prstGeom prst="rect">
                      <a:avLst/>
                    </a:prstGeom>
                    <a:noFill/>
                    <a:ln w="9525">
                      <a:noFill/>
                      <a:miter lim="800000"/>
                      <a:headEnd/>
                      <a:tailEnd/>
                    </a:ln>
                  </pic:spPr>
                </pic:pic>
              </a:graphicData>
            </a:graphic>
          </wp:inline>
        </w:drawing>
      </w:r>
      <w:r>
        <w:rPr>
          <w:sz w:val="19"/>
        </w:rPr>
        <w:t xml:space="preserve"> – estimated speedup of serial version of computation against the parallel on </w:t>
      </w:r>
      <w:ins w:id="2893" w:author="S J" w:date="2015-03-29T17:19:00Z">
        <w:r>
          <w:rPr>
            <w:sz w:val="19"/>
          </w:rPr>
          <w:t>one</w:t>
        </w:r>
      </w:ins>
      <w:del w:id="2894" w:author="S J" w:date="2015-03-29T17:19:00Z">
        <w:r>
          <w:rPr>
            <w:sz w:val="19"/>
          </w:rPr>
          <w:delText>1</w:delText>
        </w:r>
      </w:del>
      <w:r>
        <w:rPr>
          <w:sz w:val="19"/>
        </w:rPr>
        <w:t xml:space="preserve"> processor.</w:t>
      </w:r>
      <w:r>
        <w:rPr>
          <w:sz w:val="19"/>
        </w:rPr>
        <w:drawing>
          <wp:inline distT="0" distB="0" distL="0" distR="0">
            <wp:extent cx="180975" cy="127000"/>
            <wp:effectExtent l="0" t="0" r="0" b="0"/>
            <wp:docPr id="26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descr=""/>
                    <pic:cNvPicPr>
                      <a:picLocks noChangeAspect="1" noChangeArrowheads="1"/>
                    </pic:cNvPicPr>
                  </pic:nvPicPr>
                  <pic:blipFill>
                    <a:blip r:embed="rId269"/>
                    <a:stretch>
                      <a:fillRect/>
                    </a:stretch>
                  </pic:blipFill>
                  <pic:spPr bwMode="auto">
                    <a:xfrm>
                      <a:off x="0" y="0"/>
                      <a:ext cx="180975" cy="127000"/>
                    </a:xfrm>
                    <a:prstGeom prst="rect">
                      <a:avLst/>
                    </a:prstGeom>
                    <a:noFill/>
                    <a:ln w="9525">
                      <a:noFill/>
                      <a:miter lim="800000"/>
                      <a:headEnd/>
                      <a:tailEnd/>
                    </a:ln>
                  </pic:spPr>
                </pic:pic>
              </a:graphicData>
            </a:graphic>
          </wp:inline>
        </w:drawing>
      </w:r>
      <w:r>
        <w:rPr>
          <w:sz w:val="19"/>
        </w:rPr>
        <w:drawing>
          <wp:inline distT="0" distB="0" distL="0" distR="0">
            <wp:extent cx="180975" cy="127000"/>
            <wp:effectExtent l="0" t="0" r="0" b="0"/>
            <wp:docPr id="26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descr=""/>
                    <pic:cNvPicPr>
                      <a:picLocks noChangeAspect="1" noChangeArrowheads="1"/>
                    </pic:cNvPicPr>
                  </pic:nvPicPr>
                  <pic:blipFill>
                    <a:blip r:embed="rId270"/>
                    <a:stretch>
                      <a:fillRect/>
                    </a:stretch>
                  </pic:blipFill>
                  <pic:spPr bwMode="auto">
                    <a:xfrm>
                      <a:off x="0" y="0"/>
                      <a:ext cx="180975" cy="127000"/>
                    </a:xfrm>
                    <a:prstGeom prst="rect">
                      <a:avLst/>
                    </a:prstGeom>
                    <a:noFill/>
                    <a:ln w="9525">
                      <a:noFill/>
                      <a:miter lim="800000"/>
                      <a:headEnd/>
                      <a:tailEnd/>
                    </a:ln>
                  </pic:spPr>
                </pic:pic>
              </a:graphicData>
            </a:graphic>
          </wp:inline>
        </w:drawing>
      </w:r>
      <w:r>
        <w:fldChar w:fldCharType="begin"/>
      </w:r>
      <w:r>
        <w:instrText> TC "4.3  Comparison in cloud deployment vs. local cluster deployment of communication overhead, it’s fraction in whole computation introduced by network transfer and latency. And estimated time and speedup if the worker will be replaced by serial version of computation without communication overhead:  – estimated time of serial version of computation.  – estimated speedup of serial version of computation against the parallel on 1 processor." \l 2 </w:instrText>
      </w:r>
      <w:r>
        <w:fldChar w:fldCharType="separate"/>
      </w:r>
      <w:r>
        <w:rPr>
          <w:sz w:val="19"/>
        </w:rPr>
      </w:r>
      <w:r>
        <w:fldChar w:fldCharType="end"/>
      </w:r>
    </w:p>
    <w:p>
      <w:pPr>
        <w:pStyle w:val="Normal"/>
        <w:spacing w:lineRule="auto" w:line="360" w:before="240" w:after="0"/>
        <w:ind w:left="0" w:right="0" w:firstLine="360"/>
        <w:rPr/>
      </w:pPr>
      <w:r>
        <w:rPr/>
        <w:t xml:space="preserve">The speedup was measured on 10 - 60 CPUs and compared </w:t>
      </w:r>
      <w:ins w:id="2895" w:author="S J" w:date="2015-03-29T17:19:00Z">
        <w:r>
          <w:rPr/>
          <w:t xml:space="preserve">in order </w:t>
        </w:r>
      </w:ins>
      <w:r>
        <w:rPr/>
        <w:t>to predict</w:t>
      </w:r>
      <w:ins w:id="2896" w:author="S J" w:date="2015-03-29T17:19:00Z">
        <w:r>
          <w:rPr/>
          <w:t xml:space="preserve"> the </w:t>
        </w:r>
      </w:ins>
      <w:del w:id="2897" w:author="S J" w:date="2015-03-29T17:19:00Z">
        <w:r>
          <w:rPr/>
          <w:delText xml:space="preserve">ed </w:delText>
        </w:r>
      </w:del>
      <w:r>
        <w:rPr/>
        <w:t>speedup</w:t>
      </w:r>
      <w:ins w:id="2898" w:author="S J" w:date="2015-03-29T17:19:00Z">
        <w:r>
          <w:rPr/>
          <w:t xml:space="preserve">, </w:t>
        </w:r>
      </w:ins>
      <w:del w:id="2899" w:author="S J" w:date="2015-03-29T17:19:00Z">
        <w:r>
          <w:rPr/>
          <w:delText xml:space="preserve"> </w:delText>
        </w:r>
      </w:del>
      <w:r>
        <w:rPr/>
        <w:t xml:space="preserve">as seen in </w:t>
      </w:r>
      <w:ins w:id="2900" w:author="S J" w:date="2015-03-29T17:19:00Z">
        <w:r>
          <w:rPr/>
          <w:t>F</w:t>
        </w:r>
      </w:ins>
      <w:del w:id="2901" w:author="S J" w:date="2015-03-29T17:19:00Z">
        <w:r>
          <w:rPr/>
          <w:delText>f</w:delText>
        </w:r>
      </w:del>
      <w:r>
        <w:rPr/>
        <w:t xml:space="preserve">igure </w:t>
      </w:r>
      <w:r>
        <w:rPr/>
        <w:fldChar w:fldCharType="begin"/>
      </w:r>
      <w:r>
        <w:instrText> REF BMfig_amdahlres \h </w:instrText>
      </w:r>
      <w:r>
        <w:fldChar w:fldCharType="separate"/>
      </w:r>
      <w:r>
        <w:t>4.1</w:t>
      </w:r>
      <w:r>
        <w:fldChar w:fldCharType="end"/>
      </w:r>
      <w:del w:id="2902" w:author="S J" w:date="2015-03-29T17:19:00Z">
        <w:r>
          <w:rPr/>
          <w:delText>)</w:delText>
        </w:r>
      </w:del>
      <w:r>
        <w:rPr/>
        <w:t>. Different measurement</w:t>
      </w:r>
      <w:ins w:id="2903" w:author="S J" w:date="2015-03-29T17:19:00Z">
        <w:r>
          <w:rPr/>
          <w:t xml:space="preserve">s were carried out </w:t>
        </w:r>
      </w:ins>
      <w:del w:id="2904" w:author="S J" w:date="2015-03-29T17:19:00Z">
        <w:r>
          <w:rPr/>
          <w:delText xml:space="preserve"> was done </w:delText>
        </w:r>
      </w:del>
      <w:r>
        <w:rPr/>
        <w:t>using 80 and 160 CPUs</w:t>
      </w:r>
      <w:ins w:id="2905" w:author="S J" w:date="2015-03-29T17:19:00Z">
        <w:r>
          <w:rPr/>
          <w:t xml:space="preserve">, </w:t>
        </w:r>
      </w:ins>
      <w:del w:id="2906" w:author="S J" w:date="2015-03-29T17:19:00Z">
        <w:r>
          <w:rPr/>
          <w:delText xml:space="preserve"> with </w:delText>
        </w:r>
      </w:del>
      <w:r>
        <w:rPr/>
        <w:t xml:space="preserve">as seen in </w:t>
      </w:r>
      <w:del w:id="2907" w:author="S J" w:date="2015-03-29T17:19:00Z">
        <w:r>
          <w:rPr/>
          <w:delText xml:space="preserve">table </w:delText>
        </w:r>
      </w:del>
      <w:ins w:id="2908" w:author="S J" w:date="2015-03-29T17:19:00Z">
        <w:r>
          <w:rPr/>
          <w:t xml:space="preserve">Table </w:t>
        </w:r>
      </w:ins>
      <w:r>
        <w:rPr/>
        <w:fldChar w:fldCharType="begin"/>
      </w:r>
      <w:r>
        <w:instrText> REF BMtable_speedupresult3 \h </w:instrText>
      </w:r>
      <w:r>
        <w:fldChar w:fldCharType="separate"/>
      </w:r>
      <w:r>
        <w:t>4.4</w:t>
      </w:r>
      <w:r>
        <w:fldChar w:fldCharType="end"/>
      </w:r>
      <w:r>
        <w:rPr/>
        <w:t>.</w:t>
      </w:r>
    </w:p>
    <w:p>
      <w:pPr>
        <w:pStyle w:val="Table"/>
        <w:spacing w:lineRule="auto" w:line="360" w:before="240" w:after="0"/>
        <w:rPr>
          <w:rFonts w:eastAsia="Times New Roman"/>
          <w:sz w:val="19"/>
        </w:rPr>
      </w:pPr>
      <w:r>
        <w:rPr>
          <w:rFonts w:eastAsia="Times New Roman"/>
          <w:sz w:val="24"/>
        </w:rPr>
        <w:t xml:space="preserve"> </w:t>
      </w:r>
      <w:r>
        <w:rPr>
          <w:rFonts w:eastAsia="Times New Roman"/>
          <w:sz w:val="19"/>
        </w:rPr>
        <w:t xml:space="preserve"> </w:t>
      </w:r>
    </w:p>
    <w:tbl>
      <w:tblPr>
        <w:jc w:val="left"/>
        <w:tblInd w:w="8" w:type="dxa"/>
        <w:tblBorders>
          <w:top w:val="single" w:sz="6" w:space="0" w:color="000001"/>
          <w:left w:val="single" w:sz="6" w:space="0" w:color="000001"/>
          <w:bottom w:val="single" w:sz="6" w:space="0" w:color="000001"/>
          <w:insideH w:val="single" w:sz="6" w:space="0" w:color="000001"/>
          <w:right w:val="nil"/>
          <w:insideV w:val="nil"/>
        </w:tblBorders>
        <w:tblCellMar>
          <w:top w:w="0" w:type="dxa"/>
          <w:left w:w="-7" w:type="dxa"/>
          <w:bottom w:w="0" w:type="dxa"/>
          <w:right w:w="0" w:type="dxa"/>
        </w:tblCellMar>
      </w:tblPr>
      <w:tblGrid>
        <w:gridCol w:w="1652"/>
        <w:gridCol w:w="3027"/>
        <w:gridCol w:w="2020"/>
        <w:gridCol w:w="2130"/>
      </w:tblGrid>
      <w:tr>
        <w:trPr>
          <w:cantSplit w:val="false"/>
        </w:trPr>
        <w:tc>
          <w:tcPr>
            <w:tcW w:w="1652"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left"/>
              <w:rPr>
                <w:sz w:val="19"/>
              </w:rPr>
            </w:pPr>
            <w:r>
              <w:rPr>
                <w:rFonts w:eastAsia="Times New Roman" w:cs="Times New Roman"/>
                <w:sz w:val="19"/>
              </w:rPr>
              <w:t xml:space="preserve"> </w:t>
            </w:r>
            <w:r>
              <w:rPr>
                <w:sz w:val="19"/>
              </w:rPr>
              <w:t>Complexity</w:t>
            </w:r>
          </w:p>
        </w:tc>
        <w:tc>
          <w:tcPr>
            <w:tcW w:w="3027"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Name</w:t>
            </w:r>
          </w:p>
        </w:tc>
        <w:tc>
          <w:tcPr>
            <w:tcW w:w="2020"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S(80)</w:t>
            </w:r>
            <w:r>
              <w:rPr>
                <w:sz w:val="19"/>
              </w:rPr>
              <w:drawing>
                <wp:inline distT="0" distB="0" distL="0" distR="0">
                  <wp:extent cx="90805" cy="99060"/>
                  <wp:effectExtent l="0" t="0" r="0" b="0"/>
                  <wp:docPr id="26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descr=""/>
                          <pic:cNvPicPr>
                            <a:picLocks noChangeAspect="1" noChangeArrowheads="1"/>
                          </pic:cNvPicPr>
                        </pic:nvPicPr>
                        <pic:blipFill>
                          <a:blip r:embed="rId271"/>
                          <a:stretch>
                            <a:fillRect/>
                          </a:stretch>
                        </pic:blipFill>
                        <pic:spPr bwMode="auto">
                          <a:xfrm>
                            <a:off x="0" y="0"/>
                            <a:ext cx="90805" cy="99060"/>
                          </a:xfrm>
                          <a:prstGeom prst="rect">
                            <a:avLst/>
                          </a:prstGeom>
                          <a:noFill/>
                          <a:ln w="9525">
                            <a:noFill/>
                            <a:miter lim="800000"/>
                            <a:headEnd/>
                            <a:tailEnd/>
                          </a:ln>
                        </pic:spPr>
                      </pic:pic>
                    </a:graphicData>
                  </a:graphic>
                </wp:inline>
              </w:drawing>
            </w:r>
          </w:p>
        </w:tc>
        <w:tc>
          <w:tcPr>
            <w:tcW w:w="2130"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right"/>
              <w:rPr>
                <w:sz w:val="19"/>
              </w:rPr>
            </w:pPr>
            <w:r>
              <w:rPr>
                <w:sz w:val="19"/>
              </w:rPr>
              <w:t>S(160)</w:t>
            </w:r>
          </w:p>
        </w:tc>
      </w:tr>
      <w:tr>
        <w:trPr>
          <w:cantSplit w:val="false"/>
        </w:trPr>
        <w:tc>
          <w:tcPr>
            <w:tcW w:w="1652" w:type="dxa"/>
            <w:tcBorders>
              <w:top w:val="nil"/>
              <w:left w:val="single" w:sz="6" w:space="0" w:color="000001"/>
              <w:bottom w:val="nil"/>
              <w:insideH w:val="nil"/>
              <w:right w:val="nil"/>
              <w:insideV w:val="nil"/>
            </w:tcBorders>
            <w:shd w:fill="FFFFFF" w:val="clear"/>
            <w:tcMar>
              <w:left w:w="-7" w:type="dxa"/>
            </w:tcMar>
          </w:tcPr>
          <w:p>
            <w:pPr>
              <w:pStyle w:val="Normal"/>
              <w:jc w:val="left"/>
              <w:rPr>
                <w:sz w:val="19"/>
              </w:rPr>
            </w:pPr>
            <w:del w:id="2909" w:author="S J" w:date="2015-03-29T17:19:00Z">
              <w:r>
                <w:rPr>
                  <w:rFonts w:eastAsia="Times New Roman" w:cs="Times New Roman"/>
                  <w:sz w:val="19"/>
                </w:rPr>
                <w:delText xml:space="preserve"> </w:delText>
              </w:r>
            </w:del>
            <w:r>
              <w:rPr>
                <w:sz w:val="19"/>
              </w:rPr>
              <w:t>High</w:t>
            </w:r>
          </w:p>
        </w:tc>
        <w:tc>
          <w:tcPr>
            <w:tcW w:w="3027" w:type="dxa"/>
            <w:tcBorders>
              <w:top w:val="nil"/>
              <w:left w:val="single" w:sz="6" w:space="0" w:color="000001"/>
              <w:bottom w:val="nil"/>
              <w:insideH w:val="nil"/>
              <w:right w:val="nil"/>
              <w:insideV w:val="nil"/>
            </w:tcBorders>
            <w:shd w:fill="FFFFFF" w:val="clear"/>
            <w:tcMar>
              <w:left w:w="-7" w:type="dxa"/>
            </w:tcMar>
          </w:tcPr>
          <w:p>
            <w:pPr>
              <w:pStyle w:val="Normal"/>
              <w:jc w:val="right"/>
              <w:rPr>
                <w:sz w:val="19"/>
              </w:rPr>
            </w:pPr>
            <w:r>
              <w:rPr>
                <w:sz w:val="19"/>
              </w:rPr>
              <w:t>HumMod [</w:t>
            </w:r>
            <w:r>
              <w:rPr>
                <w:sz w:val="19"/>
              </w:rPr>
              <w:fldChar w:fldCharType="begin"/>
            </w:r>
            <w:r>
              <w:instrText> REF BIB_Kofranek2011hummod \h </w:instrText>
            </w:r>
            <w:r>
              <w:fldChar w:fldCharType="separate"/>
            </w:r>
            <w:r>
              <w:t>139</w:t>
            </w:r>
            <w:r>
              <w:fldChar w:fldCharType="end"/>
            </w:r>
            <w:r>
              <w:rPr>
                <w:sz w:val="19"/>
              </w:rPr>
              <w:t>]</w:t>
            </w:r>
          </w:p>
        </w:tc>
        <w:tc>
          <w:tcPr>
            <w:tcW w:w="2020"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1013460" cy="108585"/>
                  <wp:effectExtent l="0" t="0" r="0" b="0"/>
                  <wp:docPr id="26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descr=""/>
                          <pic:cNvPicPr>
                            <a:picLocks noChangeAspect="1" noChangeArrowheads="1"/>
                          </pic:cNvPicPr>
                        </pic:nvPicPr>
                        <pic:blipFill>
                          <a:blip r:embed="rId272"/>
                          <a:stretch>
                            <a:fillRect/>
                          </a:stretch>
                        </pic:blipFill>
                        <pic:spPr bwMode="auto">
                          <a:xfrm>
                            <a:off x="0" y="0"/>
                            <a:ext cx="1013460" cy="108585"/>
                          </a:xfrm>
                          <a:prstGeom prst="rect">
                            <a:avLst/>
                          </a:prstGeom>
                          <a:noFill/>
                          <a:ln w="9525">
                            <a:noFill/>
                            <a:miter lim="800000"/>
                            <a:headEnd/>
                            <a:tailEnd/>
                          </a:ln>
                        </pic:spPr>
                      </pic:pic>
                    </a:graphicData>
                  </a:graphic>
                </wp:inline>
              </w:drawing>
            </w:r>
          </w:p>
        </w:tc>
        <w:tc>
          <w:tcPr>
            <w:tcW w:w="2130" w:type="dxa"/>
            <w:tcBorders>
              <w:top w:val="nil"/>
              <w:left w:val="single" w:sz="6" w:space="0" w:color="000001"/>
              <w:bottom w:val="nil"/>
              <w:insideH w:val="nil"/>
              <w:right w:val="single" w:sz="6" w:space="0" w:color="000001"/>
              <w:insideV w:val="single" w:sz="6" w:space="0" w:color="000001"/>
            </w:tcBorders>
            <w:shd w:fill="FFFFFF" w:val="clear"/>
            <w:tcMar>
              <w:left w:w="-7" w:type="dxa"/>
            </w:tcMar>
          </w:tcPr>
          <w:p>
            <w:pPr>
              <w:pStyle w:val="Normal"/>
              <w:jc w:val="right"/>
              <w:rPr/>
            </w:pPr>
            <w:r>
              <w:rPr/>
              <w:drawing>
                <wp:inline distT="0" distB="0" distL="0" distR="0">
                  <wp:extent cx="1059180" cy="108585"/>
                  <wp:effectExtent l="0" t="0" r="0" b="0"/>
                  <wp:docPr id="26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descr=""/>
                          <pic:cNvPicPr>
                            <a:picLocks noChangeAspect="1" noChangeArrowheads="1"/>
                          </pic:cNvPicPr>
                        </pic:nvPicPr>
                        <pic:blipFill>
                          <a:blip r:embed="rId273"/>
                          <a:stretch>
                            <a:fillRect/>
                          </a:stretch>
                        </pic:blipFill>
                        <pic:spPr bwMode="auto">
                          <a:xfrm>
                            <a:off x="0" y="0"/>
                            <a:ext cx="1059180" cy="108585"/>
                          </a:xfrm>
                          <a:prstGeom prst="rect">
                            <a:avLst/>
                          </a:prstGeom>
                          <a:noFill/>
                          <a:ln w="9525">
                            <a:noFill/>
                            <a:miter lim="800000"/>
                            <a:headEnd/>
                            <a:tailEnd/>
                          </a:ln>
                        </pic:spPr>
                      </pic:pic>
                    </a:graphicData>
                  </a:graphic>
                </wp:inline>
              </w:drawing>
            </w:r>
          </w:p>
        </w:tc>
      </w:tr>
      <w:tr>
        <w:trPr>
          <w:cantSplit w:val="false"/>
        </w:trPr>
        <w:tc>
          <w:tcPr>
            <w:tcW w:w="1652" w:type="dxa"/>
            <w:tcBorders>
              <w:top w:val="nil"/>
              <w:left w:val="single" w:sz="6" w:space="0" w:color="000001"/>
              <w:bottom w:val="nil"/>
              <w:insideH w:val="nil"/>
              <w:right w:val="nil"/>
              <w:insideV w:val="nil"/>
            </w:tcBorders>
            <w:shd w:fill="FFFFFF" w:val="clear"/>
            <w:tcMar>
              <w:left w:w="-7" w:type="dxa"/>
            </w:tcMar>
          </w:tcPr>
          <w:p>
            <w:pPr>
              <w:pStyle w:val="Normal"/>
              <w:jc w:val="left"/>
              <w:rPr>
                <w:sz w:val="19"/>
              </w:rPr>
            </w:pPr>
            <w:r>
              <w:rPr>
                <w:sz w:val="19"/>
              </w:rPr>
              <w:t>Medium</w:t>
            </w:r>
          </w:p>
        </w:tc>
        <w:tc>
          <w:tcPr>
            <w:tcW w:w="3027" w:type="dxa"/>
            <w:tcBorders>
              <w:top w:val="nil"/>
              <w:left w:val="single" w:sz="6" w:space="0" w:color="000001"/>
              <w:bottom w:val="nil"/>
              <w:insideH w:val="nil"/>
              <w:right w:val="nil"/>
              <w:insideV w:val="nil"/>
            </w:tcBorders>
            <w:shd w:fill="FFFFFF" w:val="clear"/>
            <w:tcMar>
              <w:left w:w="-7" w:type="dxa"/>
            </w:tcMar>
          </w:tcPr>
          <w:p>
            <w:pPr>
              <w:pStyle w:val="Normal"/>
              <w:jc w:val="right"/>
              <w:rPr>
                <w:sz w:val="19"/>
              </w:rPr>
            </w:pPr>
            <w:r>
              <w:rPr>
                <w:sz w:val="19"/>
              </w:rPr>
              <w:t>Meurs2011[</w:t>
            </w:r>
            <w:r>
              <w:rPr>
                <w:sz w:val="19"/>
              </w:rPr>
              <w:fldChar w:fldCharType="begin"/>
            </w:r>
            <w:r>
              <w:instrText> REF BIB_Meurs2011 \h </w:instrText>
            </w:r>
            <w:r>
              <w:fldChar w:fldCharType="separate"/>
            </w:r>
            <w:r>
              <w:t>159</w:t>
            </w:r>
            <w:r>
              <w:fldChar w:fldCharType="end"/>
            </w:r>
            <w:r>
              <w:rPr>
                <w:sz w:val="19"/>
              </w:rPr>
              <w:t>]</w:t>
            </w:r>
          </w:p>
        </w:tc>
        <w:tc>
          <w:tcPr>
            <w:tcW w:w="2020" w:type="dxa"/>
            <w:tcBorders>
              <w:top w:val="nil"/>
              <w:left w:val="single" w:sz="6" w:space="0" w:color="000001"/>
              <w:bottom w:val="nil"/>
              <w:insideH w:val="nil"/>
              <w:right w:val="nil"/>
              <w:insideV w:val="nil"/>
            </w:tcBorders>
            <w:shd w:fill="FFFFFF" w:val="clear"/>
            <w:tcMar>
              <w:left w:w="-7" w:type="dxa"/>
            </w:tcMar>
          </w:tcPr>
          <w:p>
            <w:pPr>
              <w:pStyle w:val="Normal"/>
              <w:jc w:val="right"/>
              <w:rPr/>
            </w:pPr>
            <w:r>
              <w:rPr/>
              <w:drawing>
                <wp:inline distT="0" distB="0" distL="0" distR="0">
                  <wp:extent cx="1013460" cy="108585"/>
                  <wp:effectExtent l="0" t="0" r="0" b="0"/>
                  <wp:docPr id="26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descr=""/>
                          <pic:cNvPicPr>
                            <a:picLocks noChangeAspect="1" noChangeArrowheads="1"/>
                          </pic:cNvPicPr>
                        </pic:nvPicPr>
                        <pic:blipFill>
                          <a:blip r:embed="rId274"/>
                          <a:stretch>
                            <a:fillRect/>
                          </a:stretch>
                        </pic:blipFill>
                        <pic:spPr bwMode="auto">
                          <a:xfrm>
                            <a:off x="0" y="0"/>
                            <a:ext cx="1013460" cy="108585"/>
                          </a:xfrm>
                          <a:prstGeom prst="rect">
                            <a:avLst/>
                          </a:prstGeom>
                          <a:noFill/>
                          <a:ln w="9525">
                            <a:noFill/>
                            <a:miter lim="800000"/>
                            <a:headEnd/>
                            <a:tailEnd/>
                          </a:ln>
                        </pic:spPr>
                      </pic:pic>
                    </a:graphicData>
                  </a:graphic>
                </wp:inline>
              </w:drawing>
            </w:r>
          </w:p>
        </w:tc>
        <w:tc>
          <w:tcPr>
            <w:tcW w:w="2130" w:type="dxa"/>
            <w:tcBorders>
              <w:top w:val="nil"/>
              <w:left w:val="single" w:sz="6" w:space="0" w:color="000001"/>
              <w:bottom w:val="nil"/>
              <w:insideH w:val="nil"/>
              <w:right w:val="single" w:sz="6" w:space="0" w:color="000001"/>
              <w:insideV w:val="single" w:sz="6" w:space="0" w:color="000001"/>
            </w:tcBorders>
            <w:shd w:fill="FFFFFF" w:val="clear"/>
            <w:tcMar>
              <w:left w:w="-7" w:type="dxa"/>
            </w:tcMar>
          </w:tcPr>
          <w:p>
            <w:pPr>
              <w:pStyle w:val="Normal"/>
              <w:jc w:val="right"/>
              <w:rPr/>
            </w:pPr>
            <w:r>
              <w:rPr/>
              <w:drawing>
                <wp:inline distT="0" distB="0" distL="0" distR="0">
                  <wp:extent cx="1013460" cy="108585"/>
                  <wp:effectExtent l="0" t="0" r="0" b="0"/>
                  <wp:docPr id="26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descr=""/>
                          <pic:cNvPicPr>
                            <a:picLocks noChangeAspect="1" noChangeArrowheads="1"/>
                          </pic:cNvPicPr>
                        </pic:nvPicPr>
                        <pic:blipFill>
                          <a:blip r:embed="rId275"/>
                          <a:stretch>
                            <a:fillRect/>
                          </a:stretch>
                        </pic:blipFill>
                        <pic:spPr bwMode="auto">
                          <a:xfrm>
                            <a:off x="0" y="0"/>
                            <a:ext cx="1013460" cy="108585"/>
                          </a:xfrm>
                          <a:prstGeom prst="rect">
                            <a:avLst/>
                          </a:prstGeom>
                          <a:noFill/>
                          <a:ln w="9525">
                            <a:noFill/>
                            <a:miter lim="800000"/>
                            <a:headEnd/>
                            <a:tailEnd/>
                          </a:ln>
                        </pic:spPr>
                      </pic:pic>
                    </a:graphicData>
                  </a:graphic>
                </wp:inline>
              </w:drawing>
            </w:r>
          </w:p>
        </w:tc>
      </w:tr>
      <w:tr>
        <w:trPr>
          <w:cantSplit w:val="false"/>
        </w:trPr>
        <w:tc>
          <w:tcPr>
            <w:tcW w:w="1652"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left"/>
              <w:rPr>
                <w:sz w:val="19"/>
              </w:rPr>
            </w:pPr>
            <w:r>
              <w:rPr>
                <w:sz w:val="19"/>
              </w:rPr>
              <w:t>Low</w:t>
            </w:r>
          </w:p>
        </w:tc>
        <w:tc>
          <w:tcPr>
            <w:tcW w:w="3027"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sz w:val="19"/>
              </w:rPr>
            </w:pPr>
            <w:r>
              <w:rPr>
                <w:sz w:val="19"/>
              </w:rPr>
              <w:t>Matejak2014[</w:t>
            </w:r>
            <w:r>
              <w:rPr>
                <w:sz w:val="19"/>
              </w:rPr>
              <w:fldChar w:fldCharType="begin"/>
            </w:r>
            <w:r>
              <w:instrText> REF BIB_Matejak2014sj \h </w:instrText>
            </w:r>
            <w:r>
              <w:fldChar w:fldCharType="separate"/>
            </w:r>
            <w:r>
              <w:t>7</w:t>
            </w:r>
            <w:r>
              <w:fldChar w:fldCharType="end"/>
            </w:r>
            <w:r>
              <w:rPr>
                <w:sz w:val="19"/>
              </w:rPr>
              <w:t>]</w:t>
            </w:r>
          </w:p>
        </w:tc>
        <w:tc>
          <w:tcPr>
            <w:tcW w:w="2020" w:type="dxa"/>
            <w:tcBorders>
              <w:top w:val="nil"/>
              <w:left w:val="single" w:sz="6" w:space="0" w:color="000001"/>
              <w:bottom w:val="single" w:sz="6" w:space="0" w:color="000001"/>
              <w:insideH w:val="single" w:sz="6" w:space="0" w:color="000001"/>
              <w:right w:val="nil"/>
              <w:insideV w:val="nil"/>
            </w:tcBorders>
            <w:shd w:fill="FFFFFF" w:val="clear"/>
            <w:tcMar>
              <w:left w:w="-7" w:type="dxa"/>
            </w:tcMar>
          </w:tcPr>
          <w:p>
            <w:pPr>
              <w:pStyle w:val="Normal"/>
              <w:jc w:val="right"/>
              <w:rPr/>
            </w:pPr>
            <w:r>
              <w:rPr/>
              <w:drawing>
                <wp:inline distT="0" distB="0" distL="0" distR="0">
                  <wp:extent cx="1005205" cy="108585"/>
                  <wp:effectExtent l="0" t="0" r="0" b="0"/>
                  <wp:docPr id="27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descr=""/>
                          <pic:cNvPicPr>
                            <a:picLocks noChangeAspect="1" noChangeArrowheads="1"/>
                          </pic:cNvPicPr>
                        </pic:nvPicPr>
                        <pic:blipFill>
                          <a:blip r:embed="rId276"/>
                          <a:stretch>
                            <a:fillRect/>
                          </a:stretch>
                        </pic:blipFill>
                        <pic:spPr bwMode="auto">
                          <a:xfrm>
                            <a:off x="0" y="0"/>
                            <a:ext cx="1005205" cy="108585"/>
                          </a:xfrm>
                          <a:prstGeom prst="rect">
                            <a:avLst/>
                          </a:prstGeom>
                          <a:noFill/>
                          <a:ln w="9525">
                            <a:noFill/>
                            <a:miter lim="800000"/>
                            <a:headEnd/>
                            <a:tailEnd/>
                          </a:ln>
                        </pic:spPr>
                      </pic:pic>
                    </a:graphicData>
                  </a:graphic>
                </wp:inline>
              </w:drawing>
            </w:r>
          </w:p>
        </w:tc>
        <w:tc>
          <w:tcPr>
            <w:tcW w:w="213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7" w:type="dxa"/>
            </w:tcMar>
          </w:tcPr>
          <w:p>
            <w:pPr>
              <w:pStyle w:val="Normal"/>
              <w:jc w:val="right"/>
              <w:rPr/>
            </w:pPr>
            <w:r>
              <w:rPr/>
              <w:drawing>
                <wp:inline distT="0" distB="0" distL="0" distR="0">
                  <wp:extent cx="397510" cy="108585"/>
                  <wp:effectExtent l="0" t="0" r="0" b="0"/>
                  <wp:docPr id="27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descr=""/>
                          <pic:cNvPicPr>
                            <a:picLocks noChangeAspect="1" noChangeArrowheads="1"/>
                          </pic:cNvPicPr>
                        </pic:nvPicPr>
                        <pic:blipFill>
                          <a:blip r:embed="rId277"/>
                          <a:stretch>
                            <a:fillRect/>
                          </a:stretch>
                        </pic:blipFill>
                        <pic:spPr bwMode="auto">
                          <a:xfrm>
                            <a:off x="0" y="0"/>
                            <a:ext cx="397510" cy="108585"/>
                          </a:xfrm>
                          <a:prstGeom prst="rect">
                            <a:avLst/>
                          </a:prstGeom>
                          <a:noFill/>
                          <a:ln w="9525">
                            <a:noFill/>
                            <a:miter lim="800000"/>
                            <a:headEnd/>
                            <a:tailEnd/>
                          </a:ln>
                        </pic:spPr>
                      </pic:pic>
                    </a:graphicData>
                  </a:graphic>
                </wp:inline>
              </w:drawing>
            </w:r>
          </w:p>
        </w:tc>
      </w:tr>
    </w:tbl>
    <w:p>
      <w:pPr>
        <w:pStyle w:val="Table"/>
        <w:spacing w:lineRule="auto" w:line="360" w:before="240" w:after="0"/>
        <w:rPr>
          <w:rFonts w:eastAsia="Times New Roman"/>
          <w:sz w:val="19"/>
        </w:rPr>
      </w:pPr>
      <w:r>
        <w:rPr>
          <w:rFonts w:eastAsia="Times New Roman"/>
          <w:sz w:val="19"/>
        </w:rPr>
        <w:t xml:space="preserve"> </w:t>
      </w:r>
    </w:p>
    <w:p>
      <w:pPr>
        <w:pStyle w:val="Caption11"/>
        <w:spacing w:lineRule="auto" w:line="360"/>
        <w:rPr>
          <w:sz w:val="19"/>
        </w:rPr>
      </w:pPr>
      <w:r>
        <w:rPr>
          <w:sz w:val="19"/>
        </w:rPr>
        <w:t xml:space="preserve">Table </w:t>
      </w:r>
      <w:bookmarkStart w:id="50" w:name="BMtable_speedupresult3"/>
      <w:r>
        <w:rPr>
          <w:sz w:val="19"/>
        </w:rPr>
        <w:t>4.4</w:t>
      </w:r>
      <w:bookmarkEnd w:id="50"/>
      <w:r>
        <w:rPr>
          <w:sz w:val="19"/>
        </w:rPr>
        <w:t xml:space="preserve">: Scalability on 80 CPUs and 160 CPUs of genetic algorithm with </w:t>
      </w:r>
      <w:ins w:id="2910" w:author="S J" w:date="2015-03-29T17:21:00Z">
        <w:r>
          <w:rPr>
            <w:sz w:val="19"/>
          </w:rPr>
          <w:t xml:space="preserve">a </w:t>
        </w:r>
      </w:ins>
      <w:r>
        <w:rPr>
          <w:sz w:val="19"/>
        </w:rPr>
        <w:t>population</w:t>
      </w:r>
      <w:ins w:id="2911" w:author="S J" w:date="2015-03-29T17:21:00Z">
        <w:r>
          <w:rPr>
            <w:sz w:val="19"/>
          </w:rPr>
          <w:t xml:space="preserve"> of </w:t>
        </w:r>
      </w:ins>
      <w:r>
        <w:rPr>
          <w:sz w:val="19"/>
        </w:rPr>
        <w:t xml:space="preserve"> 640 individuals for 20 generations on different cluster</w:t>
      </w:r>
      <w:ins w:id="2912" w:author="S J" w:date="2015-03-29T17:21:00Z">
        <w:r>
          <w:rPr>
            <w:sz w:val="19"/>
          </w:rPr>
          <w:t>s</w:t>
        </w:r>
      </w:ins>
      <w:r>
        <w:rPr>
          <w:sz w:val="19"/>
        </w:rPr>
        <w:t xml:space="preserve">, performed about 10 times more simulation. </w:t>
      </w:r>
      <w:ins w:id="2913" w:author="S J" w:date="2015-03-29T17:21:00Z">
        <w:r>
          <w:rPr>
            <w:sz w:val="19"/>
          </w:rPr>
          <w:t>The s</w:t>
        </w:r>
      </w:ins>
      <w:del w:id="2914" w:author="S J" w:date="2015-03-29T17:21:00Z">
        <w:r>
          <w:rPr>
            <w:sz w:val="19"/>
          </w:rPr>
          <w:delText>S</w:delText>
        </w:r>
      </w:del>
      <w:r>
        <w:rPr>
          <w:sz w:val="19"/>
        </w:rPr>
        <w:t xml:space="preserve">peedup estimated </w:t>
      </w:r>
      <w:ins w:id="2915" w:author="S J" w:date="2015-03-29T17:21:00Z">
        <w:r>
          <w:rPr>
            <w:sz w:val="19"/>
          </w:rPr>
          <w:t xml:space="preserve">is </w:t>
        </w:r>
      </w:ins>
      <w:r>
        <w:rPr>
          <w:sz w:val="19"/>
        </w:rPr>
        <w:t xml:space="preserve">based on the T1 column of </w:t>
      </w:r>
      <w:ins w:id="2916" w:author="S J" w:date="2015-03-29T17:21:00Z">
        <w:r>
          <w:rPr>
            <w:sz w:val="19"/>
          </w:rPr>
          <w:t>T</w:t>
        </w:r>
      </w:ins>
      <w:del w:id="2917" w:author="S J" w:date="2015-03-29T17:21:00Z">
        <w:r>
          <w:rPr>
            <w:sz w:val="19"/>
          </w:rPr>
          <w:delText>t</w:delText>
        </w:r>
      </w:del>
      <w:r>
        <w:rPr>
          <w:sz w:val="19"/>
        </w:rPr>
        <w:t xml:space="preserve">able </w:t>
      </w:r>
      <w:r>
        <w:rPr>
          <w:sz w:val="19"/>
        </w:rPr>
        <w:fldChar w:fldCharType="begin"/>
      </w:r>
      <w:r>
        <w:instrText> REF BMtable_speedupresult \h </w:instrText>
      </w:r>
      <w:r>
        <w:fldChar w:fldCharType="separate"/>
      </w:r>
      <w:r>
        <w:t>4.1</w:t>
      </w:r>
      <w:r>
        <w:fldChar w:fldCharType="end"/>
      </w:r>
      <w:r>
        <w:rPr>
          <w:sz w:val="19"/>
        </w:rPr>
        <w:t>.</w:t>
      </w:r>
      <w:r>
        <w:rPr>
          <w:sz w:val="19"/>
        </w:rPr>
        <w:fldChar w:fldCharType="begin"/>
      </w:r>
      <w:r>
        <w:instrText> REF BMtable_speedupresult \h </w:instrText>
      </w:r>
      <w:r>
        <w:fldChar w:fldCharType="separate"/>
      </w:r>
      <w:r>
        <w:t>4.1</w:t>
      </w:r>
      <w:r>
        <w:fldChar w:fldCharType="end"/>
      </w:r>
      <w:r>
        <w:fldChar w:fldCharType="begin"/>
      </w:r>
      <w:r>
        <w:instrText> TC "4.4 Scalability on 80 CPUs and 160 CPUs of genetic algorithm with population 640 individuals for 20 generations on different cluster, performed about 10 times more simulation. Speedup estimated based on the T1 column of table ." \l 2 </w:instrText>
      </w:r>
      <w:r>
        <w:fldChar w:fldCharType="separate"/>
      </w:r>
      <w:r>
        <w:rPr>
          <w:sz w:val="19"/>
        </w:rPr>
      </w:r>
      <w:r>
        <w:fldChar w:fldCharType="end"/>
      </w:r>
    </w:p>
    <w:p>
      <w:pPr>
        <w:pStyle w:val="Figure"/>
        <w:spacing w:lineRule="auto" w:line="360" w:before="480" w:after="0"/>
        <w:ind w:left="0" w:right="0" w:firstLine="360"/>
        <w:rPr>
          <w:rFonts w:eastAsia="Times New Roman"/>
          <w:sz w:val="24"/>
        </w:rPr>
      </w:pPr>
      <w:r>
        <w:rPr>
          <w:rFonts w:eastAsia="Times New Roman"/>
          <w:sz w:val="24"/>
        </w:rPr>
        <w:t xml:space="preserve"> </w:t>
      </w:r>
    </w:p>
    <w:p>
      <w:pPr>
        <w:pStyle w:val="Centerpar"/>
        <w:spacing w:lineRule="auto" w:line="360"/>
        <w:rPr>
          <w:rFonts w:eastAsia="Times New Roman"/>
        </w:rPr>
      </w:pPr>
      <w:r>
        <w:rPr/>
        <w:drawing>
          <wp:inline distT="0" distB="0" distL="0" distR="0">
            <wp:extent cx="5052060" cy="5052060"/>
            <wp:effectExtent l="0" t="0" r="0" b="0"/>
            <wp:docPr id="27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descr=""/>
                    <pic:cNvPicPr>
                      <a:picLocks noChangeAspect="1" noChangeArrowheads="1"/>
                    </pic:cNvPicPr>
                  </pic:nvPicPr>
                  <pic:blipFill>
                    <a:blip r:embed="rId278"/>
                    <a:stretch>
                      <a:fillRect/>
                    </a:stretch>
                  </pic:blipFill>
                  <pic:spPr bwMode="auto">
                    <a:xfrm>
                      <a:off x="0" y="0"/>
                      <a:ext cx="5052060" cy="5052060"/>
                    </a:xfrm>
                    <a:prstGeom prst="rect">
                      <a:avLst/>
                    </a:prstGeom>
                    <a:noFill/>
                    <a:ln w="9525">
                      <a:noFill/>
                      <a:miter lim="800000"/>
                      <a:headEnd/>
                      <a:tailEnd/>
                    </a:ln>
                  </pic:spPr>
                </pic:pic>
              </a:graphicData>
            </a:graphic>
          </wp:inline>
        </w:drawing>
      </w:r>
      <w:r>
        <w:rPr>
          <w:rFonts w:eastAsia="Times New Roman"/>
        </w:rPr>
        <w:t xml:space="preserve"> </w:t>
      </w:r>
    </w:p>
    <w:p>
      <w:pPr>
        <w:pStyle w:val="Caption11"/>
        <w:spacing w:lineRule="auto" w:line="360"/>
        <w:rPr/>
      </w:pPr>
      <w:r>
        <w:rPr/>
        <w:t xml:space="preserve">Figure </w:t>
      </w:r>
      <w:bookmarkStart w:id="51" w:name="BMfig_amdahlres"/>
      <w:r>
        <w:rPr/>
        <w:t>4.1</w:t>
      </w:r>
      <w:bookmarkEnd w:id="51"/>
      <w:r>
        <w:rPr/>
        <w:t>: Estimated speedup (lines) per Amdahl’s law (eq.</w:t>
      </w:r>
      <w:r>
        <w:rPr/>
        <w:fldChar w:fldCharType="begin"/>
      </w:r>
      <w:r>
        <w:instrText> REF BMeq_amdahl \h </w:instrText>
      </w:r>
      <w:r>
        <w:fldChar w:fldCharType="separate"/>
      </w:r>
      <w:r>
        <w:t>2.3</w:t>
      </w:r>
      <w:r>
        <w:fldChar w:fldCharType="end"/>
      </w:r>
      <w:r>
        <w:rPr/>
        <w:t xml:space="preserve"> [</w:t>
      </w:r>
      <w:r>
        <w:rPr/>
        <w:fldChar w:fldCharType="begin"/>
      </w:r>
      <w:r>
        <w:instrText> REF BIB_Amdahl1967 \h </w:instrText>
      </w:r>
      <w:r>
        <w:fldChar w:fldCharType="separate"/>
      </w:r>
      <w:r>
        <w:t>38</w:t>
      </w:r>
      <w:r>
        <w:fldChar w:fldCharType="end"/>
      </w:r>
      <w:r>
        <w:rPr/>
        <w:t xml:space="preserve">]) for different </w:t>
      </w:r>
      <w:r>
        <w:rPr/>
        <w:drawing>
          <wp:inline distT="0" distB="0" distL="0" distR="0">
            <wp:extent cx="90805" cy="72390"/>
            <wp:effectExtent l="0" t="0" r="0" b="0"/>
            <wp:docPr id="27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descr=""/>
                    <pic:cNvPicPr>
                      <a:picLocks noChangeAspect="1" noChangeArrowheads="1"/>
                    </pic:cNvPicPr>
                  </pic:nvPicPr>
                  <pic:blipFill>
                    <a:blip r:embed="rId279"/>
                    <a:stretch>
                      <a:fillRect/>
                    </a:stretch>
                  </pic:blipFill>
                  <pic:spPr bwMode="auto">
                    <a:xfrm>
                      <a:off x="0" y="0"/>
                      <a:ext cx="90805" cy="72390"/>
                    </a:xfrm>
                    <a:prstGeom prst="rect">
                      <a:avLst/>
                    </a:prstGeom>
                    <a:noFill/>
                    <a:ln w="9525">
                      <a:noFill/>
                      <a:miter lim="800000"/>
                      <a:headEnd/>
                      <a:tailEnd/>
                    </a:ln>
                  </pic:spPr>
                </pic:pic>
              </a:graphicData>
            </a:graphic>
          </wp:inline>
        </w:drawing>
      </w:r>
      <w:r>
        <w:rPr/>
        <w:t xml:space="preserve"> of several Modelica models and real measured speedup (points) on cloud deployed on 1-6 virtual machines on physical hardware (2x 6-core Intel E5-2620 2GHz, 1Gbit/s Ethernet.) </w:t>
      </w:r>
      <w:r>
        <w:rPr/>
        <w:fldChar w:fldCharType="begin"/>
      </w:r>
      <w:r>
        <w:instrText> REF BMeq_amdahl \h </w:instrText>
      </w:r>
      <w:r>
        <w:fldChar w:fldCharType="separate"/>
      </w:r>
      <w:r>
        <w:t>2.3</w:t>
      </w:r>
      <w:r>
        <w:fldChar w:fldCharType="end"/>
      </w:r>
      <w:r>
        <w:rPr/>
        <w:fldChar w:fldCharType="begin"/>
      </w:r>
      <w:r>
        <w:instrText> REF BIB_Amdahl1967 \h </w:instrText>
      </w:r>
      <w:r>
        <w:fldChar w:fldCharType="separate"/>
      </w:r>
      <w:r>
        <w:t>38</w:t>
      </w:r>
      <w:r>
        <w:fldChar w:fldCharType="end"/>
      </w:r>
      <w:r>
        <w:rPr/>
        <w:drawing>
          <wp:inline distT="0" distB="0" distL="0" distR="0">
            <wp:extent cx="90805" cy="72390"/>
            <wp:effectExtent l="0" t="0" r="0" b="0"/>
            <wp:docPr id="27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descr=""/>
                    <pic:cNvPicPr>
                      <a:picLocks noChangeAspect="1" noChangeArrowheads="1"/>
                    </pic:cNvPicPr>
                  </pic:nvPicPr>
                  <pic:blipFill>
                    <a:blip r:embed="rId280"/>
                    <a:stretch>
                      <a:fillRect/>
                    </a:stretch>
                  </pic:blipFill>
                  <pic:spPr bwMode="auto">
                    <a:xfrm>
                      <a:off x="0" y="0"/>
                      <a:ext cx="90805" cy="72390"/>
                    </a:xfrm>
                    <a:prstGeom prst="rect">
                      <a:avLst/>
                    </a:prstGeom>
                    <a:noFill/>
                    <a:ln w="9525">
                      <a:noFill/>
                      <a:miter lim="800000"/>
                      <a:headEnd/>
                      <a:tailEnd/>
                    </a:ln>
                  </pic:spPr>
                </pic:pic>
              </a:graphicData>
            </a:graphic>
          </wp:inline>
        </w:drawing>
      </w:r>
      <w:r>
        <w:fldChar w:fldCharType="begin"/>
      </w:r>
      <w:r>
        <w:instrText> TC "4.1 Estimated speedup (lines) per Amdahl’s law (eq. []) for different  of several Modelica models and real measured speedup (points) on cloud deployed on 1-6 virtual machines on physical hardware (2x 6-core Intel E5-2620 2GHz, 1Gbit/s Ethernet.) " \l 2 </w:instrText>
      </w:r>
      <w:r>
        <w:fldChar w:fldCharType="separate"/>
      </w:r>
      <w:r>
        <w:rPr/>
      </w:r>
      <w:r>
        <w:fldChar w:fldCharType="end"/>
      </w:r>
    </w:p>
    <w:p>
      <w:pPr>
        <w:pStyle w:val="Normal"/>
        <w:spacing w:lineRule="auto" w:line="360" w:before="240" w:after="0"/>
        <w:ind w:left="0" w:right="0" w:firstLine="360"/>
        <w:rPr/>
      </w:pPr>
      <w:r>
        <w:rPr/>
        <w:t xml:space="preserve">To summarize the results, the simple models scale up to the 20 processors with </w:t>
      </w:r>
      <w:ins w:id="2918" w:author="S J" w:date="2015-03-29T17:22:00Z">
        <w:r>
          <w:rPr/>
          <w:t xml:space="preserve">a </w:t>
        </w:r>
      </w:ins>
      <w:r>
        <w:rPr/>
        <w:t xml:space="preserve">speedup of 15. </w:t>
      </w:r>
      <w:ins w:id="2919" w:author="S J" w:date="2015-03-29T17:22:00Z">
        <w:r>
          <w:rPr/>
          <w:t>The m</w:t>
        </w:r>
      </w:ins>
      <w:del w:id="2920" w:author="S J" w:date="2015-03-29T17:22:00Z">
        <w:r>
          <w:rPr/>
          <w:delText>M</w:delText>
        </w:r>
      </w:del>
      <w:r>
        <w:rPr/>
        <w:t xml:space="preserve">edium scales up to 80 processors with </w:t>
      </w:r>
      <w:ins w:id="2921" w:author="S J" w:date="2015-03-29T17:22:00Z">
        <w:r>
          <w:rPr/>
          <w:t xml:space="preserve">a </w:t>
        </w:r>
      </w:ins>
      <w:r>
        <w:rPr/>
        <w:t xml:space="preserve">speedup </w:t>
      </w:r>
      <w:ins w:id="2922" w:author="S J" w:date="2015-03-29T17:22:00Z">
        <w:r>
          <w:rPr/>
          <w:t xml:space="preserve">of </w:t>
        </w:r>
      </w:ins>
      <w:r>
        <w:rPr/>
        <w:t>about 72 and</w:t>
      </w:r>
      <w:ins w:id="2923" w:author="S J" w:date="2015-03-29T17:22:00Z">
        <w:r>
          <w:rPr/>
          <w:t xml:space="preserve"> the</w:t>
        </w:r>
      </w:ins>
      <w:r>
        <w:rPr/>
        <w:t xml:space="preserve"> complex models scale</w:t>
      </w:r>
      <w:del w:id="2924" w:author="S J" w:date="2015-03-29T17:22:00Z">
        <w:r>
          <w:rPr/>
          <w:delText>s</w:delText>
        </w:r>
      </w:del>
      <w:r>
        <w:rPr/>
        <w:t xml:space="preserve"> up to 160 processors with </w:t>
      </w:r>
      <w:ins w:id="2925" w:author="S J" w:date="2015-03-29T17:22:00Z">
        <w:r>
          <w:rPr/>
          <w:t xml:space="preserve">a </w:t>
        </w:r>
      </w:ins>
      <w:r>
        <w:rPr/>
        <w:t xml:space="preserve">speedup near </w:t>
      </w:r>
      <w:ins w:id="2926" w:author="S J" w:date="2015-03-29T17:22:00Z">
        <w:r>
          <w:rPr/>
          <w:t xml:space="preserve">to </w:t>
        </w:r>
      </w:ins>
      <w:r>
        <w:rPr/>
        <w:t>160. Practically</w:t>
      </w:r>
      <w:ins w:id="2927" w:author="S J" w:date="2015-03-29T17:22:00Z">
        <w:r>
          <w:rPr/>
          <w:t>, after 20 generations, a</w:t>
        </w:r>
      </w:ins>
      <w:r>
        <w:rPr/>
        <w:t xml:space="preserve"> </w:t>
      </w:r>
      <w:del w:id="2928" w:author="S J" w:date="2015-03-29T17:23:00Z">
        <w:r>
          <w:rPr/>
          <w:delText xml:space="preserve">there were obtained </w:delText>
        </w:r>
      </w:del>
      <w:r>
        <w:rPr/>
        <w:t xml:space="preserve">good approximation </w:t>
      </w:r>
      <w:del w:id="2929" w:author="S J" w:date="2015-03-29T17:23:00Z">
        <w:r>
          <w:rPr/>
          <w:delText>after 20 generation</w:delText>
        </w:r>
      </w:del>
      <w:ins w:id="2930" w:author="S J" w:date="2015-03-29T17:23:00Z">
        <w:r>
          <w:rPr/>
          <w:t xml:space="preserve">was </w:t>
        </w:r>
      </w:ins>
      <w:ins w:id="2931" w:author="S J" w:date="2015-03-29T18:05:00Z">
        <w:r>
          <w:rPr/>
          <w:t>obtained</w:t>
        </w:r>
      </w:ins>
      <w:r>
        <w:rPr/>
        <w:t xml:space="preserve"> and </w:t>
      </w:r>
      <w:del w:id="2932" w:author="S J" w:date="2015-03-29T17:23:00Z">
        <w:r>
          <w:rPr/>
          <w:delText xml:space="preserve">good estimation </w:delText>
        </w:r>
      </w:del>
      <w:r>
        <w:rPr/>
        <w:t xml:space="preserve">after another 180 generations, </w:t>
      </w:r>
      <w:ins w:id="2933" w:author="S J" w:date="2015-03-29T17:23:00Z">
        <w:r>
          <w:rPr/>
          <w:t xml:space="preserve">a good estimation was obtained. This </w:t>
        </w:r>
      </w:ins>
      <w:del w:id="2934" w:author="S J" w:date="2015-03-29T17:23:00Z">
        <w:r>
          <w:rPr/>
          <w:delText xml:space="preserve">which </w:delText>
        </w:r>
      </w:del>
      <w:r>
        <w:rPr/>
        <w:t xml:space="preserve">implicates that the computation time could be reduced from </w:t>
      </w:r>
      <w:del w:id="2935" w:author="S J" w:date="2015-03-29T17:23:00Z">
        <w:r>
          <w:rPr/>
          <w:delText xml:space="preserve">5 </w:delText>
        </w:r>
      </w:del>
      <w:ins w:id="2936" w:author="S J" w:date="2015-03-29T17:23:00Z">
        <w:r>
          <w:rPr/>
          <w:t xml:space="preserve">five </w:t>
        </w:r>
      </w:ins>
      <w:r>
        <w:rPr/>
        <w:t>days to 48 minutes</w:t>
      </w:r>
      <w:ins w:id="2937" w:author="S J" w:date="2015-03-29T17:23:00Z">
        <w:r>
          <w:rPr/>
          <w:t>,</w:t>
        </w:r>
      </w:ins>
      <w:r>
        <w:rPr/>
        <w:t xml:space="preserve"> in the case of HumMod and from 18 hours to 15 minutes</w:t>
      </w:r>
      <w:ins w:id="2938" w:author="S J" w:date="2015-03-29T17:23:00Z">
        <w:r>
          <w:rPr/>
          <w:t>,</w:t>
        </w:r>
      </w:ins>
      <w:r>
        <w:rPr/>
        <w:t xml:space="preserve"> in </w:t>
      </w:r>
      <w:ins w:id="2939" w:author="S J" w:date="2015-03-29T17:23:00Z">
        <w:r>
          <w:rPr/>
          <w:t xml:space="preserve">the </w:t>
        </w:r>
      </w:ins>
      <w:r>
        <w:rPr/>
        <w:t xml:space="preserve">case of </w:t>
      </w:r>
      <w:ins w:id="2940" w:author="S J" w:date="2015-03-29T17:23:00Z">
        <w:r>
          <w:rPr/>
          <w:t xml:space="preserve">the </w:t>
        </w:r>
      </w:ins>
      <w:r>
        <w:rPr/>
        <w:t>medium complex model.</w:t>
      </w:r>
    </w:p>
    <w:p>
      <w:pPr>
        <w:pStyle w:val="Normal"/>
        <w:spacing w:lineRule="auto" w:line="360"/>
        <w:ind w:left="0" w:right="0" w:firstLine="360"/>
        <w:rPr/>
      </w:pPr>
      <w:r>
        <w:rPr/>
        <w:t>The deployment on local cluster reduces the communication overhead</w:t>
      </w:r>
      <w:ins w:id="2941" w:author="S J" w:date="2015-03-29T17:24:00Z">
        <w:r>
          <w:rPr/>
          <w:t>. H</w:t>
        </w:r>
      </w:ins>
      <w:del w:id="2942" w:author="S J" w:date="2015-03-29T17:24:00Z">
        <w:r>
          <w:rPr/>
          <w:delText>, h</w:delText>
        </w:r>
      </w:del>
      <w:r>
        <w:rPr/>
        <w:t>owever</w:t>
      </w:r>
      <w:ins w:id="2943" w:author="S J" w:date="2015-03-29T17:24:00Z">
        <w:r>
          <w:rPr/>
          <w:t>,</w:t>
        </w:r>
      </w:ins>
      <w:r>
        <w:rPr/>
        <w:t xml:space="preserve"> i</w:t>
      </w:r>
      <w:ins w:id="2944" w:author="S J" w:date="2015-03-29T17:24:00Z">
        <w:r>
          <w:rPr/>
          <w:t>n order to compute concurrently, it is</w:t>
        </w:r>
      </w:ins>
      <w:del w:id="2945" w:author="S J" w:date="2015-03-29T17:24:00Z">
        <w:r>
          <w:rPr/>
          <w:delText>s</w:delText>
        </w:r>
      </w:del>
      <w:r>
        <w:rPr/>
        <w:t xml:space="preserve"> limited by</w:t>
      </w:r>
      <w:ins w:id="2946" w:author="S J" w:date="2015-03-29T17:24:00Z">
        <w:r>
          <w:rPr/>
          <w:t xml:space="preserve"> the</w:t>
        </w:r>
      </w:ins>
      <w:r>
        <w:rPr/>
        <w:t xml:space="preserve"> available processors</w:t>
      </w:r>
      <w:ins w:id="2947" w:author="S J" w:date="2015-03-29T17:24:00Z">
        <w:r>
          <w:rPr/>
          <w:t>. T</w:t>
        </w:r>
      </w:ins>
      <w:del w:id="2948" w:author="S J" w:date="2015-03-29T17:24:00Z">
        <w:r>
          <w:rPr/>
          <w:delText xml:space="preserve"> to compute concurrently, t</w:delText>
        </w:r>
      </w:del>
      <w:r>
        <w:rPr/>
        <w:t>hus</w:t>
      </w:r>
      <w:ins w:id="2949" w:author="S J" w:date="2015-03-29T17:24:00Z">
        <w:r>
          <w:rPr/>
          <w:t>, it</w:t>
        </w:r>
      </w:ins>
      <w:r>
        <w:rPr/>
        <w:t xml:space="preserve"> should be considered for</w:t>
      </w:r>
      <w:del w:id="2950" w:author="S J" w:date="2015-03-29T17:24:00Z">
        <w:r>
          <w:rPr/>
          <w:delText xml:space="preserve"> the</w:delText>
        </w:r>
      </w:del>
      <w:r>
        <w:rPr/>
        <w:t xml:space="preserve"> boundary cases like the simple models. The following statement </w:t>
      </w:r>
      <w:del w:id="2951" w:author="S J" w:date="2015-03-29T17:24:00Z">
        <w:r>
          <w:rPr/>
          <w:delText xml:space="preserve">could </w:delText>
        </w:r>
      </w:del>
      <w:ins w:id="2952" w:author="S J" w:date="2015-03-29T17:24:00Z">
        <w:r>
          <w:rPr/>
          <w:t xml:space="preserve">can </w:t>
        </w:r>
      </w:ins>
      <w:r>
        <w:rPr/>
        <w:t xml:space="preserve">be made: </w:t>
      </w:r>
    </w:p>
    <w:p>
      <w:pPr>
        <w:pStyle w:val="List"/>
        <w:spacing w:lineRule="auto" w:line="360" w:before="50" w:after="120"/>
        <w:ind w:left="600" w:right="0" w:hanging="300"/>
        <w:rPr>
          <w:sz w:val="24"/>
        </w:rPr>
      </w:pPr>
      <w:r>
        <w:rPr>
          <w:rFonts w:eastAsia="Times New Roman" w:cs="Times New Roman"/>
          <w:sz w:val="24"/>
        </w:rPr>
        <w:t>•</w:t>
      </w:r>
      <w:r>
        <w:rPr>
          <w:sz w:val="24"/>
        </w:rPr>
        <w:t xml:space="preserve">If the alpha fraction is major, then </w:t>
      </w:r>
      <w:ins w:id="2953" w:author="S J" w:date="2015-03-29T17:24:00Z">
        <w:r>
          <w:rPr>
            <w:sz w:val="24"/>
          </w:rPr>
          <w:t xml:space="preserve">a </w:t>
        </w:r>
      </w:ins>
      <w:r>
        <w:rPr>
          <w:sz w:val="24"/>
        </w:rPr>
        <w:t>serial computation of parameter estimation algorithm</w:t>
      </w:r>
      <w:ins w:id="2954" w:author="S J" w:date="2015-03-29T17:24:00Z">
        <w:r>
          <w:rPr>
            <w:sz w:val="24"/>
          </w:rPr>
          <w:t>,</w:t>
        </w:r>
      </w:ins>
      <w:r>
        <w:rPr>
          <w:sz w:val="24"/>
        </w:rPr>
        <w:t xml:space="preserve"> without communication overhead</w:t>
      </w:r>
      <w:ins w:id="2955" w:author="S J" w:date="2015-03-29T17:24:00Z">
        <w:r>
          <w:rPr>
            <w:sz w:val="24"/>
          </w:rPr>
          <w:t xml:space="preserve">, </w:t>
        </w:r>
      </w:ins>
      <w:del w:id="2956" w:author="S J" w:date="2015-03-29T17:24:00Z">
        <w:r>
          <w:rPr>
            <w:sz w:val="24"/>
          </w:rPr>
          <w:delText xml:space="preserve"> </w:delText>
        </w:r>
      </w:del>
      <w:r>
        <w:rPr>
          <w:sz w:val="24"/>
        </w:rPr>
        <w:t>will perform best. This is</w:t>
      </w:r>
      <w:ins w:id="2957" w:author="S J" w:date="2015-03-29T17:24:00Z">
        <w:r>
          <w:rPr>
            <w:sz w:val="24"/>
          </w:rPr>
          <w:t xml:space="preserve"> the</w:t>
        </w:r>
      </w:ins>
      <w:r>
        <w:rPr>
          <w:sz w:val="24"/>
        </w:rPr>
        <w:t xml:space="preserve"> case </w:t>
      </w:r>
      <w:del w:id="2958" w:author="S J" w:date="2015-03-29T17:25:00Z">
        <w:r>
          <w:rPr>
            <w:sz w:val="24"/>
          </w:rPr>
          <w:delText xml:space="preserve">of </w:delText>
        </w:r>
      </w:del>
      <w:ins w:id="2959" w:author="S J" w:date="2015-03-29T17:25:00Z">
        <w:r>
          <w:rPr>
            <w:sz w:val="24"/>
          </w:rPr>
          <w:t xml:space="preserve">for </w:t>
        </w:r>
      </w:ins>
      <w:r>
        <w:rPr>
          <w:sz w:val="24"/>
        </w:rPr>
        <w:t xml:space="preserve">the trivial function.  </w:t>
      </w:r>
    </w:p>
    <w:p>
      <w:pPr>
        <w:pStyle w:val="List"/>
        <w:spacing w:lineRule="auto" w:line="360" w:before="50" w:after="120"/>
        <w:ind w:left="600" w:right="0" w:hanging="300"/>
        <w:rPr>
          <w:sz w:val="24"/>
        </w:rPr>
      </w:pPr>
      <w:r>
        <w:rPr>
          <w:rFonts w:eastAsia="Times New Roman" w:cs="Times New Roman"/>
          <w:sz w:val="24"/>
        </w:rPr>
        <w:t>•</w:t>
      </w:r>
      <w:r>
        <w:rPr>
          <w:sz w:val="24"/>
        </w:rPr>
        <w:t>If the alpha fraction is minor, but the network overhead is still major</w:t>
      </w:r>
      <w:ins w:id="2960" w:author="S J" w:date="2015-03-29T17:25:00Z">
        <w:r>
          <w:rPr>
            <w:sz w:val="24"/>
          </w:rPr>
          <w:t>,</w:t>
        </w:r>
      </w:ins>
      <w:r>
        <w:rPr>
          <w:sz w:val="24"/>
        </w:rPr>
        <w:t xml:space="preserve"> a computation on </w:t>
      </w:r>
      <w:ins w:id="2961" w:author="S J" w:date="2015-03-29T17:25:00Z">
        <w:r>
          <w:rPr>
            <w:sz w:val="24"/>
          </w:rPr>
          <w:t xml:space="preserve">a </w:t>
        </w:r>
      </w:ins>
      <w:r>
        <w:rPr>
          <w:sz w:val="24"/>
        </w:rPr>
        <w:t xml:space="preserve">local cluster or virtual HPC cluster should be considered. This is the case </w:t>
      </w:r>
      <w:del w:id="2962" w:author="S J" w:date="2015-03-29T17:25:00Z">
        <w:r>
          <w:rPr>
            <w:sz w:val="24"/>
          </w:rPr>
          <w:delText xml:space="preserve">of </w:delText>
        </w:r>
      </w:del>
      <w:ins w:id="2963" w:author="S J" w:date="2015-03-29T17:25:00Z">
        <w:r>
          <w:rPr>
            <w:sz w:val="24"/>
          </w:rPr>
          <w:t xml:space="preserve">for </w:t>
        </w:r>
      </w:ins>
      <w:r>
        <w:rPr>
          <w:sz w:val="24"/>
        </w:rPr>
        <w:t>the low complex model simulation</w:t>
      </w:r>
      <w:ins w:id="2964" w:author="S J" w:date="2015-03-29T17:25:00Z">
        <w:r>
          <w:rPr>
            <w:sz w:val="24"/>
          </w:rPr>
          <w:t>,</w:t>
        </w:r>
      </w:ins>
      <w:r>
        <w:rPr>
          <w:sz w:val="24"/>
        </w:rPr>
        <w:t xml:space="preserve"> "Matejak2014"[</w:t>
      </w:r>
      <w:r>
        <w:rPr>
          <w:sz w:val="24"/>
        </w:rPr>
        <w:fldChar w:fldCharType="begin"/>
      </w:r>
      <w:r>
        <w:instrText> REF BIB_Matejak2014sj \h </w:instrText>
      </w:r>
      <w:r>
        <w:fldChar w:fldCharType="separate"/>
      </w:r>
      <w:r>
        <w:t>7</w:t>
      </w:r>
      <w:r>
        <w:fldChar w:fldCharType="end"/>
      </w:r>
      <w:r>
        <w:rPr>
          <w:sz w:val="24"/>
        </w:rPr>
        <w:t xml:space="preserve">]. </w:t>
      </w:r>
    </w:p>
    <w:p>
      <w:pPr>
        <w:pStyle w:val="List"/>
        <w:spacing w:lineRule="auto" w:line="360" w:before="50" w:after="120"/>
        <w:ind w:left="600" w:right="0" w:hanging="300"/>
        <w:rPr>
          <w:sz w:val="24"/>
        </w:rPr>
      </w:pPr>
      <w:r>
        <w:rPr>
          <w:rFonts w:eastAsia="Times New Roman" w:cs="Times New Roman"/>
          <w:sz w:val="24"/>
        </w:rPr>
        <w:t>•</w:t>
      </w:r>
      <w:r>
        <w:rPr>
          <w:sz w:val="24"/>
        </w:rPr>
        <w:tab/>
        <w:t xml:space="preserve">If the alpha fraction is minor and </w:t>
      </w:r>
      <w:ins w:id="2965" w:author="S J" w:date="2015-03-29T17:25:00Z">
        <w:r>
          <w:rPr>
            <w:sz w:val="24"/>
          </w:rPr>
          <w:t xml:space="preserve">the </w:t>
        </w:r>
      </w:ins>
      <w:r>
        <w:rPr>
          <w:sz w:val="24"/>
        </w:rPr>
        <w:t xml:space="preserve">network overhead is also minor, then </w:t>
      </w:r>
      <w:ins w:id="2966" w:author="S J" w:date="2015-03-29T17:25:00Z">
        <w:r>
          <w:rPr>
            <w:sz w:val="24"/>
          </w:rPr>
          <w:t xml:space="preserve">the </w:t>
        </w:r>
      </w:ins>
      <w:r>
        <w:rPr>
          <w:sz w:val="24"/>
        </w:rPr>
        <w:t>distributed computation</w:t>
      </w:r>
      <w:ins w:id="2967" w:author="S J" w:date="2015-03-29T17:25:00Z">
        <w:r>
          <w:rPr>
            <w:sz w:val="24"/>
          </w:rPr>
          <w:t>,</w:t>
        </w:r>
      </w:ins>
      <w:r>
        <w:rPr>
          <w:sz w:val="24"/>
        </w:rPr>
        <w:t xml:space="preserve"> e.g.</w:t>
      </w:r>
      <w:ins w:id="2968" w:author="S J" w:date="2015-03-29T17:25:00Z">
        <w:r>
          <w:rPr>
            <w:sz w:val="24"/>
          </w:rPr>
          <w:t>,</w:t>
        </w:r>
      </w:ins>
      <w:r>
        <w:rPr>
          <w:sz w:val="24"/>
        </w:rPr>
        <w:t xml:space="preserve"> in </w:t>
      </w:r>
      <w:ins w:id="2969" w:author="S J" w:date="2015-03-29T17:25:00Z">
        <w:r>
          <w:rPr>
            <w:sz w:val="24"/>
          </w:rPr>
          <w:t xml:space="preserve">a </w:t>
        </w:r>
      </w:ins>
      <w:r>
        <w:rPr>
          <w:sz w:val="24"/>
        </w:rPr>
        <w:t>cloud-computing environment</w:t>
      </w:r>
      <w:ins w:id="2970" w:author="S J" w:date="2015-03-29T17:25:00Z">
        <w:r>
          <w:rPr>
            <w:sz w:val="24"/>
          </w:rPr>
          <w:t>,</w:t>
        </w:r>
      </w:ins>
      <w:r>
        <w:rPr>
          <w:sz w:val="24"/>
        </w:rPr>
        <w:t xml:space="preserve"> is worth </w:t>
      </w:r>
      <w:del w:id="2971" w:author="S J" w:date="2015-03-29T17:25:00Z">
        <w:r>
          <w:rPr>
            <w:sz w:val="24"/>
          </w:rPr>
          <w:delText>to be used</w:delText>
        </w:r>
      </w:del>
      <w:ins w:id="2972" w:author="S J" w:date="2015-03-29T17:25:00Z">
        <w:r>
          <w:rPr>
            <w:sz w:val="24"/>
          </w:rPr>
          <w:t>using</w:t>
        </w:r>
      </w:ins>
      <w:r>
        <w:rPr>
          <w:sz w:val="24"/>
        </w:rPr>
        <w:t xml:space="preserve">. This is case </w:t>
      </w:r>
      <w:del w:id="2973" w:author="S J" w:date="2015-03-29T17:25:00Z">
        <w:r>
          <w:rPr>
            <w:sz w:val="24"/>
          </w:rPr>
          <w:delText xml:space="preserve">of </w:delText>
        </w:r>
      </w:del>
      <w:ins w:id="2974" w:author="S J" w:date="2015-03-29T17:25:00Z">
        <w:r>
          <w:rPr>
            <w:sz w:val="24"/>
          </w:rPr>
          <w:t xml:space="preserve">for the </w:t>
        </w:r>
      </w:ins>
      <w:r>
        <w:rPr>
          <w:sz w:val="24"/>
        </w:rPr>
        <w:t>medium and high complex model simulation</w:t>
      </w:r>
      <w:ins w:id="2975" w:author="S J" w:date="2015-03-29T17:25:00Z">
        <w:r>
          <w:rPr>
            <w:sz w:val="24"/>
          </w:rPr>
          <w:t>s</w:t>
        </w:r>
      </w:ins>
      <w:r>
        <w:rPr>
          <w:sz w:val="24"/>
        </w:rPr>
        <w:t xml:space="preserve"> of "Meurs2011"[</w:t>
      </w:r>
      <w:r>
        <w:rPr>
          <w:sz w:val="24"/>
        </w:rPr>
        <w:fldChar w:fldCharType="begin"/>
      </w:r>
      <w:r>
        <w:instrText> REF BIB_Meurs2011 \h </w:instrText>
      </w:r>
      <w:r>
        <w:fldChar w:fldCharType="separate"/>
      </w:r>
      <w:r>
        <w:t>159</w:t>
      </w:r>
      <w:r>
        <w:fldChar w:fldCharType="end"/>
      </w:r>
      <w:r>
        <w:rPr>
          <w:sz w:val="24"/>
        </w:rPr>
        <w:t>] and "HumMod2013"[</w:t>
      </w:r>
      <w:r>
        <w:rPr>
          <w:sz w:val="24"/>
        </w:rPr>
        <w:fldChar w:fldCharType="begin"/>
      </w:r>
      <w:r>
        <w:instrText> REF BIB_Kofranek2011hummod \h </w:instrText>
      </w:r>
      <w:r>
        <w:fldChar w:fldCharType="separate"/>
      </w:r>
      <w:r>
        <w:t>139</w:t>
      </w:r>
      <w:r>
        <w:fldChar w:fldCharType="end"/>
      </w:r>
      <w:r>
        <w:rPr>
          <w:sz w:val="24"/>
        </w:rPr>
        <w:t xml:space="preserve">]. </w:t>
      </w:r>
    </w:p>
    <w:p>
      <w:pPr>
        <w:pStyle w:val="Figure"/>
        <w:spacing w:lineRule="auto" w:line="360" w:before="300" w:after="0"/>
        <w:ind w:left="0" w:right="0" w:firstLine="360"/>
        <w:rPr>
          <w:rFonts w:eastAsia="Times New Roman"/>
          <w:sz w:val="24"/>
        </w:rPr>
      </w:pPr>
      <w:r>
        <w:rPr>
          <w:rFonts w:eastAsia="Times New Roman"/>
          <w:sz w:val="24"/>
        </w:rPr>
        <w:t xml:space="preserve"> </w:t>
      </w:r>
    </w:p>
    <w:p>
      <w:pPr>
        <w:pStyle w:val="Centerpar"/>
        <w:spacing w:lineRule="auto" w:line="360"/>
        <w:rPr>
          <w:rFonts w:eastAsia="Times New Roman"/>
        </w:rPr>
      </w:pPr>
      <w:r>
        <w:rPr/>
        <w:drawing>
          <wp:inline distT="0" distB="0" distL="0" distR="0">
            <wp:extent cx="5613400" cy="3919855"/>
            <wp:effectExtent l="0" t="0" r="0" b="0"/>
            <wp:docPr id="27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descr=""/>
                    <pic:cNvPicPr>
                      <a:picLocks noChangeAspect="1" noChangeArrowheads="1"/>
                    </pic:cNvPicPr>
                  </pic:nvPicPr>
                  <pic:blipFill>
                    <a:blip r:embed="rId281"/>
                    <a:stretch>
                      <a:fillRect/>
                    </a:stretch>
                  </pic:blipFill>
                  <pic:spPr bwMode="auto">
                    <a:xfrm>
                      <a:off x="0" y="0"/>
                      <a:ext cx="5613400" cy="3919855"/>
                    </a:xfrm>
                    <a:prstGeom prst="rect">
                      <a:avLst/>
                    </a:prstGeom>
                    <a:noFill/>
                    <a:ln w="9525">
                      <a:noFill/>
                      <a:miter lim="800000"/>
                      <a:headEnd/>
                      <a:tailEnd/>
                    </a:ln>
                  </pic:spPr>
                </pic:pic>
              </a:graphicData>
            </a:graphic>
          </wp:inline>
        </w:drawing>
      </w:r>
      <w:r>
        <w:rPr>
          <w:rFonts w:eastAsia="Times New Roman"/>
        </w:rPr>
        <w:t xml:space="preserve"> </w:t>
      </w:r>
    </w:p>
    <w:p>
      <w:pPr>
        <w:pStyle w:val="Caption11"/>
        <w:spacing w:lineRule="auto" w:line="360"/>
        <w:rPr/>
      </w:pPr>
      <w:r>
        <w:rPr/>
        <w:t xml:space="preserve">Figure </w:t>
      </w:r>
      <w:bookmarkStart w:id="52" w:name="BMfig_app_physiovalues"/>
      <w:r>
        <w:rPr/>
        <w:t>4.2</w:t>
      </w:r>
      <w:bookmarkEnd w:id="52"/>
      <w:r>
        <w:rPr/>
        <w:t xml:space="preserve">: User interface of </w:t>
      </w:r>
      <w:ins w:id="2976" w:author="S J" w:date="2015-03-29T17:26:00Z">
        <w:r>
          <w:rPr/>
          <w:t xml:space="preserve">a </w:t>
        </w:r>
      </w:ins>
      <w:r>
        <w:rPr/>
        <w:t>web application for parameter estimation. In this case</w:t>
      </w:r>
      <w:ins w:id="2977" w:author="S J" w:date="2015-03-29T17:26:00Z">
        <w:r>
          <w:rPr/>
          <w:t>,</w:t>
        </w:r>
      </w:ins>
      <w:r>
        <w:rPr/>
        <w:t xml:space="preserve"> for the model</w:t>
      </w:r>
      <w:ins w:id="2978" w:author="S J" w:date="2015-03-29T17:26:00Z">
        <w:r>
          <w:rPr/>
          <w:t>,</w:t>
        </w:r>
      </w:ins>
      <w:r>
        <w:rPr/>
        <w:t xml:space="preserve"> Matejak2014</w:t>
      </w:r>
      <w:ins w:id="2979" w:author="S J" w:date="2015-03-29T18:29:00Z">
        <w:r>
          <w:rPr/>
          <w:t xml:space="preserve"> </w:t>
        </w:r>
      </w:ins>
      <w:r>
        <w:rPr/>
        <w:t>[</w:t>
      </w:r>
      <w:r>
        <w:rPr/>
        <w:fldChar w:fldCharType="begin"/>
      </w:r>
      <w:r>
        <w:instrText> REF BIB_Matejak2014sj \h </w:instrText>
      </w:r>
      <w:r>
        <w:fldChar w:fldCharType="separate"/>
      </w:r>
      <w:r>
        <w:t>7</w:t>
      </w:r>
      <w:r>
        <w:fldChar w:fldCharType="end"/>
      </w:r>
      <w:r>
        <w:rPr/>
        <w:t>]. The top left table list</w:t>
      </w:r>
      <w:ins w:id="2980" w:author="S J" w:date="2015-03-29T17:26:00Z">
        <w:r>
          <w:rPr/>
          <w:t>s</w:t>
        </w:r>
      </w:ins>
      <w:r>
        <w:rPr/>
        <w:t xml:space="preserve"> the parameters for the genetic algorithm</w:t>
      </w:r>
      <w:ins w:id="2981" w:author="S J" w:date="2015-03-29T17:26:00Z">
        <w:r>
          <w:rPr/>
          <w:t xml:space="preserve"> </w:t>
        </w:r>
      </w:ins>
      <w:r>
        <w:rPr/>
        <w:t>(1</w:t>
      </w:r>
      <w:ins w:id="2982" w:author="S J" w:date="2015-03-29T17:26:00Z">
        <w:r>
          <w:rPr/>
          <w:t>,</w:t>
        </w:r>
      </w:ins>
      <w:r>
        <w:rPr/>
        <w:t xml:space="preserve">000 generations with </w:t>
      </w:r>
      <w:ins w:id="2983" w:author="S J" w:date="2015-03-29T17:26:00Z">
        <w:r>
          <w:rPr/>
          <w:t xml:space="preserve">a </w:t>
        </w:r>
      </w:ins>
      <w:r>
        <w:rPr/>
        <w:t xml:space="preserve">population size of 40 and </w:t>
      </w:r>
      <w:ins w:id="2984" w:author="S J" w:date="2015-03-29T17:26:00Z">
        <w:r>
          <w:rPr/>
          <w:t xml:space="preserve">a </w:t>
        </w:r>
      </w:ins>
      <w:r>
        <w:rPr/>
        <w:t xml:space="preserve">cumulative change in </w:t>
      </w:r>
      <w:ins w:id="2985" w:author="S J" w:date="2015-03-29T17:26:00Z">
        <w:r>
          <w:rPr/>
          <w:t xml:space="preserve">the </w:t>
        </w:r>
      </w:ins>
      <w:r>
        <w:rPr/>
        <w:t>generation limit</w:t>
      </w:r>
      <w:ins w:id="2986" w:author="S J" w:date="2015-03-29T17:26:00Z">
        <w:r>
          <w:rPr/>
          <w:t>,</w:t>
        </w:r>
      </w:ins>
      <w:r>
        <w:rPr/>
        <w:t xml:space="preserve"> which ends the algorithm earlier). The middle left table shows</w:t>
      </w:r>
      <w:ins w:id="2987" w:author="S J" w:date="2015-03-29T17:26:00Z">
        <w:r>
          <w:rPr/>
          <w:t xml:space="preserve"> the</w:t>
        </w:r>
      </w:ins>
      <w:r>
        <w:rPr/>
        <w:t xml:space="preserve"> model parameters and current best values</w:t>
      </w:r>
      <w:ins w:id="2988" w:author="S J" w:date="2015-03-29T17:26:00Z">
        <w:r>
          <w:rPr/>
          <w:t>,</w:t>
        </w:r>
      </w:ins>
      <w:r>
        <w:rPr/>
        <w:t xml:space="preserve"> which fit</w:t>
      </w:r>
      <w:del w:id="2989" w:author="S J" w:date="2015-03-29T17:26:00Z">
        <w:r>
          <w:rPr/>
          <w:delText>s</w:delText>
        </w:r>
      </w:del>
      <w:r>
        <w:rPr/>
        <w:t xml:space="preserve"> the sample data. </w:t>
      </w:r>
      <w:ins w:id="2990" w:author="S J" w:date="2015-03-29T17:26:00Z">
        <w:r>
          <w:rPr/>
          <w:t>The c</w:t>
        </w:r>
      </w:ins>
      <w:del w:id="2991" w:author="S J" w:date="2015-03-29T17:26:00Z">
        <w:r>
          <w:rPr/>
          <w:delText>C</w:delText>
        </w:r>
      </w:del>
      <w:r>
        <w:rPr/>
        <w:t>hart shows how the sample data fits with the model simulation. The right bottom chart shows the performance of computation in</w:t>
      </w:r>
      <w:ins w:id="2992" w:author="S J" w:date="2015-03-29T17:26:00Z">
        <w:r>
          <w:rPr/>
          <w:t xml:space="preserve"> a</w:t>
        </w:r>
      </w:ins>
      <w:r>
        <w:rPr/>
        <w:t xml:space="preserve"> number of model simulations</w:t>
      </w:r>
      <w:ins w:id="2993" w:author="S J" w:date="2015-03-29T17:26:00Z">
        <w:r>
          <w:rPr/>
          <w:t>,</w:t>
        </w:r>
      </w:ins>
      <w:r>
        <w:rPr/>
        <w:t xml:space="preserve"> per second.</w:t>
      </w:r>
      <w:r>
        <w:rPr/>
        <w:fldChar w:fldCharType="begin"/>
      </w:r>
      <w:r>
        <w:instrText> REF BIB_Matejak2014sj \h </w:instrText>
      </w:r>
      <w:r>
        <w:fldChar w:fldCharType="separate"/>
      </w:r>
      <w:r>
        <w:t>7</w:t>
      </w:r>
      <w:r>
        <w:fldChar w:fldCharType="end"/>
      </w:r>
      <w:r>
        <w:fldChar w:fldCharType="begin"/>
      </w:r>
      <w:r>
        <w:instrText> TC "4.2 User interface of web application for parameter estimation. In this case for the model Matejak2014[]. The top left table list the parameters for the genetic algorithm(1000 generations with population size of 40 and cumulative change in generation limit which ends the algorithm earlier). The middle left table shows model parameters and current best values which fits the sample data. Chart shows how the sample data fits with the model simulation. The right bottom chart shows the performance of computation in number of model simulations per second." \l 2 </w:instrText>
      </w:r>
      <w:r>
        <w:fldChar w:fldCharType="separate"/>
      </w:r>
      <w:r>
        <w:rPr/>
      </w:r>
      <w:r>
        <w:fldChar w:fldCharType="end"/>
      </w:r>
    </w:p>
    <w:p>
      <w:pPr>
        <w:pStyle w:val="Heading3"/>
        <w:numPr>
          <w:ilvl w:val="2"/>
          <w:numId w:val="1"/>
        </w:numPr>
        <w:spacing w:lineRule="auto" w:line="360" w:before="360" w:after="120"/>
        <w:rPr/>
      </w:pPr>
      <w:bookmarkStart w:id="53" w:name="BMsec_resultsboinc"/>
      <w:r>
        <w:rPr/>
        <w:t>4.3.1</w:t>
      </w:r>
      <w:bookmarkEnd w:id="53"/>
      <w:r>
        <w:rPr/>
        <w:t xml:space="preserve">  Parameter Sweep</w:t>
      </w:r>
    </w:p>
    <w:p>
      <w:pPr>
        <w:pStyle w:val="Normal"/>
        <w:spacing w:lineRule="auto" w:line="360" w:before="60" w:after="0"/>
        <w:rPr/>
      </w:pPr>
      <w:r>
        <w:rPr/>
        <w:t>The desktop grid BOINC system was established for parameter sweep application. The established project</w:t>
      </w:r>
      <w:ins w:id="2994" w:author="S J" w:date="2015-03-29T17:27:00Z">
        <w:r>
          <w:rPr/>
          <w:t>,</w:t>
        </w:r>
      </w:ins>
      <w:r>
        <w:rPr/>
        <w:t xml:space="preserve"> </w:t>
      </w:r>
      <w:r>
        <w:rPr>
          <w:i/>
        </w:rPr>
        <w:t>Physiome@home</w:t>
      </w:r>
      <w:ins w:id="2995" w:author="S J" w:date="2015-03-29T17:27:00Z">
        <w:r>
          <w:rPr>
            <w:i/>
          </w:rPr>
          <w:t>,</w:t>
        </w:r>
      </w:ins>
      <w:r>
        <w:rPr/>
        <w:t xml:space="preserve"> and it</w:t>
      </w:r>
      <w:del w:id="2996" w:author="S J" w:date="2015-03-29T17:27:00Z">
        <w:r>
          <w:rPr/>
          <w:delText>’</w:delText>
        </w:r>
      </w:del>
      <w:r>
        <w:rPr/>
        <w:t>s project web page</w:t>
      </w:r>
      <w:ins w:id="2997" w:author="S J" w:date="2015-03-29T17:27:00Z">
        <w:r>
          <w:rPr/>
          <w:t>,</w:t>
        </w:r>
      </w:ins>
      <w:r>
        <w:rPr/>
        <w:t xml:space="preserve"> </w:t>
      </w:r>
      <w:hyperlink r:id="rId282">
        <w:r>
          <w:rPr>
            <w:rStyle w:val="InternetLink"/>
            <w:rFonts w:ascii="Courier New" w:hAnsi="Courier New"/>
          </w:rPr>
          <w:t>http://physiome.lf1.cuni.cz/ident3/physiome</w:t>
        </w:r>
      </w:hyperlink>
      <w:ins w:id="2998" w:author="S J" w:date="2015-03-29T17:27:00Z">
        <w:r>
          <w:rPr>
            <w:rFonts w:ascii="Courier New" w:hAnsi="Courier New"/>
          </w:rPr>
          <w:t>,</w:t>
        </w:r>
      </w:ins>
      <w:r>
        <w:rPr/>
        <w:t xml:space="preserve"> manages workunit</w:t>
      </w:r>
      <w:del w:id="2999" w:author="S J" w:date="2015-03-29T17:27:00Z">
        <w:r>
          <w:rPr/>
          <w:delText>s</w:delText>
        </w:r>
      </w:del>
      <w:r>
        <w:rPr/>
        <w:t xml:space="preserve"> tasks</w:t>
      </w:r>
      <w:ins w:id="3000" w:author="S J" w:date="2015-03-29T17:27:00Z">
        <w:r>
          <w:rPr/>
          <w:t>,</w:t>
        </w:r>
      </w:ins>
      <w:r>
        <w:rPr/>
        <w:t xml:space="preserve"> which are sent to and executed by BOINC workers. The worker application is a packaged model </w:t>
      </w:r>
      <w:ins w:id="3001" w:author="S J" w:date="2015-03-29T17:27:00Z">
        <w:r>
          <w:rPr/>
          <w:t xml:space="preserve">that is </w:t>
        </w:r>
      </w:ins>
      <w:r>
        <w:rPr/>
        <w:t xml:space="preserve">exported as FMU for </w:t>
      </w:r>
      <w:ins w:id="3002" w:author="S J" w:date="2015-03-29T17:27:00Z">
        <w:r>
          <w:rPr/>
          <w:t xml:space="preserve">a </w:t>
        </w:r>
      </w:ins>
      <w:r>
        <w:rPr/>
        <w:t>Windows platform and wrapper application</w:t>
      </w:r>
      <w:ins w:id="3003" w:author="S J" w:date="2015-03-29T17:27:00Z">
        <w:r>
          <w:rPr/>
          <w:t>,</w:t>
        </w:r>
      </w:ins>
      <w:r>
        <w:rPr/>
        <w:t xml:space="preserve"> which communicates with </w:t>
      </w:r>
      <w:ins w:id="3004" w:author="S J" w:date="2015-03-29T17:27:00Z">
        <w:r>
          <w:rPr/>
          <w:t xml:space="preserve">the </w:t>
        </w:r>
      </w:ins>
      <w:r>
        <w:rPr/>
        <w:t xml:space="preserve">BOINC manager on the desired volunteer computer. </w:t>
      </w:r>
    </w:p>
    <w:p>
      <w:pPr>
        <w:pStyle w:val="Heading3"/>
        <w:numPr>
          <w:ilvl w:val="2"/>
          <w:numId w:val="1"/>
        </w:numPr>
        <w:spacing w:lineRule="auto" w:line="360" w:before="120" w:after="120"/>
        <w:rPr/>
      </w:pPr>
      <w:r>
        <w:rPr/>
        <w:t>4.3.2  Remote Simulation and Local Visualization</w:t>
      </w:r>
    </w:p>
    <w:p>
      <w:pPr>
        <w:pStyle w:val="Normal"/>
        <w:spacing w:lineRule="auto" w:line="360" w:before="60" w:after="0"/>
        <w:rPr/>
      </w:pPr>
      <w:del w:id="3005" w:author="S J" w:date="2015-03-29T17:27:00Z">
        <w:r>
          <w:rPr/>
          <w:delText xml:space="preserve">As </w:delText>
        </w:r>
      </w:del>
      <w:ins w:id="3006" w:author="S J" w:date="2015-03-29T17:27:00Z">
        <w:r>
          <w:rPr/>
          <w:t>A</w:t>
        </w:r>
      </w:ins>
      <w:del w:id="3007" w:author="S J" w:date="2015-03-29T17:27:00Z">
        <w:r>
          <w:rPr/>
          <w:delText>a</w:delText>
        </w:r>
      </w:del>
      <w:r>
        <w:rPr/>
        <w:t xml:space="preserve">n extra </w:t>
      </w:r>
      <w:del w:id="3008" w:author="S J" w:date="2015-03-29T17:27:00Z">
        <w:r>
          <w:rPr/>
          <w:delText xml:space="preserve">result </w:delText>
        </w:r>
      </w:del>
      <w:ins w:id="3009" w:author="S J" w:date="2015-03-29T17:27:00Z">
        <w:r>
          <w:rPr/>
          <w:t xml:space="preserve">outcome </w:t>
        </w:r>
      </w:ins>
      <w:r>
        <w:rPr/>
        <w:t xml:space="preserve">of an architecture for parameter estimation is a hybrid web simulator system, where </w:t>
      </w:r>
      <w:ins w:id="3010" w:author="S J" w:date="2015-03-29T17:28:00Z">
        <w:r>
          <w:rPr/>
          <w:t xml:space="preserve">a </w:t>
        </w:r>
      </w:ins>
      <w:r>
        <w:rPr/>
        <w:t>single instance of a worker node is utilized as a back</w:t>
      </w:r>
      <w:ins w:id="3011" w:author="S J" w:date="2015-03-29T17:28:00Z">
        <w:r>
          <w:rPr/>
          <w:t>-</w:t>
        </w:r>
      </w:ins>
      <w:r>
        <w:rPr/>
        <w:t xml:space="preserve">end for </w:t>
      </w:r>
      <w:ins w:id="3012" w:author="S J" w:date="2015-03-29T17:28:00Z">
        <w:r>
          <w:rPr/>
          <w:t xml:space="preserve">the </w:t>
        </w:r>
      </w:ins>
      <w:r>
        <w:rPr/>
        <w:t xml:space="preserve">simulation engine. </w:t>
      </w:r>
      <w:ins w:id="3013" w:author="S J" w:date="2015-03-29T17:28:00Z">
        <w:r>
          <w:rPr/>
          <w:t>The f</w:t>
        </w:r>
      </w:ins>
      <w:del w:id="3014" w:author="S J" w:date="2015-03-29T17:28:00Z">
        <w:r>
          <w:rPr/>
          <w:delText>F</w:delText>
        </w:r>
      </w:del>
      <w:r>
        <w:rPr/>
        <w:t>ront</w:t>
      </w:r>
      <w:ins w:id="3015" w:author="S J" w:date="2015-03-29T17:28:00Z">
        <w:r>
          <w:rPr/>
          <w:t>-</w:t>
        </w:r>
      </w:ins>
      <w:r>
        <w:rPr/>
        <w:t>end</w:t>
      </w:r>
      <w:ins w:id="3016" w:author="S J" w:date="2015-03-29T17:28:00Z">
        <w:r>
          <w:rPr/>
          <w:t>,</w:t>
        </w:r>
      </w:ins>
      <w:r>
        <w:rPr/>
        <w:t xml:space="preserve"> presented as a web application</w:t>
      </w:r>
      <w:ins w:id="3017" w:author="S J" w:date="2015-03-29T17:28:00Z">
        <w:r>
          <w:rPr/>
          <w:t>, is</w:t>
        </w:r>
      </w:ins>
      <w:r>
        <w:rPr/>
        <w:t xml:space="preserve"> implemented using HTML and Javascript language</w:t>
      </w:r>
      <w:ins w:id="3018" w:author="S J" w:date="2015-03-29T17:28:00Z">
        <w:r>
          <w:rPr/>
          <w:t xml:space="preserve"> and</w:t>
        </w:r>
      </w:ins>
      <w:r>
        <w:rPr/>
        <w:t xml:space="preserve"> visualizes the simulation values </w:t>
      </w:r>
      <w:ins w:id="3019" w:author="S J" w:date="2015-03-29T17:28:00Z">
        <w:r>
          <w:rPr/>
          <w:t xml:space="preserve">that are </w:t>
        </w:r>
      </w:ins>
      <w:r>
        <w:rPr/>
        <w:t>obtained from the worker node performing the simulation</w:t>
      </w:r>
      <w:ins w:id="3020" w:author="S J" w:date="2015-03-29T17:28:00Z">
        <w:r>
          <w:rPr/>
          <w:t>,</w:t>
        </w:r>
      </w:ins>
      <w:r>
        <w:rPr/>
        <w:t xml:space="preserve"> as seen in </w:t>
      </w:r>
      <w:ins w:id="3021" w:author="S J" w:date="2015-03-29T17:28:00Z">
        <w:r>
          <w:rPr/>
          <w:t>F</w:t>
        </w:r>
      </w:ins>
      <w:del w:id="3022" w:author="S J" w:date="2015-03-29T17:28:00Z">
        <w:r>
          <w:rPr/>
          <w:delText>f</w:delText>
        </w:r>
      </w:del>
      <w:r>
        <w:rPr/>
        <w:t xml:space="preserve">igure </w:t>
      </w:r>
      <w:r>
        <w:rPr/>
        <w:fldChar w:fldCharType="begin"/>
      </w:r>
      <w:r>
        <w:instrText> REF BMfig_sim_physiovalues \h </w:instrText>
      </w:r>
      <w:r>
        <w:fldChar w:fldCharType="separate"/>
      </w:r>
      <w:r>
        <w:t>4.3</w:t>
      </w:r>
      <w:r>
        <w:fldChar w:fldCharType="end"/>
      </w:r>
      <w:r>
        <w:rPr/>
        <w:t>. The results were published in [</w:t>
      </w:r>
      <w:r>
        <w:rPr/>
        <w:fldChar w:fldCharType="begin"/>
      </w:r>
      <w:r>
        <w:instrText> REF BIB_Kulhanek2013c \h </w:instrText>
      </w:r>
      <w:r>
        <w:fldChar w:fldCharType="separate"/>
      </w:r>
      <w:r>
        <w:t>9</w:t>
      </w:r>
      <w:r>
        <w:fldChar w:fldCharType="end"/>
      </w:r>
      <w:r>
        <w:rPr/>
        <w:t>] and popularized in [</w:t>
      </w:r>
      <w:r>
        <w:rPr/>
        <w:fldChar w:fldCharType="begin"/>
      </w:r>
      <w:r>
        <w:instrText> REF BIB_Kulhanek2013b \h </w:instrText>
      </w:r>
      <w:r>
        <w:fldChar w:fldCharType="separate"/>
      </w:r>
      <w:r>
        <w:t>21</w:t>
      </w:r>
      <w:r>
        <w:fldChar w:fldCharType="end"/>
      </w:r>
      <w:r>
        <w:rPr/>
        <w:t xml:space="preserve">]. </w:t>
      </w:r>
    </w:p>
    <w:p>
      <w:pPr>
        <w:pStyle w:val="Figure"/>
        <w:spacing w:lineRule="auto" w:line="360" w:before="240" w:after="0"/>
        <w:ind w:left="0" w:right="0" w:firstLine="360"/>
        <w:rPr>
          <w:rFonts w:eastAsia="Times New Roman"/>
          <w:sz w:val="24"/>
        </w:rPr>
      </w:pPr>
      <w:r>
        <w:rPr>
          <w:rFonts w:eastAsia="Times New Roman"/>
          <w:sz w:val="24"/>
        </w:rPr>
        <w:t xml:space="preserve"> </w:t>
      </w:r>
    </w:p>
    <w:p>
      <w:pPr>
        <w:pStyle w:val="Centerpar"/>
        <w:spacing w:lineRule="auto" w:line="360"/>
        <w:rPr>
          <w:rFonts w:eastAsia="Times New Roman"/>
        </w:rPr>
      </w:pPr>
      <w:r>
        <w:rPr/>
        <w:drawing>
          <wp:inline distT="0" distB="0" distL="0" distR="0">
            <wp:extent cx="5658485" cy="3847465"/>
            <wp:effectExtent l="0" t="0" r="0" b="0"/>
            <wp:docPr id="27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descr=""/>
                    <pic:cNvPicPr>
                      <a:picLocks noChangeAspect="1" noChangeArrowheads="1"/>
                    </pic:cNvPicPr>
                  </pic:nvPicPr>
                  <pic:blipFill>
                    <a:blip r:embed="rId283"/>
                    <a:stretch>
                      <a:fillRect/>
                    </a:stretch>
                  </pic:blipFill>
                  <pic:spPr bwMode="auto">
                    <a:xfrm>
                      <a:off x="0" y="0"/>
                      <a:ext cx="5658485" cy="3847465"/>
                    </a:xfrm>
                    <a:prstGeom prst="rect">
                      <a:avLst/>
                    </a:prstGeom>
                    <a:noFill/>
                    <a:ln w="9525">
                      <a:noFill/>
                      <a:miter lim="800000"/>
                      <a:headEnd/>
                      <a:tailEnd/>
                    </a:ln>
                  </pic:spPr>
                </pic:pic>
              </a:graphicData>
            </a:graphic>
          </wp:inline>
        </w:drawing>
      </w:r>
      <w:r>
        <w:rPr>
          <w:rFonts w:eastAsia="Times New Roman"/>
        </w:rPr>
        <w:t xml:space="preserve"> </w:t>
      </w:r>
    </w:p>
    <w:p>
      <w:pPr>
        <w:pStyle w:val="Caption11"/>
        <w:spacing w:lineRule="auto" w:line="360"/>
        <w:rPr/>
      </w:pPr>
      <w:r>
        <w:rPr/>
        <w:t xml:space="preserve">Figure </w:t>
      </w:r>
      <w:bookmarkStart w:id="54" w:name="BMfig_sim_physiovalues"/>
      <w:r>
        <w:rPr/>
        <w:t>4.3</w:t>
      </w:r>
      <w:bookmarkEnd w:id="54"/>
      <w:r>
        <w:rPr/>
        <w:t>: Web application to visualize simulation</w:t>
      </w:r>
      <w:ins w:id="3023" w:author="S J" w:date="2015-03-29T17:29:00Z">
        <w:r>
          <w:rPr/>
          <w:t xml:space="preserve"> - </w:t>
        </w:r>
      </w:ins>
      <w:del w:id="3024" w:author="S J" w:date="2015-03-29T17:29:00Z">
        <w:r>
          <w:rPr/>
          <w:delText xml:space="preserve">. </w:delText>
        </w:r>
      </w:del>
      <w:ins w:id="3025" w:author="S J" w:date="2015-03-29T17:29:00Z">
        <w:r>
          <w:rPr/>
          <w:t>i</w:t>
        </w:r>
      </w:ins>
      <w:del w:id="3026" w:author="S J" w:date="2015-03-29T17:29:00Z">
        <w:r>
          <w:rPr/>
          <w:delText>I</w:delText>
        </w:r>
      </w:del>
      <w:r>
        <w:rPr/>
        <w:t>n this case</w:t>
      </w:r>
      <w:ins w:id="3027" w:author="S J" w:date="2015-03-29T17:28:00Z">
        <w:r>
          <w:rPr/>
          <w:t>,</w:t>
        </w:r>
      </w:ins>
      <w:r>
        <w:rPr/>
        <w:t xml:space="preserve"> pressure volume diagrams of </w:t>
      </w:r>
      <w:ins w:id="3028" w:author="S J" w:date="2015-03-29T17:28:00Z">
        <w:r>
          <w:rPr/>
          <w:t xml:space="preserve">the </w:t>
        </w:r>
      </w:ins>
      <w:r>
        <w:rPr/>
        <w:t xml:space="preserve">left atrium and left ventricle of the model of hemodynamics of </w:t>
      </w:r>
      <w:ins w:id="3029" w:author="S J" w:date="2015-03-29T17:29:00Z">
        <w:r>
          <w:rPr/>
          <w:t xml:space="preserve">a </w:t>
        </w:r>
      </w:ins>
      <w:r>
        <w:rPr/>
        <w:t>cardiovascular system.</w:t>
      </w:r>
      <w:r>
        <w:fldChar w:fldCharType="begin"/>
      </w:r>
      <w:r>
        <w:instrText> TC "4.3 Web application to visualize simulation. In this case pressure volume diagrams of left atrium and left ventricle of the model of hemodynamics of cardiovascular system." \l 2 </w:instrText>
      </w:r>
      <w:r>
        <w:fldChar w:fldCharType="separate"/>
      </w:r>
      <w:r>
        <w:rPr/>
      </w:r>
      <w:r>
        <w:fldChar w:fldCharType="end"/>
      </w:r>
    </w:p>
    <w:p>
      <w:pPr>
        <w:pStyle w:val="Normal"/>
        <w:spacing w:lineRule="auto" w:line="360" w:before="60" w:after="0"/>
        <w:rPr/>
      </w:pPr>
      <w:r>
        <w:rPr/>
      </w:r>
    </w:p>
    <w:p>
      <w:pPr>
        <w:pStyle w:val="Normal"/>
        <w:keepNext/>
        <w:pageBreakBefore/>
        <w:spacing w:lineRule="auto" w:line="360" w:before="240" w:after="120"/>
        <w:jc w:val="left"/>
        <w:rPr>
          <w:b/>
          <w:sz w:val="40"/>
        </w:rPr>
      </w:pPr>
      <w:r>
        <w:rPr>
          <w:b/>
          <w:sz w:val="40"/>
        </w:rPr>
        <w:t xml:space="preserve">Chapter </w:t>
      </w:r>
      <w:bookmarkStart w:id="55" w:name="BMsec_conclusion"/>
      <w:bookmarkEnd w:id="55"/>
      <w:r>
        <w:rPr>
          <w:b/>
          <w:sz w:val="40"/>
        </w:rPr>
        <w:t>5</w:t>
      </w:r>
    </w:p>
    <w:p>
      <w:pPr>
        <w:pStyle w:val="Heading1"/>
        <w:numPr>
          <w:ilvl w:val="0"/>
          <w:numId w:val="1"/>
        </w:numPr>
        <w:spacing w:lineRule="auto" w:line="360"/>
        <w:rPr/>
      </w:pPr>
      <w:r>
        <w:rPr/>
        <w:t>Conclusion</w:t>
      </w:r>
    </w:p>
    <w:p>
      <w:pPr>
        <w:pStyle w:val="Heading2"/>
        <w:numPr>
          <w:ilvl w:val="1"/>
          <w:numId w:val="1"/>
        </w:numPr>
        <w:spacing w:lineRule="auto" w:line="360" w:before="480" w:after="120"/>
        <w:rPr/>
      </w:pPr>
      <w:bookmarkStart w:id="56" w:name="BMsec_discussion"/>
      <w:r>
        <w:rPr/>
        <w:t>5.1</w:t>
      </w:r>
      <w:bookmarkEnd w:id="56"/>
      <w:r>
        <w:rPr/>
        <w:t xml:space="preserve">  Discussion</w:t>
      </w:r>
    </w:p>
    <w:p>
      <w:pPr>
        <w:pStyle w:val="Normal"/>
        <w:spacing w:lineRule="auto" w:line="360" w:before="60" w:after="0"/>
        <w:rPr/>
      </w:pPr>
      <w:r>
        <w:rPr/>
        <w:t xml:space="preserve">The result presented in section </w:t>
      </w:r>
      <w:r>
        <w:rPr/>
        <w:fldChar w:fldCharType="begin"/>
      </w:r>
      <w:r>
        <w:instrText> REF BMsec_resultsimages \h </w:instrText>
      </w:r>
      <w:r>
        <w:fldChar w:fldCharType="separate"/>
      </w:r>
      <w:r>
        <w:t>4.1</w:t>
      </w:r>
      <w:r>
        <w:fldChar w:fldCharType="end"/>
      </w:r>
      <w:r>
        <w:rPr/>
        <w:t xml:space="preserve"> is an example how a standard format and protocol DICOM is utilized to integrate current production system </w:t>
      </w:r>
      <w:ins w:id="3030" w:author="S J" w:date="2015-03-29T17:29:00Z">
        <w:r>
          <w:rPr/>
          <w:t xml:space="preserve">in order </w:t>
        </w:r>
      </w:ins>
      <w:r>
        <w:rPr/>
        <w:t>to exchange medical images (MEDIMED [</w:t>
      </w:r>
      <w:r>
        <w:rPr/>
        <w:fldChar w:fldCharType="begin"/>
      </w:r>
      <w:r>
        <w:instrText> REF BIB_Slavicek2010 \h </w:instrText>
      </w:r>
      <w:r>
        <w:fldChar w:fldCharType="separate"/>
      </w:r>
      <w:r>
        <w:t>105</w:t>
      </w:r>
      <w:r>
        <w:fldChar w:fldCharType="end"/>
      </w:r>
      <w:r>
        <w:rPr/>
        <w:t>]) and a grid</w:t>
      </w:r>
      <w:ins w:id="3031" w:author="S J" w:date="2015-03-29T17:29:00Z">
        <w:r>
          <w:rPr/>
          <w:t>-</w:t>
        </w:r>
      </w:ins>
      <w:del w:id="3032" w:author="S J" w:date="2015-03-29T17:29:00Z">
        <w:r>
          <w:rPr/>
          <w:delText xml:space="preserve"> </w:delText>
        </w:r>
      </w:del>
      <w:r>
        <w:rPr/>
        <w:t>based solution (Globus MEDICUS</w:t>
      </w:r>
      <w:ins w:id="3033" w:author="S J" w:date="2015-03-29T18:28:00Z">
        <w:r>
          <w:rPr/>
          <w:t xml:space="preserve"> </w:t>
        </w:r>
      </w:ins>
      <w:r>
        <w:rPr/>
        <w:t>[</w:t>
      </w:r>
      <w:r>
        <w:rPr/>
        <w:fldChar w:fldCharType="begin"/>
      </w:r>
      <w:r>
        <w:instrText> REF BIB_Erberich2007 \h </w:instrText>
      </w:r>
      <w:r>
        <w:fldChar w:fldCharType="separate"/>
      </w:r>
      <w:r>
        <w:t>109</w:t>
      </w:r>
      <w:r>
        <w:fldChar w:fldCharType="end"/>
      </w:r>
      <w:r>
        <w:rPr/>
        <w:t xml:space="preserve">]). Remote Desktop Protocol (RDP) is also </w:t>
      </w:r>
      <w:del w:id="3034" w:author="S J" w:date="2015-03-29T17:29:00Z">
        <w:r>
          <w:rPr/>
          <w:delText xml:space="preserve">the </w:delText>
        </w:r>
      </w:del>
      <w:ins w:id="3035" w:author="S J" w:date="2015-03-29T17:29:00Z">
        <w:r>
          <w:rPr/>
          <w:t xml:space="preserve">a </w:t>
        </w:r>
      </w:ins>
      <w:r>
        <w:rPr/>
        <w:t xml:space="preserve">key point in integrating the application of </w:t>
      </w:r>
      <w:ins w:id="3036" w:author="S J" w:date="2015-03-29T17:29:00Z">
        <w:r>
          <w:rPr/>
          <w:t xml:space="preserve">a </w:t>
        </w:r>
      </w:ins>
      <w:r>
        <w:rPr/>
        <w:t>voice analysis</w:t>
      </w:r>
      <w:ins w:id="3037" w:author="S J" w:date="2015-03-29T17:29:00Z">
        <w:r>
          <w:rPr/>
          <w:t xml:space="preserve"> </w:t>
        </w:r>
      </w:ins>
      <w:r>
        <w:rPr/>
        <w:t>[</w:t>
      </w:r>
      <w:r>
        <w:rPr/>
        <w:fldChar w:fldCharType="begin"/>
      </w:r>
      <w:r>
        <w:instrText> REF BIB_Fric2007 \h </w:instrText>
      </w:r>
      <w:r>
        <w:fldChar w:fldCharType="separate"/>
      </w:r>
      <w:r>
        <w:t>126</w:t>
      </w:r>
      <w:r>
        <w:fldChar w:fldCharType="end"/>
      </w:r>
      <w:r>
        <w:rPr/>
        <w:t xml:space="preserve">] into </w:t>
      </w:r>
      <w:ins w:id="3038" w:author="S J" w:date="2015-03-29T17:29:00Z">
        <w:r>
          <w:rPr/>
          <w:t xml:space="preserve">a </w:t>
        </w:r>
      </w:ins>
      <w:r>
        <w:rPr/>
        <w:t>remote environment</w:t>
      </w:r>
      <w:ins w:id="3039" w:author="S J" w:date="2015-03-29T17:29:00Z">
        <w:r>
          <w:rPr/>
          <w:t>, which is</w:t>
        </w:r>
      </w:ins>
      <w:r>
        <w:rPr/>
        <w:t xml:space="preserve"> accessible via </w:t>
      </w:r>
      <w:ins w:id="3040" w:author="S J" w:date="2015-03-29T17:29:00Z">
        <w:r>
          <w:rPr/>
          <w:t xml:space="preserve">the </w:t>
        </w:r>
      </w:ins>
      <w:r>
        <w:rPr/>
        <w:t>Internet</w:t>
      </w:r>
      <w:ins w:id="3041" w:author="S J" w:date="2015-03-29T17:29:00Z">
        <w:r>
          <w:rPr/>
          <w:t xml:space="preserve">. This is </w:t>
        </w:r>
      </w:ins>
      <w:del w:id="3042" w:author="S J" w:date="2015-03-29T17:30:00Z">
        <w:r>
          <w:rPr/>
          <w:delText xml:space="preserve"> </w:delText>
        </w:r>
      </w:del>
      <w:r>
        <w:rPr/>
        <w:t xml:space="preserve">presented in section </w:t>
      </w:r>
      <w:r>
        <w:rPr/>
        <w:fldChar w:fldCharType="begin"/>
      </w:r>
      <w:r>
        <w:instrText> REF BMsec_resultsvoice \h </w:instrText>
      </w:r>
      <w:r>
        <w:fldChar w:fldCharType="separate"/>
      </w:r>
      <w:r>
        <w:t>4.2</w:t>
      </w:r>
      <w:r>
        <w:fldChar w:fldCharType="end"/>
      </w:r>
      <w:r>
        <w:rPr/>
        <w:t xml:space="preserve">. </w:t>
      </w:r>
      <w:ins w:id="3043" w:author="S J" w:date="2015-03-29T17:30:00Z">
        <w:r>
          <w:rPr/>
          <w:t>In the case of parameter estimation, a k</w:t>
        </w:r>
      </w:ins>
      <w:del w:id="3044" w:author="S J" w:date="2015-03-29T17:30:00Z">
        <w:r>
          <w:rPr/>
          <w:delText>K</w:delText>
        </w:r>
      </w:del>
      <w:r>
        <w:rPr/>
        <w:t xml:space="preserve">ey </w:t>
      </w:r>
      <w:del w:id="3045" w:author="S J" w:date="2015-03-29T17:30:00Z">
        <w:r>
          <w:rPr/>
          <w:delText xml:space="preserve">point in case of parameter estimation </w:delText>
        </w:r>
      </w:del>
      <w:ins w:id="3046" w:author="S J" w:date="2015-03-29T17:30:00Z">
        <w:r>
          <w:rPr/>
          <w:t xml:space="preserve">factor </w:t>
        </w:r>
      </w:ins>
      <w:r>
        <w:rPr/>
        <w:t xml:space="preserve">is </w:t>
      </w:r>
      <w:ins w:id="3047" w:author="S J" w:date="2015-03-29T17:30:00Z">
        <w:r>
          <w:rPr/>
          <w:t>the</w:t>
        </w:r>
      </w:ins>
      <w:del w:id="3048" w:author="S J" w:date="2015-03-29T17:30:00Z">
        <w:r>
          <w:rPr/>
          <w:delText>a</w:delText>
        </w:r>
      </w:del>
      <w:r>
        <w:rPr/>
        <w:t xml:space="preserve"> standard Functional Mockup Interface (FMU)</w:t>
      </w:r>
      <w:ins w:id="3049" w:author="S J" w:date="2015-03-29T17:30:00Z">
        <w:r>
          <w:rPr/>
          <w:t xml:space="preserve"> </w:t>
        </w:r>
      </w:ins>
      <w:r>
        <w:rPr/>
        <w:t>[</w:t>
      </w:r>
      <w:r>
        <w:rPr/>
        <w:fldChar w:fldCharType="begin"/>
      </w:r>
      <w:r>
        <w:instrText> REF BIB_Blochwitza \h </w:instrText>
      </w:r>
      <w:r>
        <w:fldChar w:fldCharType="separate"/>
      </w:r>
      <w:r>
        <w:t>155</w:t>
      </w:r>
      <w:r>
        <w:fldChar w:fldCharType="end"/>
      </w:r>
      <w:r>
        <w:rPr/>
        <w:t>]</w:t>
      </w:r>
      <w:ins w:id="3050" w:author="S J" w:date="2015-03-29T17:30:00Z">
        <w:r>
          <w:rPr/>
          <w:t>,</w:t>
        </w:r>
      </w:ins>
      <w:r>
        <w:rPr/>
        <w:t xml:space="preserve"> which allows </w:t>
      </w:r>
      <w:ins w:id="3051" w:author="S J" w:date="2015-03-29T17:30:00Z">
        <w:r>
          <w:rPr/>
          <w:t xml:space="preserve">the control and simulation of </w:t>
        </w:r>
      </w:ins>
      <w:del w:id="3052" w:author="S J" w:date="2015-03-29T17:30:00Z">
        <w:r>
          <w:rPr/>
          <w:delText xml:space="preserve">controlling and simulating </w:delText>
        </w:r>
      </w:del>
      <w:r>
        <w:rPr/>
        <w:t xml:space="preserve">a physiological model in </w:t>
      </w:r>
      <w:ins w:id="3053" w:author="S J" w:date="2015-03-29T17:30:00Z">
        <w:r>
          <w:rPr/>
          <w:t xml:space="preserve">a </w:t>
        </w:r>
      </w:ins>
      <w:r>
        <w:rPr/>
        <w:t xml:space="preserve">customized tool </w:t>
      </w:r>
      <w:ins w:id="3054" w:author="S J" w:date="2015-03-29T17:30:00Z">
        <w:r>
          <w:rPr/>
          <w:t xml:space="preserve">that is </w:t>
        </w:r>
      </w:ins>
      <w:r>
        <w:rPr/>
        <w:t>not related to modeling technology</w:t>
      </w:r>
      <w:ins w:id="3055" w:author="S J" w:date="2015-03-29T17:30:00Z">
        <w:r>
          <w:rPr/>
          <w:t xml:space="preserve">. This is </w:t>
        </w:r>
      </w:ins>
      <w:del w:id="3056" w:author="S J" w:date="2015-03-29T17:30:00Z">
        <w:r>
          <w:rPr/>
          <w:delText xml:space="preserve"> as </w:delText>
        </w:r>
      </w:del>
      <w:r>
        <w:rPr/>
        <w:t xml:space="preserve">presented in section </w:t>
      </w:r>
      <w:r>
        <w:rPr/>
        <w:fldChar w:fldCharType="begin"/>
      </w:r>
      <w:r>
        <w:instrText> REF BMsec_resultsestimation \h </w:instrText>
      </w:r>
      <w:r>
        <w:fldChar w:fldCharType="separate"/>
      </w:r>
      <w:r>
        <w:t>4.3</w:t>
      </w:r>
      <w:r>
        <w:fldChar w:fldCharType="end"/>
      </w:r>
      <w:r>
        <w:rPr/>
        <w:t xml:space="preserve">. </w:t>
      </w:r>
    </w:p>
    <w:p>
      <w:pPr>
        <w:pStyle w:val="Normal"/>
        <w:spacing w:lineRule="auto" w:line="360"/>
        <w:ind w:left="0" w:right="0" w:firstLine="360"/>
        <w:rPr/>
      </w:pPr>
      <w:r>
        <w:rPr/>
        <w:t>The selection of a joint element also increase</w:t>
      </w:r>
      <w:ins w:id="3057" w:author="S J" w:date="2015-03-29T17:30:00Z">
        <w:r>
          <w:rPr/>
          <w:t>s the</w:t>
        </w:r>
      </w:ins>
      <w:r>
        <w:rPr/>
        <w:t xml:space="preserve"> chances of reusability of such </w:t>
      </w:r>
      <w:ins w:id="3058" w:author="S J" w:date="2015-03-29T17:31:00Z">
        <w:r>
          <w:rPr/>
          <w:t xml:space="preserve">a </w:t>
        </w:r>
      </w:ins>
      <w:r>
        <w:rPr/>
        <w:t>system in future development</w:t>
      </w:r>
      <w:ins w:id="3059" w:author="S J" w:date="2015-03-29T17:31:00Z">
        <w:r>
          <w:rPr/>
          <w:t>,</w:t>
        </w:r>
      </w:ins>
      <w:r>
        <w:rPr/>
        <w:t xml:space="preserve"> when </w:t>
      </w:r>
      <w:del w:id="3060" w:author="S J" w:date="2015-03-29T17:31:00Z">
        <w:r>
          <w:rPr/>
          <w:delText xml:space="preserve">usually </w:delText>
        </w:r>
      </w:del>
      <w:r>
        <w:rPr/>
        <w:t xml:space="preserve">requirements </w:t>
      </w:r>
      <w:ins w:id="3061" w:author="S J" w:date="2015-03-29T17:31:00Z">
        <w:r>
          <w:rPr/>
          <w:t xml:space="preserve">usually </w:t>
        </w:r>
      </w:ins>
      <w:r>
        <w:rPr/>
        <w:t xml:space="preserve">change and </w:t>
      </w:r>
      <w:ins w:id="3062" w:author="S J" w:date="2015-03-29T17:31:00Z">
        <w:r>
          <w:rPr/>
          <w:t xml:space="preserve">the </w:t>
        </w:r>
      </w:ins>
      <w:r>
        <w:rPr/>
        <w:t xml:space="preserve">reconstruction of a system or architecture is needed. </w:t>
      </w:r>
      <w:del w:id="3063" w:author="S J" w:date="2015-03-29T17:31:00Z">
        <w:r>
          <w:rPr/>
          <w:delText>E.g.</w:delText>
        </w:r>
      </w:del>
      <w:ins w:id="3064" w:author="S J" w:date="2015-03-29T17:31:00Z">
        <w:r>
          <w:rPr/>
          <w:t>For example,</w:t>
        </w:r>
      </w:ins>
      <w:r>
        <w:rPr/>
        <w:t xml:space="preserve"> the presented solution</w:t>
      </w:r>
      <w:ins w:id="3065" w:author="S J" w:date="2015-03-29T17:31:00Z">
        <w:r>
          <w:rPr/>
          <w:t>, which is</w:t>
        </w:r>
      </w:ins>
      <w:r>
        <w:rPr/>
        <w:t xml:space="preserve"> based on </w:t>
      </w:r>
      <w:del w:id="3066" w:author="S J" w:date="2015-03-29T17:31:00Z">
        <w:r>
          <w:rPr/>
          <w:delText xml:space="preserve">the </w:delText>
        </w:r>
      </w:del>
      <w:r>
        <w:rPr/>
        <w:t>Globus MEDICUS</w:t>
      </w:r>
      <w:ins w:id="3067" w:author="S J" w:date="2015-03-29T17:31:00Z">
        <w:r>
          <w:rPr/>
          <w:t>,</w:t>
        </w:r>
      </w:ins>
      <w:r>
        <w:rPr/>
        <w:t xml:space="preserve"> is</w:t>
      </w:r>
      <w:ins w:id="3068" w:author="S J" w:date="2015-03-29T17:31:00Z">
        <w:r>
          <w:rPr/>
          <w:t xml:space="preserve">, </w:t>
        </w:r>
      </w:ins>
      <w:del w:id="3069" w:author="S J" w:date="2015-03-29T17:31:00Z">
        <w:r>
          <w:rPr/>
          <w:delText xml:space="preserve"> </w:delText>
        </w:r>
      </w:del>
      <w:r>
        <w:rPr/>
        <w:t>in general</w:t>
      </w:r>
      <w:ins w:id="3070" w:author="S J" w:date="2015-03-29T17:31:00Z">
        <w:r>
          <w:rPr/>
          <w:t>,</w:t>
        </w:r>
      </w:ins>
      <w:r>
        <w:rPr/>
        <w:t xml:space="preserve"> a data warehouse </w:t>
      </w:r>
      <w:ins w:id="3071" w:author="S J" w:date="2015-03-29T17:31:00Z">
        <w:r>
          <w:rPr/>
          <w:t>that stores</w:t>
        </w:r>
      </w:ins>
      <w:del w:id="3072" w:author="S J" w:date="2015-03-29T17:31:00Z">
        <w:r>
          <w:rPr/>
          <w:delText>storing</w:delText>
        </w:r>
      </w:del>
      <w:r>
        <w:rPr/>
        <w:t xml:space="preserve"> one or more copies of DICOM images</w:t>
      </w:r>
      <w:ins w:id="3073" w:author="S J" w:date="2015-03-29T17:31:00Z">
        <w:r>
          <w:rPr/>
          <w:t>. H</w:t>
        </w:r>
      </w:ins>
      <w:del w:id="3074" w:author="S J" w:date="2015-03-29T17:31:00Z">
        <w:r>
          <w:rPr/>
          <w:delText>, h</w:delText>
        </w:r>
      </w:del>
      <w:r>
        <w:rPr/>
        <w:t xml:space="preserve">owever, federated files and metadata </w:t>
      </w:r>
      <w:ins w:id="3075" w:author="S J" w:date="2015-03-29T17:31:00Z">
        <w:r>
          <w:rPr/>
          <w:t xml:space="preserve">that are </w:t>
        </w:r>
      </w:ins>
      <w:r>
        <w:rPr/>
        <w:t>stored within home institutions</w:t>
      </w:r>
      <w:ins w:id="3076" w:author="S J" w:date="2015-03-29T17:31:00Z">
        <w:r>
          <w:rPr/>
          <w:t>,</w:t>
        </w:r>
      </w:ins>
      <w:r>
        <w:rPr/>
        <w:t xml:space="preserve"> which </w:t>
      </w:r>
      <w:ins w:id="3077" w:author="S J" w:date="2015-03-29T17:32:00Z">
        <w:r>
          <w:rPr/>
          <w:t xml:space="preserve">only </w:t>
        </w:r>
      </w:ins>
      <w:r>
        <w:rPr/>
        <w:t>share</w:t>
      </w:r>
      <w:del w:id="3078" w:author="S J" w:date="2015-03-29T17:32:00Z">
        <w:r>
          <w:rPr/>
          <w:delText>s</w:delText>
        </w:r>
      </w:del>
      <w:r>
        <w:rPr/>
        <w:t xml:space="preserve"> only network infrastructure to interchange the DICOM studies</w:t>
      </w:r>
      <w:ins w:id="3079" w:author="S J" w:date="2015-03-29T17:32:00Z">
        <w:r>
          <w:rPr/>
          <w:t>,</w:t>
        </w:r>
      </w:ins>
      <w:r>
        <w:rPr/>
        <w:t xml:space="preserve"> seems to be </w:t>
      </w:r>
      <w:ins w:id="3080" w:author="S J" w:date="2015-03-29T17:32:00Z">
        <w:r>
          <w:rPr/>
          <w:t xml:space="preserve">a </w:t>
        </w:r>
      </w:ins>
      <w:r>
        <w:rPr/>
        <w:t>preferred and more acceptable solution by hospitals</w:t>
      </w:r>
      <w:ins w:id="3081" w:author="S J" w:date="2015-03-29T17:32:00Z">
        <w:r>
          <w:rPr/>
          <w:t>. T</w:t>
        </w:r>
      </w:ins>
      <w:del w:id="3082" w:author="S J" w:date="2015-03-29T17:32:00Z">
        <w:r>
          <w:rPr/>
          <w:delText xml:space="preserve"> t</w:delText>
        </w:r>
      </w:del>
      <w:r>
        <w:rPr/>
        <w:t>hus</w:t>
      </w:r>
      <w:ins w:id="3083" w:author="S J" w:date="2015-03-29T17:32:00Z">
        <w:r>
          <w:rPr/>
          <w:t>, in their further development,</w:t>
        </w:r>
      </w:ins>
      <w:r>
        <w:rPr/>
        <w:t xml:space="preserve"> the authors of Globus MEDICUS </w:t>
      </w:r>
      <w:del w:id="3084" w:author="S J" w:date="2015-03-29T17:32:00Z">
        <w:r>
          <w:rPr/>
          <w:delText xml:space="preserve">in their further development </w:delText>
        </w:r>
      </w:del>
      <w:r>
        <w:rPr/>
        <w:t>followed a way of federation of medical images</w:t>
      </w:r>
      <w:ins w:id="3085" w:author="S J" w:date="2015-03-29T17:32:00Z">
        <w:r>
          <w:rPr/>
          <w:t xml:space="preserve"> that are</w:t>
        </w:r>
      </w:ins>
      <w:r>
        <w:rPr/>
        <w:t xml:space="preserve"> stored within home institutions</w:t>
      </w:r>
      <w:ins w:id="3086" w:author="S J" w:date="2015-03-29T17:32:00Z">
        <w:r>
          <w:rPr/>
          <w:t>,</w:t>
        </w:r>
      </w:ins>
      <w:r>
        <w:rPr/>
        <w:t xml:space="preserve"> as published by Chervenak et al. [</w:t>
      </w:r>
      <w:r>
        <w:rPr/>
        <w:fldChar w:fldCharType="begin"/>
      </w:r>
      <w:r>
        <w:instrText> REF BIB_Chervenak2012 \h </w:instrText>
      </w:r>
      <w:r>
        <w:fldChar w:fldCharType="separate"/>
      </w:r>
      <w:r>
        <w:t>160</w:t>
      </w:r>
      <w:r>
        <w:fldChar w:fldCharType="end"/>
      </w:r>
      <w:r>
        <w:rPr/>
        <w:t>]. The grid</w:t>
      </w:r>
      <w:ins w:id="3087" w:author="S J" w:date="2015-03-29T17:32:00Z">
        <w:r>
          <w:rPr/>
          <w:t xml:space="preserve"> </w:t>
        </w:r>
      </w:ins>
      <w:del w:id="3088" w:author="S J" w:date="2015-03-29T17:32:00Z">
        <w:r>
          <w:rPr/>
          <w:delText>-</w:delText>
        </w:r>
      </w:del>
      <w:r>
        <w:rPr/>
        <w:t>computing infrastructure seems to be suitable for research and educational purposes</w:t>
      </w:r>
      <w:ins w:id="3089" w:author="S J" w:date="2015-03-29T17:32:00Z">
        <w:r>
          <w:rPr/>
          <w:t>,</w:t>
        </w:r>
      </w:ins>
      <w:r>
        <w:rPr/>
        <w:t xml:space="preserve"> rather than for clinical use. </w:t>
      </w:r>
    </w:p>
    <w:p>
      <w:pPr>
        <w:pStyle w:val="Normal"/>
        <w:spacing w:lineRule="auto" w:line="360"/>
        <w:ind w:left="0" w:right="0" w:firstLine="360"/>
        <w:rPr/>
      </w:pPr>
      <w:ins w:id="3090" w:author="S J" w:date="2015-03-29T17:33:00Z">
        <w:r>
          <w:rPr/>
          <w:t xml:space="preserve">In the case of remote voice analysis, </w:t>
        </w:r>
      </w:ins>
      <w:del w:id="3091" w:author="S J" w:date="2015-03-29T17:32:00Z">
        <w:r>
          <w:rPr/>
          <w:delText xml:space="preserve">The </w:delText>
        </w:r>
      </w:del>
      <w:ins w:id="3092" w:author="S J" w:date="2015-03-29T17:32:00Z">
        <w:r>
          <w:rPr/>
          <w:t>r</w:t>
        </w:r>
      </w:ins>
      <w:del w:id="3093" w:author="S J" w:date="2015-03-29T17:32:00Z">
        <w:r>
          <w:rPr/>
          <w:delText>r</w:delText>
        </w:r>
      </w:del>
      <w:r>
        <w:rPr/>
        <w:t xml:space="preserve">emote access to </w:t>
      </w:r>
      <w:ins w:id="3094" w:author="S J" w:date="2015-03-29T17:32:00Z">
        <w:r>
          <w:rPr/>
          <w:t xml:space="preserve">an </w:t>
        </w:r>
      </w:ins>
      <w:r>
        <w:rPr/>
        <w:t>application via network protocol keeps the majority of user experience</w:t>
      </w:r>
      <w:ins w:id="3095" w:author="S J" w:date="2015-03-29T17:33:00Z">
        <w:r>
          <w:rPr/>
          <w:t xml:space="preserve">, as </w:t>
        </w:r>
      </w:ins>
      <w:del w:id="3096" w:author="S J" w:date="2015-03-29T17:33:00Z">
        <w:r>
          <w:rPr/>
          <w:delText xml:space="preserve"> in the case of remote voice analysis </w:delText>
        </w:r>
      </w:del>
      <w:r>
        <w:rPr/>
        <w:t xml:space="preserve">presented in section </w:t>
      </w:r>
      <w:r>
        <w:rPr/>
        <w:fldChar w:fldCharType="begin"/>
      </w:r>
      <w:r>
        <w:instrText> REF BMsec_resultsvoice \h </w:instrText>
      </w:r>
      <w:r>
        <w:fldChar w:fldCharType="separate"/>
      </w:r>
      <w:r>
        <w:t>4.2</w:t>
      </w:r>
      <w:r>
        <w:fldChar w:fldCharType="end"/>
      </w:r>
      <w:r>
        <w:rPr/>
        <w:t>. Such</w:t>
      </w:r>
      <w:ins w:id="3097" w:author="S J" w:date="2015-03-29T17:33:00Z">
        <w:r>
          <w:rPr/>
          <w:t xml:space="preserve"> a</w:t>
        </w:r>
      </w:ins>
      <w:r>
        <w:rPr/>
        <w:t xml:space="preserve"> </w:t>
      </w:r>
      <w:del w:id="3098" w:author="S J" w:date="2015-03-29T17:33:00Z">
        <w:r>
          <w:rPr/>
          <w:delText xml:space="preserve">kind of </w:delText>
        </w:r>
      </w:del>
      <w:r>
        <w:rPr/>
        <w:t xml:space="preserve">service can be deployed on any web server and </w:t>
      </w:r>
      <w:ins w:id="3099" w:author="S J" w:date="2015-03-29T17:33:00Z">
        <w:r>
          <w:rPr/>
          <w:t>the</w:t>
        </w:r>
      </w:ins>
      <w:del w:id="3100" w:author="S J" w:date="2015-03-29T17:33:00Z">
        <w:r>
          <w:rPr/>
          <w:delText>a</w:delText>
        </w:r>
      </w:del>
      <w:r>
        <w:rPr/>
        <w:t xml:space="preserve"> occasional need to educate or perform </w:t>
      </w:r>
      <w:ins w:id="3101" w:author="S J" w:date="2015-03-29T17:33:00Z">
        <w:r>
          <w:rPr/>
          <w:t xml:space="preserve">a </w:t>
        </w:r>
      </w:ins>
      <w:r>
        <w:rPr/>
        <w:t>higher number of analys</w:t>
      </w:r>
      <w:ins w:id="3102" w:author="S J" w:date="2015-03-29T17:33:00Z">
        <w:r>
          <w:rPr/>
          <w:t>e</w:t>
        </w:r>
      </w:ins>
      <w:del w:id="3103" w:author="S J" w:date="2015-03-29T17:33:00Z">
        <w:r>
          <w:rPr/>
          <w:delText>i</w:delText>
        </w:r>
      </w:del>
      <w:r>
        <w:rPr/>
        <w:t>s concurrently can be satisfied with cloud</w:t>
      </w:r>
      <w:ins w:id="3104" w:author="S J" w:date="2015-03-29T17:33:00Z">
        <w:r>
          <w:rPr/>
          <w:t xml:space="preserve"> </w:t>
        </w:r>
      </w:ins>
      <w:del w:id="3105" w:author="S J" w:date="2015-03-29T17:33:00Z">
        <w:r>
          <w:rPr/>
          <w:delText>-</w:delText>
        </w:r>
      </w:del>
      <w:r>
        <w:rPr/>
        <w:t>computing deployment. The application process</w:t>
      </w:r>
      <w:ins w:id="3106" w:author="S J" w:date="2015-03-29T17:33:00Z">
        <w:r>
          <w:rPr/>
          <w:t xml:space="preserve"> for</w:t>
        </w:r>
      </w:ins>
      <w:r>
        <w:rPr/>
        <w:t xml:space="preserve"> sound signal</w:t>
      </w:r>
      <w:del w:id="3107" w:author="S J" w:date="2015-03-29T17:33:00Z">
        <w:r>
          <w:rPr/>
          <w:delText xml:space="preserve"> which</w:delText>
        </w:r>
      </w:del>
      <w:r>
        <w:rPr/>
        <w:t xml:space="preserve"> is currently </w:t>
      </w:r>
      <w:ins w:id="3108" w:author="S J" w:date="2015-03-29T17:33:00Z">
        <w:r>
          <w:rPr/>
          <w:t xml:space="preserve">being </w:t>
        </w:r>
      </w:ins>
      <w:r>
        <w:rPr/>
        <w:t>analy</w:t>
      </w:r>
      <w:ins w:id="3109" w:author="S J" w:date="2015-03-29T17:34:00Z">
        <w:r>
          <w:rPr/>
          <w:t>z</w:t>
        </w:r>
      </w:ins>
      <w:del w:id="3110" w:author="S J" w:date="2015-03-29T17:34:00Z">
        <w:r>
          <w:rPr/>
          <w:delText>s</w:delText>
        </w:r>
      </w:del>
      <w:r>
        <w:rPr/>
        <w:t xml:space="preserve">ed by Fast Fourier Transformation algorithm quite effectively. Another challenge </w:t>
      </w:r>
      <w:del w:id="3111" w:author="S J" w:date="2015-03-29T17:34:00Z">
        <w:r>
          <w:rPr/>
          <w:delText xml:space="preserve">becomes </w:delText>
        </w:r>
      </w:del>
      <w:ins w:id="3112" w:author="S J" w:date="2015-03-29T17:34:00Z">
        <w:r>
          <w:rPr/>
          <w:t xml:space="preserve">is </w:t>
        </w:r>
      </w:ins>
      <w:r>
        <w:rPr/>
        <w:t xml:space="preserve">to analyze </w:t>
      </w:r>
      <w:del w:id="3113" w:author="S J" w:date="2015-03-29T17:34:00Z">
        <w:r>
          <w:rPr/>
          <w:delText xml:space="preserve">the </w:delText>
        </w:r>
      </w:del>
      <w:ins w:id="3114" w:author="S J" w:date="2015-03-29T17:34:00Z">
        <w:r>
          <w:rPr/>
          <w:t xml:space="preserve">a </w:t>
        </w:r>
      </w:ins>
      <w:r>
        <w:rPr/>
        <w:t xml:space="preserve">sound signal </w:t>
      </w:r>
      <w:ins w:id="3115" w:author="S J" w:date="2015-03-29T17:34:00Z">
        <w:r>
          <w:rPr/>
          <w:t xml:space="preserve">that is </w:t>
        </w:r>
      </w:ins>
      <w:r>
        <w:rPr/>
        <w:t>connected with</w:t>
      </w:r>
      <w:del w:id="3116" w:author="S J" w:date="2015-03-29T17:34:00Z">
        <w:r>
          <w:rPr/>
          <w:delText xml:space="preserve"> </w:delText>
        </w:r>
      </w:del>
      <w:ins w:id="3117" w:author="S J" w:date="2015-03-29T17:34:00Z">
        <w:r>
          <w:rPr/>
          <w:t xml:space="preserve"> </w:t>
        </w:r>
      </w:ins>
      <w:r>
        <w:rPr/>
        <w:t>high</w:t>
      </w:r>
      <w:ins w:id="3118" w:author="S J" w:date="2015-03-29T17:34:00Z">
        <w:r>
          <w:rPr/>
          <w:t>-</w:t>
        </w:r>
      </w:ins>
      <w:del w:id="3119" w:author="S J" w:date="2015-03-29T17:34:00Z">
        <w:r>
          <w:rPr/>
          <w:delText xml:space="preserve"> </w:delText>
        </w:r>
      </w:del>
      <w:r>
        <w:rPr/>
        <w:t>speed video or videokymography methods</w:t>
      </w:r>
      <w:ins w:id="3120" w:author="S J" w:date="2015-03-29T17:34:00Z">
        <w:r>
          <w:rPr/>
          <w:t>,</w:t>
        </w:r>
      </w:ins>
      <w:r>
        <w:rPr/>
        <w:t xml:space="preserve"> which need</w:t>
      </w:r>
      <w:del w:id="3121" w:author="S J" w:date="2015-03-29T17:34:00Z">
        <w:r>
          <w:rPr/>
          <w:delText>s</w:delText>
        </w:r>
      </w:del>
      <w:r>
        <w:rPr/>
        <w:t xml:space="preserve"> to transfer, process and store large amount</w:t>
      </w:r>
      <w:ins w:id="3122" w:author="S J" w:date="2015-03-29T17:34:00Z">
        <w:r>
          <w:rPr/>
          <w:t>s</w:t>
        </w:r>
      </w:ins>
      <w:r>
        <w:rPr/>
        <w:t xml:space="preserve"> of data. Such </w:t>
      </w:r>
      <w:ins w:id="3123" w:author="S J" w:date="2015-03-29T17:34:00Z">
        <w:r>
          <w:rPr/>
          <w:t xml:space="preserve">a </w:t>
        </w:r>
      </w:ins>
      <w:r>
        <w:rPr/>
        <w:t>future application might utilize the results of grid-based systems for sharing medical images.</w:t>
      </w:r>
    </w:p>
    <w:p>
      <w:pPr>
        <w:pStyle w:val="Normal"/>
        <w:spacing w:lineRule="auto" w:line="360"/>
        <w:ind w:left="0" w:right="0" w:firstLine="360"/>
        <w:rPr/>
      </w:pPr>
      <w:r>
        <w:rPr/>
        <w:t xml:space="preserve">In the case of </w:t>
      </w:r>
      <w:ins w:id="3124" w:author="S J" w:date="2015-03-29T17:34:00Z">
        <w:r>
          <w:rPr/>
          <w:t xml:space="preserve">the </w:t>
        </w:r>
      </w:ins>
      <w:r>
        <w:rPr/>
        <w:t>application for parameter estimation</w:t>
      </w:r>
      <w:ins w:id="3125" w:author="S J" w:date="2015-03-29T17:34:00Z">
        <w:r>
          <w:rPr/>
          <w:t>,</w:t>
        </w:r>
      </w:ins>
      <w:r>
        <w:rPr/>
        <w:t xml:space="preserve"> presented in section </w:t>
      </w:r>
      <w:r>
        <w:rPr/>
        <w:fldChar w:fldCharType="begin"/>
      </w:r>
      <w:r>
        <w:instrText> REF BMsec_resultsestimation \h </w:instrText>
      </w:r>
      <w:r>
        <w:fldChar w:fldCharType="separate"/>
      </w:r>
      <w:r>
        <w:t>4.3</w:t>
      </w:r>
      <w:r>
        <w:fldChar w:fldCharType="end"/>
      </w:r>
      <w:ins w:id="3126" w:author="S J" w:date="2015-03-29T17:35:00Z">
        <w:r>
          <w:rPr/>
          <w:t>,</w:t>
        </w:r>
      </w:ins>
      <w:r>
        <w:rPr/>
        <w:t xml:space="preserve"> the computation is sensitive on communication overhead. For simple models</w:t>
      </w:r>
      <w:ins w:id="3127" w:author="S J" w:date="2015-03-29T17:35:00Z">
        <w:r>
          <w:rPr/>
          <w:t>,</w:t>
        </w:r>
      </w:ins>
      <w:r>
        <w:rPr/>
        <w:t xml:space="preserve"> local High Performance Computing (HPC) resources are most beneficial</w:t>
      </w:r>
      <w:ins w:id="3128" w:author="S J" w:date="2015-03-29T17:35:00Z">
        <w:r>
          <w:rPr/>
          <w:t>. F</w:t>
        </w:r>
      </w:ins>
      <w:del w:id="3129" w:author="S J" w:date="2015-03-29T17:35:00Z">
        <w:r>
          <w:rPr/>
          <w:delText>, fo</w:delText>
        </w:r>
      </w:del>
      <w:ins w:id="3130" w:author="S J" w:date="2015-03-29T17:35:00Z">
        <w:r>
          <w:rPr/>
          <w:t>o</w:t>
        </w:r>
      </w:ins>
      <w:r>
        <w:rPr/>
        <w:t>r medium and highly complex models</w:t>
      </w:r>
      <w:ins w:id="3131" w:author="S J" w:date="2015-03-29T17:35:00Z">
        <w:r>
          <w:rPr/>
          <w:t>,</w:t>
        </w:r>
      </w:ins>
      <w:r>
        <w:rPr/>
        <w:t xml:space="preserve"> the deployment of worker nodes into </w:t>
      </w:r>
      <w:ins w:id="3132" w:author="S J" w:date="2015-03-29T17:35:00Z">
        <w:r>
          <w:rPr/>
          <w:t xml:space="preserve">a </w:t>
        </w:r>
      </w:ins>
      <w:r>
        <w:rPr/>
        <w:t>cloud</w:t>
      </w:r>
      <w:del w:id="3133" w:author="S J" w:date="2015-03-29T17:35:00Z">
        <w:r>
          <w:rPr/>
          <w:delText>-</w:delText>
        </w:r>
      </w:del>
      <w:ins w:id="3134" w:author="S J" w:date="2015-03-29T17:35:00Z">
        <w:r>
          <w:rPr/>
          <w:t xml:space="preserve"> </w:t>
        </w:r>
      </w:ins>
      <w:r>
        <w:rPr/>
        <w:t xml:space="preserve">computing environment is worth </w:t>
      </w:r>
      <w:del w:id="3135" w:author="S J" w:date="2015-03-29T17:35:00Z">
        <w:r>
          <w:rPr/>
          <w:delText>to consider</w:delText>
        </w:r>
      </w:del>
      <w:ins w:id="3136" w:author="S J" w:date="2015-03-29T17:35:00Z">
        <w:r>
          <w:rPr/>
          <w:t>considering</w:t>
        </w:r>
      </w:ins>
      <w:r>
        <w:rPr/>
        <w:t>. The application for parameter sweep is embarrassingly parallel and suitable for High Throughput Computing (HTC)</w:t>
      </w:r>
      <w:ins w:id="3137" w:author="S J" w:date="2015-03-29T17:35:00Z">
        <w:r>
          <w:rPr/>
          <w:t>,</w:t>
        </w:r>
      </w:ins>
      <w:r>
        <w:rPr/>
        <w:t xml:space="preserve"> which is the focus of current grid</w:t>
      </w:r>
      <w:ins w:id="3138" w:author="S J" w:date="2015-03-29T17:35:00Z">
        <w:r>
          <w:rPr/>
          <w:t xml:space="preserve"> </w:t>
        </w:r>
      </w:ins>
      <w:del w:id="3139" w:author="S J" w:date="2015-03-29T17:35:00Z">
        <w:r>
          <w:rPr/>
          <w:delText>-</w:delText>
        </w:r>
      </w:del>
      <w:r>
        <w:rPr/>
        <w:t xml:space="preserve">computing infrastructures. </w:t>
      </w:r>
    </w:p>
    <w:p>
      <w:pPr>
        <w:pStyle w:val="Normal"/>
        <w:spacing w:lineRule="auto" w:line="360"/>
        <w:ind w:left="0" w:right="0" w:firstLine="360"/>
        <w:rPr/>
      </w:pPr>
      <w:ins w:id="3140" w:author="S J" w:date="2015-03-29T17:35:00Z">
        <w:r>
          <w:rPr/>
          <w:t xml:space="preserve">When porting an application to </w:t>
        </w:r>
      </w:ins>
      <w:ins w:id="3141" w:author="S J" w:date="2015-03-29T17:37:00Z">
        <w:r>
          <w:rPr/>
          <w:t>a</w:t>
        </w:r>
      </w:ins>
      <w:ins w:id="3142" w:author="S J" w:date="2015-03-29T17:35:00Z">
        <w:r>
          <w:rPr/>
          <w:t xml:space="preserve"> grid environment, on</w:t>
        </w:r>
      </w:ins>
      <w:del w:id="3143" w:author="S J" w:date="2015-03-29T17:36:00Z">
        <w:r>
          <w:rPr/>
          <w:delText>On</w:delText>
        </w:r>
      </w:del>
      <w:r>
        <w:rPr/>
        <w:t xml:space="preserve">e </w:t>
      </w:r>
      <w:del w:id="3144" w:author="S J" w:date="2015-03-29T17:36:00Z">
        <w:r>
          <w:rPr/>
          <w:delText xml:space="preserve">of the </w:delText>
        </w:r>
      </w:del>
      <w:r>
        <w:rPr/>
        <w:t xml:space="preserve">important decision </w:t>
      </w:r>
      <w:ins w:id="3145" w:author="S J" w:date="2015-03-29T17:36:00Z">
        <w:r>
          <w:rPr/>
          <w:t xml:space="preserve">to consider </w:t>
        </w:r>
      </w:ins>
      <w:del w:id="3146" w:author="S J" w:date="2015-03-29T17:36:00Z">
        <w:r>
          <w:rPr/>
          <w:delText xml:space="preserve">when porting an application to the grid environment </w:delText>
        </w:r>
      </w:del>
      <w:r>
        <w:rPr/>
        <w:t>is the platform of the used system. The architecture</w:t>
      </w:r>
      <w:ins w:id="3147" w:author="S J" w:date="2015-03-29T17:36:00Z">
        <w:r>
          <w:rPr/>
          <w:t xml:space="preserve">, </w:t>
        </w:r>
      </w:ins>
      <w:del w:id="3148" w:author="S J" w:date="2015-03-29T17:36:00Z">
        <w:r>
          <w:rPr/>
          <w:delText xml:space="preserve"> </w:delText>
        </w:r>
      </w:del>
      <w:r>
        <w:rPr/>
        <w:t xml:space="preserve">which involves computational nodes </w:t>
      </w:r>
      <w:ins w:id="3149" w:author="S J" w:date="2015-03-29T17:36:00Z">
        <w:r>
          <w:rPr/>
          <w:t xml:space="preserve">that are </w:t>
        </w:r>
      </w:ins>
      <w:r>
        <w:rPr/>
        <w:t xml:space="preserve">deployed in </w:t>
      </w:r>
      <w:ins w:id="3150" w:author="S J" w:date="2015-03-29T17:36:00Z">
        <w:r>
          <w:rPr/>
          <w:t xml:space="preserve">a </w:t>
        </w:r>
      </w:ins>
      <w:r>
        <w:rPr/>
        <w:t>cloud</w:t>
      </w:r>
      <w:del w:id="3151" w:author="S J" w:date="2015-03-29T17:36:00Z">
        <w:r>
          <w:rPr/>
          <w:delText>-</w:delText>
        </w:r>
      </w:del>
      <w:ins w:id="3152" w:author="S J" w:date="2015-03-29T17:36:00Z">
        <w:r>
          <w:rPr/>
          <w:t xml:space="preserve"> </w:t>
        </w:r>
      </w:ins>
      <w:r>
        <w:rPr/>
        <w:t>computing infrastructure</w:t>
      </w:r>
      <w:ins w:id="3153" w:author="S J" w:date="2015-03-29T17:36:00Z">
        <w:r>
          <w:rPr/>
          <w:t>,</w:t>
        </w:r>
      </w:ins>
      <w:r>
        <w:rPr/>
        <w:t xml:space="preserve"> </w:t>
      </w:r>
      <w:del w:id="3154" w:author="S J" w:date="2015-03-29T17:36:00Z">
        <w:r>
          <w:rPr/>
          <w:delText xml:space="preserve">was </w:delText>
        </w:r>
      </w:del>
      <w:ins w:id="3155" w:author="S J" w:date="2015-03-29T17:36:00Z">
        <w:r>
          <w:rPr/>
          <w:t xml:space="preserve">is </w:t>
        </w:r>
      </w:ins>
      <w:r>
        <w:rPr/>
        <w:t>influenced by the fact</w:t>
      </w:r>
      <w:del w:id="3156" w:author="S J" w:date="2015-03-29T17:36:00Z">
        <w:r>
          <w:rPr/>
          <w:delText>,</w:delText>
        </w:r>
      </w:del>
      <w:r>
        <w:rPr/>
        <w:t xml:space="preserve"> that the model implementation is exported from </w:t>
      </w:r>
      <w:ins w:id="3157" w:author="S J" w:date="2015-03-29T17:36:00Z">
        <w:r>
          <w:rPr/>
          <w:t xml:space="preserve">a </w:t>
        </w:r>
      </w:ins>
      <w:r>
        <w:rPr/>
        <w:t>third party tool to the standard FMU library</w:t>
      </w:r>
      <w:ins w:id="3158" w:author="S J" w:date="2015-03-29T17:36:00Z">
        <w:r>
          <w:rPr/>
          <w:t>,</w:t>
        </w:r>
      </w:ins>
      <w:r>
        <w:rPr/>
        <w:t xml:space="preserve"> as mentioned in section </w:t>
      </w:r>
      <w:r>
        <w:rPr/>
        <w:fldChar w:fldCharType="begin"/>
      </w:r>
      <w:r>
        <w:instrText> REF BMsec_methodsestimation \h </w:instrText>
      </w:r>
      <w:r>
        <w:fldChar w:fldCharType="separate"/>
      </w:r>
      <w:r>
        <w:t>3.3.3</w:t>
      </w:r>
      <w:r>
        <w:fldChar w:fldCharType="end"/>
      </w:r>
      <w:r>
        <w:rPr/>
        <w:t xml:space="preserve"> for the MS Windows platform. This determine</w:t>
      </w:r>
      <w:ins w:id="3159" w:author="S J" w:date="2015-03-29T17:37:00Z">
        <w:r>
          <w:rPr/>
          <w:t>s</w:t>
        </w:r>
      </w:ins>
      <w:del w:id="3160" w:author="S J" w:date="2015-03-29T17:37:00Z">
        <w:r>
          <w:rPr/>
          <w:delText>d</w:delText>
        </w:r>
      </w:del>
      <w:r>
        <w:rPr/>
        <w:t xml:space="preserve"> the platform of the worker node and the virtualization </w:t>
      </w:r>
      <w:del w:id="3161" w:author="S J" w:date="2015-03-29T17:37:00Z">
        <w:r>
          <w:rPr/>
          <w:delText>-</w:delText>
        </w:r>
      </w:del>
      <w:ins w:id="3162" w:author="S J" w:date="2015-03-29T17:37:00Z">
        <w:r>
          <w:rPr/>
          <w:t>–</w:t>
        </w:r>
      </w:ins>
      <w:r>
        <w:rPr/>
        <w:t xml:space="preserve"> or</w:t>
      </w:r>
      <w:ins w:id="3163" w:author="S J" w:date="2015-03-29T17:37:00Z">
        <w:r>
          <w:rPr/>
          <w:t>,</w:t>
        </w:r>
      </w:ins>
      <w:r>
        <w:rPr/>
        <w:t xml:space="preserve"> in </w:t>
      </w:r>
      <w:ins w:id="3164" w:author="S J" w:date="2015-03-29T17:37:00Z">
        <w:r>
          <w:rPr/>
          <w:t xml:space="preserve">the </w:t>
        </w:r>
      </w:ins>
      <w:r>
        <w:rPr/>
        <w:t>case of parameter estimation</w:t>
      </w:r>
      <w:ins w:id="3165" w:author="S J" w:date="2015-03-29T17:37:00Z">
        <w:r>
          <w:rPr/>
          <w:t>,</w:t>
        </w:r>
      </w:ins>
      <w:r>
        <w:rPr/>
        <w:t xml:space="preserve"> </w:t>
      </w:r>
      <w:del w:id="3166" w:author="S J" w:date="2015-03-29T17:37:00Z">
        <w:r>
          <w:rPr/>
          <w:delText xml:space="preserve">a </w:delText>
        </w:r>
      </w:del>
      <w:r>
        <w:rPr/>
        <w:t xml:space="preserve">cloud computing is utilized on </w:t>
      </w:r>
      <w:ins w:id="3167" w:author="S J" w:date="2015-03-29T17:37:00Z">
        <w:r>
          <w:rPr/>
          <w:t xml:space="preserve">a </w:t>
        </w:r>
      </w:ins>
      <w:r>
        <w:rPr/>
        <w:t xml:space="preserve">prepared platform with </w:t>
      </w:r>
      <w:ins w:id="3168" w:author="S J" w:date="2015-03-29T17:37:00Z">
        <w:r>
          <w:rPr/>
          <w:t xml:space="preserve">a </w:t>
        </w:r>
      </w:ins>
      <w:r>
        <w:rPr/>
        <w:t xml:space="preserve">MS Windows Datacenter license. In </w:t>
      </w:r>
      <w:ins w:id="3169" w:author="S J" w:date="2015-03-29T17:38:00Z">
        <w:r>
          <w:rPr/>
          <w:t xml:space="preserve">the </w:t>
        </w:r>
      </w:ins>
      <w:r>
        <w:rPr/>
        <w:t>case of parameter sweep</w:t>
      </w:r>
      <w:ins w:id="3170" w:author="S J" w:date="2015-03-29T17:38:00Z">
        <w:r>
          <w:rPr/>
          <w:t>,</w:t>
        </w:r>
      </w:ins>
      <w:r>
        <w:rPr/>
        <w:t xml:space="preserve"> a desktop</w:t>
      </w:r>
      <w:ins w:id="3171" w:author="S J" w:date="2015-03-29T17:38:00Z">
        <w:r>
          <w:rPr/>
          <w:t xml:space="preserve"> </w:t>
        </w:r>
      </w:ins>
      <w:del w:id="3172" w:author="S J" w:date="2015-03-29T17:38:00Z">
        <w:r>
          <w:rPr/>
          <w:delText>-</w:delText>
        </w:r>
      </w:del>
      <w:r>
        <w:rPr/>
        <w:t xml:space="preserve">grid computing BOINC worker and application for </w:t>
      </w:r>
      <w:ins w:id="3173" w:author="S J" w:date="2015-03-29T17:38:00Z">
        <w:r>
          <w:rPr/>
          <w:t xml:space="preserve">a </w:t>
        </w:r>
      </w:ins>
      <w:r>
        <w:rPr/>
        <w:t xml:space="preserve">MS Windows platform </w:t>
      </w:r>
      <w:del w:id="3174" w:author="S J" w:date="2015-03-29T17:39:00Z">
        <w:r>
          <w:rPr/>
          <w:delText xml:space="preserve">only </w:delText>
        </w:r>
      </w:del>
      <w:r>
        <w:rPr/>
        <w:t xml:space="preserve">is </w:t>
      </w:r>
      <w:ins w:id="3175" w:author="S J" w:date="2015-03-29T17:39:00Z">
        <w:r>
          <w:rPr/>
          <w:t xml:space="preserve">only </w:t>
        </w:r>
      </w:ins>
      <w:r>
        <w:rPr/>
        <w:t xml:space="preserve">prepared for volunteers with the compatible system. To utilize </w:t>
      </w:r>
      <w:ins w:id="3176" w:author="S J" w:date="2015-03-29T17:39:00Z">
        <w:r>
          <w:rPr/>
          <w:t xml:space="preserve">the </w:t>
        </w:r>
      </w:ins>
      <w:r>
        <w:rPr/>
        <w:t>service</w:t>
      </w:r>
      <w:ins w:id="3177" w:author="S J" w:date="2015-03-29T17:39:00Z">
        <w:r>
          <w:rPr/>
          <w:t xml:space="preserve"> </w:t>
        </w:r>
      </w:ins>
      <w:del w:id="3178" w:author="S J" w:date="2015-03-29T17:39:00Z">
        <w:r>
          <w:rPr/>
          <w:delText>-</w:delText>
        </w:r>
      </w:del>
      <w:r>
        <w:rPr/>
        <w:t>grid infrastructure</w:t>
      </w:r>
      <w:ins w:id="3179" w:author="S J" w:date="2015-03-29T17:39:00Z">
        <w:r>
          <w:rPr/>
          <w:t>,</w:t>
        </w:r>
      </w:ins>
      <w:r>
        <w:rPr/>
        <w:t xml:space="preserve"> an export of the model into </w:t>
      </w:r>
      <w:ins w:id="3180" w:author="S J" w:date="2015-03-29T17:39:00Z">
        <w:r>
          <w:rPr/>
          <w:t xml:space="preserve">a </w:t>
        </w:r>
      </w:ins>
      <w:r>
        <w:rPr/>
        <w:t>FMU library and implementation of the wrapper service must be done in the grid</w:t>
      </w:r>
      <w:ins w:id="3181" w:author="S J" w:date="2015-03-29T17:40:00Z">
        <w:r>
          <w:rPr/>
          <w:t xml:space="preserve"> </w:t>
        </w:r>
      </w:ins>
      <w:del w:id="3182" w:author="S J" w:date="2015-03-29T17:40:00Z">
        <w:r>
          <w:rPr/>
          <w:delText>-</w:delText>
        </w:r>
      </w:del>
      <w:r>
        <w:rPr/>
        <w:t>computing platform</w:t>
      </w:r>
      <w:ins w:id="3183" w:author="S J" w:date="2015-03-29T17:40:00Z">
        <w:r>
          <w:rPr/>
          <w:t>,</w:t>
        </w:r>
      </w:ins>
      <w:r>
        <w:rPr/>
        <w:t xml:space="preserve"> which is usually </w:t>
      </w:r>
      <w:ins w:id="3184" w:author="S J" w:date="2015-03-29T17:40:00Z">
        <w:r>
          <w:rPr/>
          <w:t xml:space="preserve">a </w:t>
        </w:r>
      </w:ins>
      <w:r>
        <w:rPr/>
        <w:t xml:space="preserve">Linux based system. Another option </w:t>
      </w:r>
      <w:del w:id="3185" w:author="S J" w:date="2015-03-29T17:40:00Z">
        <w:r>
          <w:rPr/>
          <w:delText>could be</w:delText>
        </w:r>
      </w:del>
      <w:ins w:id="3186" w:author="S J" w:date="2015-03-29T17:40:00Z">
        <w:r>
          <w:rPr/>
          <w:t>is</w:t>
        </w:r>
      </w:ins>
      <w:r>
        <w:rPr/>
        <w:t xml:space="preserve"> to use WINE</w:t>
      </w:r>
      <w:r>
        <w:rPr>
          <w:rStyle w:val="FootnoteAnchor"/>
        </w:rPr>
        <w:footnoteReference w:id="40"/>
      </w:r>
      <w:r>
        <w:rPr/>
        <w:t xml:space="preserve"> – </w:t>
      </w:r>
      <w:ins w:id="3187" w:author="S J" w:date="2015-03-29T17:40:00Z">
        <w:r>
          <w:rPr/>
          <w:t xml:space="preserve">a </w:t>
        </w:r>
      </w:ins>
      <w:r>
        <w:rPr/>
        <w:t xml:space="preserve">compatibility layer </w:t>
      </w:r>
      <w:ins w:id="3188" w:author="S J" w:date="2015-03-29T17:40:00Z">
        <w:r>
          <w:rPr/>
          <w:t xml:space="preserve">that is </w:t>
        </w:r>
      </w:ins>
      <w:r>
        <w:rPr/>
        <w:t>capable of running Windows applications on several POSIX-compliant operating systems, such as Linux, Mac OSX</w:t>
      </w:r>
      <w:ins w:id="3189" w:author="S J" w:date="2015-03-29T17:40:00Z">
        <w:r>
          <w:rPr/>
          <w:t xml:space="preserve"> and</w:t>
        </w:r>
      </w:ins>
      <w:del w:id="3190" w:author="S J" w:date="2015-03-29T17:40:00Z">
        <w:r>
          <w:rPr/>
          <w:delText>,</w:delText>
        </w:r>
      </w:del>
      <w:r>
        <w:rPr/>
        <w:t xml:space="preserve"> BSD. For </w:t>
      </w:r>
      <w:del w:id="3191" w:author="S J" w:date="2015-03-29T17:40:00Z">
        <w:r>
          <w:rPr/>
          <w:delText xml:space="preserve">the </w:delText>
        </w:r>
      </w:del>
      <w:r>
        <w:rPr/>
        <w:t>smaller types of application and scientific community with their own tools</w:t>
      </w:r>
      <w:ins w:id="3192" w:author="S J" w:date="2015-03-29T17:40:00Z">
        <w:r>
          <w:rPr/>
          <w:t>,</w:t>
        </w:r>
      </w:ins>
      <w:r>
        <w:rPr/>
        <w:t xml:space="preserve"> </w:t>
      </w:r>
      <w:del w:id="3193" w:author="S J" w:date="2015-03-29T17:40:00Z">
        <w:r>
          <w:rPr/>
          <w:delText xml:space="preserve">it is </w:delText>
        </w:r>
      </w:del>
      <w:r>
        <w:rPr/>
        <w:t>the question</w:t>
      </w:r>
      <w:ins w:id="3194" w:author="S J" w:date="2015-03-29T17:40:00Z">
        <w:r>
          <w:rPr/>
          <w:t xml:space="preserve"> is </w:t>
        </w:r>
      </w:ins>
      <w:del w:id="3195" w:author="S J" w:date="2015-03-29T17:40:00Z">
        <w:r>
          <w:rPr/>
          <w:delText xml:space="preserve">, </w:delText>
        </w:r>
      </w:del>
      <w:r>
        <w:rPr/>
        <w:t xml:space="preserve">whether </w:t>
      </w:r>
      <w:ins w:id="3196" w:author="S J" w:date="2015-03-29T17:40:00Z">
        <w:r>
          <w:rPr/>
          <w:t xml:space="preserve">or not </w:t>
        </w:r>
      </w:ins>
      <w:r>
        <w:rPr/>
        <w:t xml:space="preserve">to invest on porting their tools to </w:t>
      </w:r>
      <w:ins w:id="3197" w:author="S J" w:date="2015-03-29T17:40:00Z">
        <w:r>
          <w:rPr/>
          <w:t xml:space="preserve">a </w:t>
        </w:r>
      </w:ins>
      <w:r>
        <w:rPr/>
        <w:t>grid</w:t>
      </w:r>
      <w:ins w:id="3198" w:author="S J" w:date="2015-03-29T17:40:00Z">
        <w:r>
          <w:rPr/>
          <w:t>-</w:t>
        </w:r>
      </w:ins>
      <w:del w:id="3199" w:author="S J" w:date="2015-03-29T17:40:00Z">
        <w:r>
          <w:rPr/>
          <w:delText xml:space="preserve"> </w:delText>
        </w:r>
      </w:del>
      <w:r>
        <w:rPr/>
        <w:t>specific platform and parallel programming model. In</w:t>
      </w:r>
      <w:ins w:id="3200" w:author="S J" w:date="2015-03-29T17:40:00Z">
        <w:r>
          <w:rPr/>
          <w:t xml:space="preserve"> the</w:t>
        </w:r>
      </w:ins>
      <w:r>
        <w:rPr/>
        <w:t xml:space="preserve"> case of integrating with </w:t>
      </w:r>
      <w:ins w:id="3201" w:author="S J" w:date="2015-03-29T17:40:00Z">
        <w:r>
          <w:rPr/>
          <w:t xml:space="preserve">a </w:t>
        </w:r>
      </w:ins>
      <w:r>
        <w:rPr/>
        <w:t>service grid</w:t>
      </w:r>
      <w:ins w:id="3202" w:author="S J" w:date="2015-03-29T17:40:00Z">
        <w:r>
          <w:rPr/>
          <w:t xml:space="preserve"> </w:t>
        </w:r>
      </w:ins>
      <w:del w:id="3203" w:author="S J" w:date="2015-03-29T17:40:00Z">
        <w:r>
          <w:rPr/>
          <w:delText>-</w:delText>
        </w:r>
      </w:del>
      <w:r>
        <w:rPr/>
        <w:t>middleware or with desktop</w:t>
      </w:r>
      <w:ins w:id="3204" w:author="S J" w:date="2015-03-29T17:41:00Z">
        <w:r>
          <w:rPr/>
          <w:t xml:space="preserve"> </w:t>
        </w:r>
      </w:ins>
      <w:del w:id="3205" w:author="S J" w:date="2015-03-29T17:41:00Z">
        <w:r>
          <w:rPr/>
          <w:delText>-</w:delText>
        </w:r>
      </w:del>
      <w:r>
        <w:rPr/>
        <w:t xml:space="preserve">grid framework, expert knowledge is needed to configure and customize the system. This is the case </w:t>
      </w:r>
      <w:del w:id="3206" w:author="S J" w:date="2015-03-29T17:41:00Z">
        <w:r>
          <w:rPr/>
          <w:delText xml:space="preserve">of </w:delText>
        </w:r>
      </w:del>
      <w:ins w:id="3207" w:author="S J" w:date="2015-03-29T17:41:00Z">
        <w:r>
          <w:rPr/>
          <w:t xml:space="preserve">for the </w:t>
        </w:r>
      </w:ins>
      <w:r>
        <w:rPr/>
        <w:t>sharing</w:t>
      </w:r>
      <w:ins w:id="3208" w:author="S J" w:date="2015-03-29T17:41:00Z">
        <w:r>
          <w:rPr/>
          <w:t xml:space="preserve"> of</w:t>
        </w:r>
      </w:ins>
      <w:r>
        <w:rPr/>
        <w:t xml:space="preserve"> medical images </w:t>
      </w:r>
      <w:ins w:id="3209" w:author="S J" w:date="2015-03-29T17:41:00Z">
        <w:r>
          <w:rPr/>
          <w:t>(</w:t>
        </w:r>
      </w:ins>
      <w:r>
        <w:rPr/>
        <w:t xml:space="preserve">presented in section </w:t>
      </w:r>
      <w:r>
        <w:rPr/>
        <w:fldChar w:fldCharType="begin"/>
      </w:r>
      <w:r>
        <w:instrText> REF BMsec_resultsimages \h </w:instrText>
      </w:r>
      <w:r>
        <w:fldChar w:fldCharType="separate"/>
      </w:r>
      <w:r>
        <w:t>4.1</w:t>
      </w:r>
      <w:r>
        <w:fldChar w:fldCharType="end"/>
      </w:r>
      <w:r>
        <w:rPr/>
        <w:t xml:space="preserve">) and </w:t>
      </w:r>
      <w:ins w:id="3210" w:author="S J" w:date="2015-03-29T17:41:00Z">
        <w:r>
          <w:rPr/>
          <w:t xml:space="preserve">for </w:t>
        </w:r>
      </w:ins>
      <w:r>
        <w:rPr/>
        <w:t>parameter estimation and parameter sweep</w:t>
      </w:r>
      <w:ins w:id="3211" w:author="S J" w:date="2015-03-29T17:41:00Z">
        <w:r>
          <w:rPr/>
          <w:t>,</w:t>
        </w:r>
      </w:ins>
      <w:r>
        <w:rPr/>
        <w:t xml:space="preserve"> which was tried with the desktop</w:t>
      </w:r>
      <w:ins w:id="3212" w:author="S J" w:date="2015-03-29T17:41:00Z">
        <w:r>
          <w:rPr/>
          <w:t xml:space="preserve"> </w:t>
        </w:r>
      </w:ins>
      <w:del w:id="3213" w:author="S J" w:date="2015-03-29T17:41:00Z">
        <w:r>
          <w:rPr/>
          <w:delText>-</w:delText>
        </w:r>
      </w:del>
      <w:r>
        <w:rPr/>
        <w:t>grid approach - BOINC framework</w:t>
      </w:r>
      <w:ins w:id="3214" w:author="S J" w:date="2015-03-29T17:41:00Z">
        <w:r>
          <w:rPr/>
          <w:t xml:space="preserve"> </w:t>
        </w:r>
      </w:ins>
      <w:r>
        <w:rPr/>
        <w:fldChar w:fldCharType="begin"/>
      </w:r>
      <w:r>
        <w:instrText> REF BMsec_resultsboinc \h </w:instrText>
      </w:r>
      <w:r>
        <w:fldChar w:fldCharType="separate"/>
      </w:r>
      <w:r>
        <w:t>4.3.1</w:t>
      </w:r>
      <w:r>
        <w:fldChar w:fldCharType="end"/>
      </w:r>
      <w:r>
        <w:rPr/>
        <w:t xml:space="preserve">. Virtualization facilitates </w:t>
      </w:r>
      <w:ins w:id="3215" w:author="S J" w:date="2015-03-29T17:41:00Z">
        <w:r>
          <w:rPr/>
          <w:t xml:space="preserve">the </w:t>
        </w:r>
      </w:ins>
      <w:r>
        <w:rPr/>
        <w:t>integrat</w:t>
      </w:r>
      <w:ins w:id="3216" w:author="S J" w:date="2015-03-29T17:41:00Z">
        <w:r>
          <w:rPr/>
          <w:t>ion</w:t>
        </w:r>
      </w:ins>
      <w:del w:id="3217" w:author="S J" w:date="2015-03-29T17:41:00Z">
        <w:r>
          <w:rPr/>
          <w:delText>ing</w:delText>
        </w:r>
      </w:del>
      <w:r>
        <w:rPr/>
        <w:t xml:space="preserve"> effort</w:t>
      </w:r>
      <w:ins w:id="3218" w:author="S J" w:date="2015-03-29T17:41:00Z">
        <w:r>
          <w:rPr/>
          <w:t>,</w:t>
        </w:r>
      </w:ins>
      <w:r>
        <w:rPr/>
        <w:t xml:space="preserve"> as presented in </w:t>
      </w:r>
      <w:ins w:id="3219" w:author="S J" w:date="2015-03-29T17:41:00Z">
        <w:r>
          <w:rPr/>
          <w:t xml:space="preserve">the </w:t>
        </w:r>
      </w:ins>
      <w:r>
        <w:rPr/>
        <w:t xml:space="preserve">case of remote analysis of </w:t>
      </w:r>
      <w:ins w:id="3220" w:author="S J" w:date="2015-03-29T17:41:00Z">
        <w:r>
          <w:rPr/>
          <w:t xml:space="preserve">the </w:t>
        </w:r>
      </w:ins>
      <w:r>
        <w:rPr/>
        <w:t xml:space="preserve">human voice (section </w:t>
      </w:r>
      <w:r>
        <w:rPr/>
        <w:fldChar w:fldCharType="begin"/>
      </w:r>
      <w:r>
        <w:instrText> REF BMsec_resultsvoice \h </w:instrText>
      </w:r>
      <w:r>
        <w:fldChar w:fldCharType="separate"/>
      </w:r>
      <w:r>
        <w:t>4.2</w:t>
      </w:r>
      <w:r>
        <w:fldChar w:fldCharType="end"/>
      </w:r>
      <w:r>
        <w:rPr/>
        <w:t xml:space="preserve">) and </w:t>
      </w:r>
      <w:del w:id="3221" w:author="S J" w:date="2015-03-29T17:41:00Z">
        <w:r>
          <w:rPr/>
          <w:delText xml:space="preserve">as presented </w:delText>
        </w:r>
      </w:del>
      <w:r>
        <w:rPr/>
        <w:t xml:space="preserve">in the case of deployment of worker nodes in </w:t>
      </w:r>
      <w:ins w:id="3222" w:author="S J" w:date="2015-03-29T17:41:00Z">
        <w:r>
          <w:rPr/>
          <w:t xml:space="preserve">a </w:t>
        </w:r>
      </w:ins>
      <w:r>
        <w:rPr/>
        <w:t xml:space="preserve">cloud computing environment for parameter estimation (section </w:t>
      </w:r>
      <w:r>
        <w:rPr/>
        <w:fldChar w:fldCharType="begin"/>
      </w:r>
      <w:r>
        <w:instrText> REF BMsec_resultsestimation \h </w:instrText>
      </w:r>
      <w:r>
        <w:fldChar w:fldCharType="separate"/>
      </w:r>
      <w:r>
        <w:t>4.3</w:t>
      </w:r>
      <w:r>
        <w:fldChar w:fldCharType="end"/>
      </w:r>
      <w:r>
        <w:rPr/>
        <w:t xml:space="preserve">). Based on </w:t>
      </w:r>
      <w:del w:id="3223" w:author="S J" w:date="2015-03-29T17:42:00Z">
        <w:r>
          <w:rPr/>
          <w:delText xml:space="preserve">the </w:delText>
        </w:r>
      </w:del>
      <w:r>
        <w:rPr/>
        <w:t>previous results and ideas</w:t>
      </w:r>
      <w:ins w:id="3224" w:author="S J" w:date="2015-03-29T17:42:00Z">
        <w:r>
          <w:rPr/>
          <w:t xml:space="preserve">, </w:t>
        </w:r>
      </w:ins>
      <w:del w:id="3225" w:author="S J" w:date="2015-03-29T17:42:00Z">
        <w:r>
          <w:rPr/>
          <w:delText xml:space="preserve"> it can be formulated </w:delText>
        </w:r>
      </w:del>
      <w:r>
        <w:rPr/>
        <w:t xml:space="preserve">the answer to the questions from the section </w:t>
      </w:r>
      <w:r>
        <w:rPr/>
        <w:fldChar w:fldCharType="begin"/>
      </w:r>
      <w:r>
        <w:instrText> REF BMsec_goal \h </w:instrText>
      </w:r>
      <w:r>
        <w:fldChar w:fldCharType="separate"/>
      </w:r>
      <w:r>
        <w:t>1.1</w:t>
      </w:r>
      <w:r>
        <w:fldChar w:fldCharType="end"/>
      </w:r>
      <w:ins w:id="3226" w:author="S J" w:date="2015-03-29T17:42:00Z">
        <w:r>
          <w:rPr/>
          <w:t xml:space="preserve"> can be formulated</w:t>
        </w:r>
      </w:ins>
      <w:r>
        <w:rPr/>
        <w:t xml:space="preserve">: </w:t>
      </w:r>
    </w:p>
    <w:p>
      <w:pPr>
        <w:pStyle w:val="List"/>
        <w:spacing w:lineRule="auto" w:line="360" w:before="50" w:after="120"/>
        <w:ind w:left="600" w:right="0" w:hanging="300"/>
        <w:rPr>
          <w:i/>
          <w:sz w:val="24"/>
        </w:rPr>
      </w:pPr>
      <w:r>
        <w:rPr>
          <w:rFonts w:eastAsia="Times New Roman" w:cs="Times New Roman"/>
          <w:sz w:val="24"/>
        </w:rPr>
        <w:t>•</w:t>
      </w:r>
      <w:r>
        <w:rPr>
          <w:i/>
          <w:sz w:val="24"/>
        </w:rPr>
        <w:t xml:space="preserve">Is it beneficial </w:t>
      </w:r>
      <w:del w:id="3227" w:author="S J" w:date="2015-03-29T17:42:00Z">
        <w:r>
          <w:rPr>
            <w:i/>
            <w:sz w:val="24"/>
          </w:rPr>
          <w:delText>of utilizing</w:delText>
        </w:r>
      </w:del>
      <w:ins w:id="3228" w:author="S J" w:date="2015-03-29T17:42:00Z">
        <w:r>
          <w:rPr>
            <w:i/>
            <w:sz w:val="24"/>
          </w:rPr>
          <w:t>to utilize</w:t>
        </w:r>
      </w:ins>
      <w:r>
        <w:rPr>
          <w:i/>
          <w:sz w:val="24"/>
        </w:rPr>
        <w:t xml:space="preserve"> grid</w:t>
      </w:r>
      <w:del w:id="3229" w:author="S J" w:date="2015-03-29T17:42:00Z">
        <w:r>
          <w:rPr>
            <w:i/>
            <w:sz w:val="24"/>
          </w:rPr>
          <w:delText>-</w:delText>
        </w:r>
      </w:del>
      <w:ins w:id="3230" w:author="S J" w:date="2015-03-29T17:42:00Z">
        <w:r>
          <w:rPr>
            <w:i/>
            <w:sz w:val="24"/>
          </w:rPr>
          <w:t xml:space="preserve"> </w:t>
        </w:r>
      </w:ins>
      <w:r>
        <w:rPr>
          <w:i/>
          <w:sz w:val="24"/>
        </w:rPr>
        <w:t>computing and cloud</w:t>
      </w:r>
      <w:del w:id="3231" w:author="S J" w:date="2015-03-29T17:42:00Z">
        <w:r>
          <w:rPr>
            <w:i/>
            <w:sz w:val="24"/>
          </w:rPr>
          <w:delText>-</w:delText>
        </w:r>
      </w:del>
      <w:ins w:id="3232" w:author="S J" w:date="2015-03-29T17:42:00Z">
        <w:r>
          <w:rPr>
            <w:i/>
            <w:sz w:val="24"/>
          </w:rPr>
          <w:t xml:space="preserve"> </w:t>
        </w:r>
      </w:ins>
      <w:r>
        <w:rPr>
          <w:i/>
          <w:sz w:val="24"/>
        </w:rPr>
        <w:t xml:space="preserve">computing technology for </w:t>
      </w:r>
      <w:ins w:id="3233" w:author="S J" w:date="2015-03-29T17:42:00Z">
        <w:r>
          <w:rPr>
            <w:i/>
            <w:sz w:val="24"/>
          </w:rPr>
          <w:t xml:space="preserve">the </w:t>
        </w:r>
      </w:ins>
      <w:r>
        <w:rPr>
          <w:i/>
          <w:sz w:val="24"/>
        </w:rPr>
        <w:t>processing</w:t>
      </w:r>
      <w:ins w:id="3234" w:author="S J" w:date="2015-03-29T17:42:00Z">
        <w:r>
          <w:rPr>
            <w:i/>
            <w:sz w:val="24"/>
          </w:rPr>
          <w:t xml:space="preserve"> of</w:t>
        </w:r>
      </w:ins>
      <w:r>
        <w:rPr>
          <w:i/>
          <w:sz w:val="24"/>
        </w:rPr>
        <w:t xml:space="preserve"> medical information and how? </w:t>
      </w:r>
    </w:p>
    <w:p>
      <w:pPr>
        <w:pStyle w:val="Normal"/>
        <w:spacing w:lineRule="auto" w:line="360"/>
        <w:ind w:left="600" w:right="0" w:hanging="0"/>
        <w:rPr/>
      </w:pPr>
      <w:r>
        <w:rPr/>
        <w:t>Grid</w:t>
      </w:r>
      <w:del w:id="3235" w:author="S J" w:date="2015-03-29T17:42:00Z">
        <w:r>
          <w:rPr/>
          <w:delText>-</w:delText>
        </w:r>
      </w:del>
      <w:ins w:id="3236" w:author="S J" w:date="2015-03-29T17:42:00Z">
        <w:r>
          <w:rPr/>
          <w:t xml:space="preserve"> </w:t>
        </w:r>
      </w:ins>
      <w:r>
        <w:rPr/>
        <w:t>computing and cloud</w:t>
      </w:r>
      <w:del w:id="3237" w:author="S J" w:date="2015-03-29T17:42:00Z">
        <w:r>
          <w:rPr/>
          <w:delText>-</w:delText>
        </w:r>
      </w:del>
      <w:ins w:id="3238" w:author="S J" w:date="2015-03-29T17:42:00Z">
        <w:r>
          <w:rPr/>
          <w:t xml:space="preserve"> </w:t>
        </w:r>
      </w:ins>
      <w:r>
        <w:rPr/>
        <w:t>computing may significantly speedup parameter stud</w:t>
      </w:r>
      <w:ins w:id="3239" w:author="S J" w:date="2015-03-29T18:06:00Z">
        <w:r>
          <w:rPr/>
          <w:t>ies</w:t>
        </w:r>
      </w:ins>
      <w:del w:id="3240" w:author="S J" w:date="2015-03-29T18:06:00Z">
        <w:r>
          <w:rPr/>
          <w:delText>y</w:delText>
        </w:r>
      </w:del>
      <w:r>
        <w:rPr/>
        <w:t xml:space="preserve"> of medium and complex models in computational physiology. Such </w:t>
      </w:r>
      <w:ins w:id="3241" w:author="S J" w:date="2015-03-29T17:43:00Z">
        <w:r>
          <w:rPr/>
          <w:t xml:space="preserve">a </w:t>
        </w:r>
      </w:ins>
      <w:r>
        <w:rPr/>
        <w:t>speedup might influence</w:t>
      </w:r>
      <w:ins w:id="3242" w:author="S J" w:date="2015-03-29T17:43:00Z">
        <w:r>
          <w:rPr/>
          <w:t xml:space="preserve"> its</w:t>
        </w:r>
      </w:ins>
      <w:r>
        <w:rPr/>
        <w:t xml:space="preserve"> applicability in clinical use. For the case of sharing and processing medical images or analysis of voice signals, grid</w:t>
      </w:r>
      <w:ins w:id="3243" w:author="S J" w:date="2015-03-29T17:43:00Z">
        <w:r>
          <w:rPr/>
          <w:t xml:space="preserve"> </w:t>
        </w:r>
      </w:ins>
      <w:del w:id="3244" w:author="S J" w:date="2015-03-29T17:43:00Z">
        <w:r>
          <w:rPr/>
          <w:delText>-</w:delText>
        </w:r>
      </w:del>
      <w:r>
        <w:rPr/>
        <w:t>computing or cloud</w:t>
      </w:r>
      <w:ins w:id="3245" w:author="S J" w:date="2015-03-29T17:43:00Z">
        <w:r>
          <w:rPr/>
          <w:t xml:space="preserve"> </w:t>
        </w:r>
      </w:ins>
      <w:del w:id="3246" w:author="S J" w:date="2015-03-29T17:43:00Z">
        <w:r>
          <w:rPr/>
          <w:delText>-</w:delText>
        </w:r>
      </w:del>
      <w:r>
        <w:rPr/>
        <w:t>computing introduce</w:t>
      </w:r>
      <w:ins w:id="3247" w:author="S J" w:date="2015-03-29T17:43:00Z">
        <w:r>
          <w:rPr/>
          <w:t>s</w:t>
        </w:r>
      </w:ins>
      <w:r>
        <w:rPr/>
        <w:t xml:space="preserve"> technology t</w:t>
      </w:r>
      <w:ins w:id="3248" w:author="S J" w:date="2015-03-29T17:43:00Z">
        <w:r>
          <w:rPr/>
          <w:t>hat</w:t>
        </w:r>
      </w:ins>
      <w:del w:id="3249" w:author="S J" w:date="2015-03-29T17:43:00Z">
        <w:r>
          <w:rPr/>
          <w:delText>o</w:delText>
        </w:r>
      </w:del>
      <w:r>
        <w:rPr/>
        <w:t xml:space="preserve"> facilitate</w:t>
      </w:r>
      <w:ins w:id="3250" w:author="S J" w:date="2015-03-29T17:43:00Z">
        <w:r>
          <w:rPr/>
          <w:t>s a</w:t>
        </w:r>
      </w:ins>
      <w:r>
        <w:rPr/>
        <w:t xml:space="preserve"> cooperation among </w:t>
      </w:r>
      <w:ins w:id="3251" w:author="S J" w:date="2015-03-29T17:43:00Z">
        <w:r>
          <w:rPr/>
          <w:t xml:space="preserve">a </w:t>
        </w:r>
      </w:ins>
      <w:r>
        <w:rPr/>
        <w:t>community of users from different geographically dispersed areas and facilitate</w:t>
      </w:r>
      <w:ins w:id="3252" w:author="S J" w:date="2015-03-29T17:43:00Z">
        <w:r>
          <w:rPr/>
          <w:t>s the</w:t>
        </w:r>
      </w:ins>
      <w:r>
        <w:rPr/>
        <w:t xml:space="preserve"> sharing </w:t>
      </w:r>
      <w:ins w:id="3253" w:author="S J" w:date="2015-03-29T17:43:00Z">
        <w:r>
          <w:rPr/>
          <w:t xml:space="preserve">of </w:t>
        </w:r>
      </w:ins>
      <w:r>
        <w:rPr/>
        <w:t>large data sets.</w:t>
      </w:r>
    </w:p>
    <w:p>
      <w:pPr>
        <w:pStyle w:val="List"/>
        <w:spacing w:lineRule="auto" w:line="360" w:before="50" w:after="120"/>
        <w:ind w:left="600" w:right="0" w:hanging="300"/>
        <w:rPr>
          <w:i/>
          <w:sz w:val="24"/>
        </w:rPr>
      </w:pPr>
      <w:r>
        <w:rPr>
          <w:rFonts w:eastAsia="Times New Roman" w:cs="Times New Roman"/>
          <w:sz w:val="24"/>
        </w:rPr>
        <w:t>•</w:t>
      </w:r>
      <w:r>
        <w:rPr>
          <w:i/>
          <w:sz w:val="24"/>
        </w:rPr>
        <w:t xml:space="preserve">What are the limitations of processing medical information in grid or cloud? </w:t>
      </w:r>
    </w:p>
    <w:p>
      <w:pPr>
        <w:pStyle w:val="Normal"/>
        <w:spacing w:lineRule="auto" w:line="360"/>
        <w:ind w:left="600" w:right="0" w:hanging="0"/>
        <w:rPr/>
      </w:pPr>
      <w:r>
        <w:rPr/>
        <w:t>Limitation</w:t>
      </w:r>
      <w:ins w:id="3254" w:author="S J" w:date="2015-03-29T17:43:00Z">
        <w:r>
          <w:rPr/>
          <w:t>s</w:t>
        </w:r>
      </w:ins>
      <w:r>
        <w:rPr/>
        <w:t xml:space="preserve"> are given by the effort needed to integrate or port an application to </w:t>
      </w:r>
      <w:del w:id="3255" w:author="S J" w:date="2015-03-29T17:43:00Z">
        <w:r>
          <w:rPr/>
          <w:delText>d</w:delText>
        </w:r>
      </w:del>
      <w:ins w:id="3256" w:author="S J" w:date="2015-03-29T17:43:00Z">
        <w:r>
          <w:rPr/>
          <w:t>carry out</w:t>
        </w:r>
      </w:ins>
      <w:del w:id="3257" w:author="S J" w:date="2015-03-29T17:43:00Z">
        <w:r>
          <w:rPr/>
          <w:delText>o</w:delText>
        </w:r>
      </w:del>
      <w:r>
        <w:rPr/>
        <w:t xml:space="preserve"> computation or share data. </w:t>
      </w:r>
      <w:ins w:id="3258" w:author="S J" w:date="2015-03-29T17:44:00Z">
        <w:r>
          <w:rPr/>
          <w:t>The c</w:t>
        </w:r>
      </w:ins>
      <w:del w:id="3259" w:author="S J" w:date="2015-03-29T17:44:00Z">
        <w:r>
          <w:rPr/>
          <w:delText>C</w:delText>
        </w:r>
      </w:del>
      <w:r>
        <w:rPr/>
        <w:t xml:space="preserve">ost of porting </w:t>
      </w:r>
      <w:ins w:id="3260" w:author="S J" w:date="2015-03-29T17:44:00Z">
        <w:r>
          <w:rPr/>
          <w:t xml:space="preserve">an </w:t>
        </w:r>
      </w:ins>
      <w:r>
        <w:rPr/>
        <w:t>application to cloud</w:t>
      </w:r>
      <w:del w:id="3261" w:author="S J" w:date="2015-03-29T17:44:00Z">
        <w:r>
          <w:rPr/>
          <w:delText>-</w:delText>
        </w:r>
      </w:del>
      <w:ins w:id="3262" w:author="S J" w:date="2015-03-29T17:44:00Z">
        <w:r>
          <w:rPr/>
          <w:t xml:space="preserve"> </w:t>
        </w:r>
      </w:ins>
      <w:r>
        <w:rPr/>
        <w:t>computing is reduced by virtualization technology</w:t>
      </w:r>
      <w:ins w:id="3263" w:author="S J" w:date="2015-03-29T17:44:00Z">
        <w:r>
          <w:rPr/>
          <w:t xml:space="preserve"> rather</w:t>
        </w:r>
      </w:ins>
      <w:r>
        <w:rPr/>
        <w:t xml:space="preserve"> than to </w:t>
      </w:r>
      <w:ins w:id="3264" w:author="S J" w:date="2015-03-29T17:44:00Z">
        <w:r>
          <w:rPr/>
          <w:t xml:space="preserve">a </w:t>
        </w:r>
      </w:ins>
      <w:r>
        <w:rPr/>
        <w:t>grid</w:t>
      </w:r>
      <w:ins w:id="3265" w:author="S J" w:date="2015-03-29T18:11:00Z">
        <w:r>
          <w:rPr/>
          <w:t xml:space="preserve"> </w:t>
        </w:r>
      </w:ins>
      <w:del w:id="3266" w:author="S J" w:date="2015-03-29T18:11:00Z">
        <w:r>
          <w:rPr/>
          <w:delText>-</w:delText>
        </w:r>
      </w:del>
      <w:r>
        <w:rPr/>
        <w:t xml:space="preserve">computing environment, which needs additional work </w:t>
      </w:r>
      <w:ins w:id="3267" w:author="S J" w:date="2015-03-29T17:44:00Z">
        <w:r>
          <w:rPr/>
          <w:t xml:space="preserve">in order </w:t>
        </w:r>
      </w:ins>
      <w:r>
        <w:rPr/>
        <w:t xml:space="preserve">to adapt the application for </w:t>
      </w:r>
      <w:ins w:id="3268" w:author="S J" w:date="2015-03-29T17:44:00Z">
        <w:r>
          <w:rPr/>
          <w:t xml:space="preserve">a </w:t>
        </w:r>
      </w:ins>
      <w:r>
        <w:rPr/>
        <w:t>grid</w:t>
      </w:r>
      <w:ins w:id="3269" w:author="S J" w:date="2015-03-29T18:11:00Z">
        <w:r>
          <w:rPr/>
          <w:t xml:space="preserve"> </w:t>
        </w:r>
      </w:ins>
      <w:del w:id="3270" w:author="S J" w:date="2015-03-29T18:11:00Z">
        <w:r>
          <w:rPr/>
          <w:delText>-</w:delText>
        </w:r>
      </w:del>
      <w:r>
        <w:rPr/>
        <w:t xml:space="preserve">computing platform and API. </w:t>
      </w:r>
    </w:p>
    <w:p>
      <w:pPr>
        <w:pStyle w:val="Normal"/>
        <w:spacing w:lineRule="auto" w:line="360"/>
        <w:ind w:left="600" w:right="0" w:hanging="0"/>
        <w:rPr/>
      </w:pPr>
      <w:r>
        <w:rPr/>
        <w:t xml:space="preserve">From </w:t>
      </w:r>
      <w:ins w:id="3271" w:author="S J" w:date="2015-03-29T17:44:00Z">
        <w:r>
          <w:rPr/>
          <w:t xml:space="preserve">a </w:t>
        </w:r>
      </w:ins>
      <w:r>
        <w:rPr/>
        <w:t>programming model point of view, limitation</w:t>
      </w:r>
      <w:ins w:id="3272" w:author="S J" w:date="2015-03-29T17:44:00Z">
        <w:r>
          <w:rPr/>
          <w:t>s</w:t>
        </w:r>
      </w:ins>
      <w:r>
        <w:rPr/>
        <w:t xml:space="preserve"> are given by the theoretical features of algorithms and </w:t>
      </w:r>
      <w:ins w:id="3273" w:author="S J" w:date="2015-03-29T17:45:00Z">
        <w:r>
          <w:rPr/>
          <w:t xml:space="preserve">the </w:t>
        </w:r>
      </w:ins>
      <w:r>
        <w:rPr/>
        <w:t xml:space="preserve">problems </w:t>
      </w:r>
      <w:del w:id="3274" w:author="S J" w:date="2015-03-29T17:45:00Z">
        <w:r>
          <w:rPr/>
          <w:delText>to</w:delText>
        </w:r>
      </w:del>
      <w:ins w:id="3275" w:author="S J" w:date="2015-03-29T17:45:00Z">
        <w:r>
          <w:rPr/>
          <w:t>to be</w:t>
        </w:r>
      </w:ins>
      <w:r>
        <w:rPr/>
        <w:t xml:space="preserve"> solve</w:t>
      </w:r>
      <w:ins w:id="3276" w:author="S J" w:date="2015-03-29T17:45:00Z">
        <w:r>
          <w:rPr/>
          <w:t>d</w:t>
        </w:r>
      </w:ins>
      <w:r>
        <w:rPr/>
        <w:t>. Grid</w:t>
      </w:r>
      <w:del w:id="3277" w:author="S J" w:date="2015-03-29T17:45:00Z">
        <w:r>
          <w:rPr/>
          <w:delText>-</w:delText>
        </w:r>
      </w:del>
      <w:ins w:id="3278" w:author="S J" w:date="2015-03-29T17:45:00Z">
        <w:r>
          <w:rPr/>
          <w:t xml:space="preserve"> </w:t>
        </w:r>
      </w:ins>
      <w:r>
        <w:rPr/>
        <w:t>computing and cloud</w:t>
      </w:r>
      <w:del w:id="3279" w:author="S J" w:date="2015-03-29T17:45:00Z">
        <w:r>
          <w:rPr/>
          <w:delText>-</w:delText>
        </w:r>
      </w:del>
      <w:ins w:id="3280" w:author="S J" w:date="2015-03-29T17:45:00Z">
        <w:r>
          <w:rPr/>
          <w:t xml:space="preserve"> </w:t>
        </w:r>
      </w:ins>
      <w:r>
        <w:rPr/>
        <w:t xml:space="preserve">computing </w:t>
      </w:r>
      <w:del w:id="3281" w:author="S J" w:date="2015-03-29T17:45:00Z">
        <w:r>
          <w:rPr/>
          <w:delText xml:space="preserve">is </w:delText>
        </w:r>
      </w:del>
      <w:ins w:id="3282" w:author="S J" w:date="2015-03-29T17:45:00Z">
        <w:r>
          <w:rPr/>
          <w:t xml:space="preserve">are </w:t>
        </w:r>
      </w:ins>
      <w:r>
        <w:rPr/>
        <w:t>not general solution</w:t>
      </w:r>
      <w:ins w:id="3283" w:author="S J" w:date="2015-03-29T17:45:00Z">
        <w:r>
          <w:rPr/>
          <w:t>s</w:t>
        </w:r>
      </w:ins>
      <w:r>
        <w:rPr/>
        <w:t xml:space="preserve"> for hard problems (NP-complete problems)</w:t>
      </w:r>
      <w:ins w:id="3284" w:author="S J" w:date="2015-03-29T17:45:00Z">
        <w:r>
          <w:rPr/>
          <w:t>,</w:t>
        </w:r>
      </w:ins>
      <w:r>
        <w:rPr/>
        <w:t xml:space="preserve"> as discussed in section </w:t>
      </w:r>
      <w:r>
        <w:rPr/>
        <w:fldChar w:fldCharType="begin"/>
      </w:r>
      <w:r>
        <w:instrText> REF BMsec_introcomplexity \h </w:instrText>
      </w:r>
      <w:r>
        <w:fldChar w:fldCharType="separate"/>
      </w:r>
      <w:r>
        <w:t>2.1</w:t>
      </w:r>
      <w:r>
        <w:fldChar w:fldCharType="end"/>
      </w:r>
      <w:r>
        <w:rPr/>
        <w:t>. However</w:t>
      </w:r>
      <w:ins w:id="3285" w:author="S J" w:date="2015-03-29T17:45:00Z">
        <w:r>
          <w:rPr/>
          <w:t>,</w:t>
        </w:r>
      </w:ins>
      <w:r>
        <w:rPr/>
        <w:t xml:space="preserve"> connected with non-exact methods</w:t>
      </w:r>
      <w:ins w:id="3286" w:author="S J" w:date="2015-03-29T17:45:00Z">
        <w:r>
          <w:rPr/>
          <w:t>,</w:t>
        </w:r>
      </w:ins>
      <w:r>
        <w:rPr/>
        <w:t xml:space="preserve"> a concurrent processing of many tasks may bring </w:t>
      </w:r>
      <w:ins w:id="3287" w:author="S J" w:date="2015-03-29T17:45:00Z">
        <w:r>
          <w:rPr/>
          <w:t xml:space="preserve">an </w:t>
        </w:r>
      </w:ins>
      <w:r>
        <w:rPr/>
        <w:t>acceptable non-exact solution.</w:t>
      </w:r>
    </w:p>
    <w:p>
      <w:pPr>
        <w:pStyle w:val="List"/>
        <w:spacing w:lineRule="auto" w:line="360" w:before="50" w:after="120"/>
        <w:ind w:left="600" w:right="0" w:hanging="300"/>
        <w:rPr>
          <w:i/>
          <w:sz w:val="24"/>
        </w:rPr>
      </w:pPr>
      <w:r>
        <w:rPr>
          <w:rFonts w:eastAsia="Times New Roman" w:cs="Times New Roman"/>
          <w:sz w:val="24"/>
        </w:rPr>
        <w:t>•</w:t>
      </w:r>
      <w:r>
        <w:rPr>
          <w:sz w:val="24"/>
        </w:rPr>
        <w:tab/>
      </w:r>
      <w:r>
        <w:rPr>
          <w:i/>
          <w:sz w:val="24"/>
        </w:rPr>
        <w:t>How can the grid</w:t>
      </w:r>
      <w:del w:id="3288" w:author="S J" w:date="2015-03-29T17:45:00Z">
        <w:r>
          <w:rPr>
            <w:i/>
            <w:sz w:val="24"/>
          </w:rPr>
          <w:delText>-</w:delText>
        </w:r>
      </w:del>
      <w:ins w:id="3289" w:author="S J" w:date="2015-03-29T17:45:00Z">
        <w:r>
          <w:rPr>
            <w:i/>
            <w:sz w:val="24"/>
          </w:rPr>
          <w:t xml:space="preserve"> </w:t>
        </w:r>
      </w:ins>
      <w:r>
        <w:rPr>
          <w:i/>
          <w:sz w:val="24"/>
        </w:rPr>
        <w:t>computing and cloud</w:t>
      </w:r>
      <w:del w:id="3290" w:author="S J" w:date="2015-03-29T17:45:00Z">
        <w:r>
          <w:rPr>
            <w:i/>
            <w:sz w:val="24"/>
          </w:rPr>
          <w:delText>-</w:delText>
        </w:r>
      </w:del>
      <w:ins w:id="3291" w:author="S J" w:date="2015-03-29T17:45:00Z">
        <w:r>
          <w:rPr>
            <w:i/>
            <w:sz w:val="24"/>
          </w:rPr>
          <w:t xml:space="preserve"> </w:t>
        </w:r>
      </w:ins>
      <w:r>
        <w:rPr>
          <w:i/>
          <w:sz w:val="24"/>
        </w:rPr>
        <w:t xml:space="preserve">computing influence the direction of biomedical research? </w:t>
      </w:r>
    </w:p>
    <w:p>
      <w:pPr>
        <w:pStyle w:val="Normal"/>
        <w:spacing w:lineRule="auto" w:line="360"/>
        <w:ind w:left="600" w:right="0" w:hanging="0"/>
        <w:rPr/>
      </w:pPr>
      <w:r>
        <w:rPr/>
        <w:t xml:space="preserve">There are research infrastructures </w:t>
      </w:r>
      <w:del w:id="3292" w:author="S J" w:date="2015-03-29T17:45:00Z">
        <w:r>
          <w:rPr/>
          <w:delText xml:space="preserve">which </w:delText>
        </w:r>
      </w:del>
      <w:ins w:id="3293" w:author="S J" w:date="2015-03-29T17:45:00Z">
        <w:r>
          <w:rPr/>
          <w:t xml:space="preserve">that </w:t>
        </w:r>
      </w:ins>
      <w:r>
        <w:rPr/>
        <w:t xml:space="preserve">were established </w:t>
      </w:r>
      <w:ins w:id="3294" w:author="S J" w:date="2015-03-29T17:45:00Z">
        <w:r>
          <w:rPr/>
          <w:t xml:space="preserve">in order </w:t>
        </w:r>
      </w:ins>
      <w:r>
        <w:rPr/>
        <w:t xml:space="preserve">to coordinate </w:t>
      </w:r>
      <w:del w:id="3295" w:author="S J" w:date="2015-03-29T17:45:00Z">
        <w:r>
          <w:rPr/>
          <w:delText xml:space="preserve">the research in </w:delText>
        </w:r>
      </w:del>
      <w:r>
        <w:rPr/>
        <w:t>biology and medicine</w:t>
      </w:r>
      <w:ins w:id="3296" w:author="S J" w:date="2015-03-29T17:45:00Z">
        <w:r>
          <w:rPr/>
          <w:t xml:space="preserve"> research</w:t>
        </w:r>
      </w:ins>
      <w:r>
        <w:rPr/>
        <w:t>, e.g.</w:t>
      </w:r>
      <w:ins w:id="3297" w:author="S J" w:date="2015-03-29T17:45:00Z">
        <w:r>
          <w:rPr/>
          <w:t>, the</w:t>
        </w:r>
      </w:ins>
      <w:r>
        <w:rPr/>
        <w:t xml:space="preserve"> Integrated Structural Biology Infrastructure for Europe (INSTRUCT)</w:t>
      </w:r>
      <w:r>
        <w:rPr>
          <w:rStyle w:val="FootnoteAnchor"/>
        </w:rPr>
        <w:footnoteReference w:id="41"/>
      </w:r>
      <w:r>
        <w:rPr/>
        <w:t>, European Life Science Infrastructure for Biological Information (ELIXIR)</w:t>
      </w:r>
      <w:r>
        <w:rPr>
          <w:rStyle w:val="FootnoteAnchor"/>
        </w:rPr>
        <w:footnoteReference w:id="42"/>
      </w:r>
      <w:r>
        <w:rPr/>
        <w:t>, European Biomedical Imaging Infrastructure (Euro-BioImaging)</w:t>
      </w:r>
      <w:r>
        <w:rPr>
          <w:rStyle w:val="FootnoteAnchor"/>
        </w:rPr>
        <w:footnoteReference w:id="43"/>
      </w:r>
      <w:r>
        <w:rPr/>
        <w:t xml:space="preserve"> and others</w:t>
      </w:r>
      <w:ins w:id="3298" w:author="S J" w:date="2015-03-29T17:46:00Z">
        <w:r>
          <w:rPr/>
          <w:t>,</w:t>
        </w:r>
      </w:ins>
      <w:r>
        <w:rPr/>
        <w:t xml:space="preserve"> which technologically rely on grid</w:t>
      </w:r>
      <w:del w:id="3299" w:author="S J" w:date="2015-03-29T17:46:00Z">
        <w:r>
          <w:rPr/>
          <w:delText>-</w:delText>
        </w:r>
      </w:del>
      <w:ins w:id="3300" w:author="S J" w:date="2015-03-29T17:46:00Z">
        <w:r>
          <w:rPr/>
          <w:t xml:space="preserve"> </w:t>
        </w:r>
      </w:ins>
      <w:r>
        <w:rPr/>
        <w:t>computing and cloud</w:t>
      </w:r>
      <w:del w:id="3301" w:author="S J" w:date="2015-03-29T17:46:00Z">
        <w:r>
          <w:rPr/>
          <w:delText>-</w:delText>
        </w:r>
      </w:del>
      <w:ins w:id="3302" w:author="S J" w:date="2015-03-29T17:46:00Z">
        <w:r>
          <w:rPr/>
          <w:t xml:space="preserve"> </w:t>
        </w:r>
      </w:ins>
      <w:r>
        <w:rPr/>
        <w:t xml:space="preserve">computing </w:t>
      </w:r>
      <w:del w:id="3303" w:author="S J" w:date="2015-03-29T17:46:00Z">
        <w:r>
          <w:rPr/>
          <w:delText>infrustructures</w:delText>
        </w:r>
      </w:del>
      <w:ins w:id="3304" w:author="S J" w:date="2015-03-29T17:46:00Z">
        <w:r>
          <w:rPr/>
          <w:t>infrastructures</w:t>
        </w:r>
      </w:ins>
      <w:r>
        <w:rPr/>
        <w:t xml:space="preserve"> for science. The purpose of these initiatives is to understand high-level phenotypes from genomic, metabolomic, proteomic, imaging and other types of data</w:t>
      </w:r>
      <w:ins w:id="3305" w:author="S J" w:date="2015-03-29T17:46:00Z">
        <w:r>
          <w:rPr/>
          <w:t xml:space="preserve">. They </w:t>
        </w:r>
      </w:ins>
      <w:del w:id="3306" w:author="S J" w:date="2015-03-29T17:46:00Z">
        <w:r>
          <w:rPr/>
          <w:delText xml:space="preserve"> and they </w:delText>
        </w:r>
      </w:del>
      <w:ins w:id="3307" w:author="S J" w:date="2015-03-29T17:46:00Z">
        <w:r>
          <w:rPr/>
          <w:t xml:space="preserve">also </w:t>
        </w:r>
      </w:ins>
      <w:r>
        <w:rPr/>
        <w:t xml:space="preserve">require </w:t>
      </w:r>
      <w:del w:id="3308" w:author="S J" w:date="2015-03-29T17:46:00Z">
        <w:r>
          <w:rPr/>
          <w:delText xml:space="preserve">also </w:delText>
        </w:r>
      </w:del>
      <w:r>
        <w:rPr/>
        <w:t>multi</w:t>
      </w:r>
      <w:ins w:id="3309" w:author="S J" w:date="2015-03-29T17:46:00Z">
        <w:r>
          <w:rPr/>
          <w:t>-</w:t>
        </w:r>
      </w:ins>
      <w:r>
        <w:rPr/>
        <w:t>scale mathematical models and simulation</w:t>
      </w:r>
      <w:ins w:id="3310" w:author="S J" w:date="2015-03-29T17:46:00Z">
        <w:r>
          <w:rPr/>
          <w:t>s,</w:t>
        </w:r>
      </w:ins>
      <w:r>
        <w:rPr/>
        <w:t xml:space="preserve"> as noted e.g. by Hunter et al. [</w:t>
      </w:r>
      <w:r>
        <w:rPr/>
        <w:fldChar w:fldCharType="begin"/>
      </w:r>
      <w:r>
        <w:instrText> REF BIB_Hunter2013 \h </w:instrText>
      </w:r>
      <w:r>
        <w:fldChar w:fldCharType="separate"/>
      </w:r>
      <w:r>
        <w:t>163</w:t>
      </w:r>
      <w:r>
        <w:fldChar w:fldCharType="end"/>
      </w:r>
      <w:r>
        <w:rPr/>
        <w:t>] in his strategy for Virtual Physiological Human (VPH)</w:t>
      </w:r>
      <w:r>
        <w:rPr>
          <w:rStyle w:val="FootnoteAnchor"/>
        </w:rPr>
        <w:footnoteReference w:id="44"/>
      </w:r>
      <w:r>
        <w:rPr/>
        <w:t>.The integration with multidimensional models of geometrical, mechanical properties and the time-dependence of the compartments</w:t>
      </w:r>
      <w:ins w:id="3311" w:author="S J" w:date="2015-03-29T17:47:00Z">
        <w:r>
          <w:rPr/>
          <w:t>’</w:t>
        </w:r>
      </w:ins>
      <w:r>
        <w:rPr/>
        <w:t xml:space="preserve"> data</w:t>
      </w:r>
      <w:ins w:id="3312" w:author="S J" w:date="2015-03-29T17:47:00Z">
        <w:r>
          <w:rPr/>
          <w:t>, which is</w:t>
        </w:r>
      </w:ins>
      <w:r>
        <w:rPr/>
        <w:t xml:space="preserve"> taken from</w:t>
      </w:r>
      <w:del w:id="3313" w:author="S J" w:date="2015-03-29T17:47:00Z">
        <w:r>
          <w:rPr/>
          <w:delText xml:space="preserve"> the</w:delText>
        </w:r>
      </w:del>
      <w:r>
        <w:rPr/>
        <w:t xml:space="preserve"> medical and biological repositories</w:t>
      </w:r>
      <w:ins w:id="3314" w:author="S J" w:date="2015-03-29T17:47:00Z">
        <w:r>
          <w:rPr/>
          <w:t>,</w:t>
        </w:r>
      </w:ins>
      <w:r>
        <w:rPr/>
        <w:t xml:space="preserve"> is a challenge for current "physiome" projects</w:t>
      </w:r>
      <w:ins w:id="3315" w:author="S J" w:date="2015-03-29T17:47:00Z">
        <w:r>
          <w:rPr/>
          <w:t>. It</w:t>
        </w:r>
      </w:ins>
      <w:del w:id="3316" w:author="S J" w:date="2015-03-29T17:47:00Z">
        <w:r>
          <w:rPr/>
          <w:delText xml:space="preserve"> and</w:delText>
        </w:r>
      </w:del>
      <w:r>
        <w:rPr/>
        <w:t xml:space="preserve"> might be very beneficial </w:t>
      </w:r>
      <w:del w:id="3317" w:author="S J" w:date="2015-03-29T17:47:00Z">
        <w:r>
          <w:rPr/>
          <w:delText xml:space="preserve">with </w:delText>
        </w:r>
      </w:del>
      <w:ins w:id="3318" w:author="S J" w:date="2015-03-29T17:47:00Z">
        <w:r>
          <w:rPr/>
          <w:t xml:space="preserve">for the </w:t>
        </w:r>
      </w:ins>
      <w:r>
        <w:rPr/>
        <w:t>current most complex models of human physiology</w:t>
      </w:r>
      <w:ins w:id="3319" w:author="S J" w:date="2015-03-29T17:47:00Z">
        <w:r>
          <w:rPr/>
          <w:t>,</w:t>
        </w:r>
      </w:ins>
      <w:r>
        <w:rPr/>
        <w:t xml:space="preserve"> which are based mainly on </w:t>
      </w:r>
      <w:ins w:id="3320" w:author="S J" w:date="2015-03-29T17:47:00Z">
        <w:r>
          <w:rPr/>
          <w:t xml:space="preserve">a </w:t>
        </w:r>
      </w:ins>
      <w:r>
        <w:rPr/>
        <w:t xml:space="preserve">lumped-parameter approach. The area of parameter study </w:t>
      </w:r>
      <w:ins w:id="3321" w:author="S J" w:date="2015-03-29T17:47:00Z">
        <w:r>
          <w:rPr/>
          <w:t xml:space="preserve">that is </w:t>
        </w:r>
      </w:ins>
      <w:r>
        <w:rPr/>
        <w:t xml:space="preserve">presented in section </w:t>
      </w:r>
      <w:r>
        <w:rPr/>
        <w:fldChar w:fldCharType="begin"/>
      </w:r>
      <w:r>
        <w:instrText> REF BMsec_resultsestimation \h </w:instrText>
      </w:r>
      <w:r>
        <w:fldChar w:fldCharType="separate"/>
      </w:r>
      <w:r>
        <w:t>4.3</w:t>
      </w:r>
      <w:r>
        <w:fldChar w:fldCharType="end"/>
      </w:r>
      <w:r>
        <w:rPr/>
        <w:t xml:space="preserve"> may deliver more exact lumped-parameter models and practical application for clinical and further research towards </w:t>
      </w:r>
      <w:del w:id="3322" w:author="S J" w:date="2015-03-29T17:47:00Z">
        <w:r>
          <w:rPr/>
          <w:delText xml:space="preserve">patient </w:delText>
        </w:r>
      </w:del>
      <w:ins w:id="3323" w:author="S J" w:date="2015-03-29T17:47:00Z">
        <w:r>
          <w:rPr/>
          <w:t>patient-</w:t>
        </w:r>
      </w:ins>
      <w:r>
        <w:rPr/>
        <w:t xml:space="preserve">specific health care, in silico trails and drug discovery. </w:t>
      </w:r>
    </w:p>
    <w:p>
      <w:pPr>
        <w:pStyle w:val="Normal"/>
        <w:spacing w:lineRule="auto" w:line="360" w:before="100" w:after="0"/>
        <w:ind w:left="0" w:right="0" w:firstLine="360"/>
        <w:rPr/>
      </w:pPr>
      <w:r>
        <w:rPr/>
        <w:t xml:space="preserve">Based on the previous answers, </w:t>
      </w:r>
      <w:del w:id="3324" w:author="S J" w:date="2015-03-29T17:47:00Z">
        <w:r>
          <w:rPr/>
          <w:delText xml:space="preserve">it can be formulated </w:delText>
        </w:r>
      </w:del>
      <w:r>
        <w:rPr/>
        <w:t xml:space="preserve">another question </w:t>
      </w:r>
      <w:ins w:id="3325" w:author="S J" w:date="2015-03-29T17:48:00Z">
        <w:r>
          <w:rPr/>
          <w:t xml:space="preserve">can be formulated </w:t>
        </w:r>
      </w:ins>
      <w:r>
        <w:rPr/>
        <w:t xml:space="preserve">for further research in the technology domain: </w:t>
      </w:r>
    </w:p>
    <w:p>
      <w:pPr>
        <w:pStyle w:val="Normal"/>
        <w:spacing w:lineRule="auto" w:line="360"/>
        <w:ind w:left="0" w:right="0" w:firstLine="360"/>
        <w:rPr>
          <w:i/>
        </w:rPr>
      </w:pPr>
      <w:r>
        <w:rPr>
          <w:i/>
        </w:rPr>
        <w:t>How can biomedical research influence the direction of grid</w:t>
      </w:r>
      <w:del w:id="3326" w:author="S J" w:date="2015-03-29T17:48:00Z">
        <w:r>
          <w:rPr>
            <w:i/>
          </w:rPr>
          <w:delText>-</w:delText>
        </w:r>
      </w:del>
      <w:ins w:id="3327" w:author="S J" w:date="2015-03-29T17:48:00Z">
        <w:r>
          <w:rPr>
            <w:i/>
          </w:rPr>
          <w:t xml:space="preserve"> </w:t>
        </w:r>
      </w:ins>
      <w:r>
        <w:rPr>
          <w:i/>
        </w:rPr>
        <w:t>computing and cloud</w:t>
      </w:r>
      <w:del w:id="3328" w:author="S J" w:date="2015-03-29T17:48:00Z">
        <w:r>
          <w:rPr>
            <w:i/>
          </w:rPr>
          <w:delText>-</w:delText>
        </w:r>
      </w:del>
      <w:ins w:id="3329" w:author="S J" w:date="2015-03-29T17:48:00Z">
        <w:r>
          <w:rPr>
            <w:i/>
          </w:rPr>
          <w:t xml:space="preserve"> </w:t>
        </w:r>
      </w:ins>
      <w:r>
        <w:rPr>
          <w:i/>
        </w:rPr>
        <w:t xml:space="preserve">computing development? </w:t>
      </w:r>
    </w:p>
    <w:p>
      <w:pPr>
        <w:pStyle w:val="Normal"/>
        <w:spacing w:lineRule="auto" w:line="360"/>
        <w:ind w:left="0" w:right="0" w:firstLine="360"/>
        <w:rPr/>
      </w:pPr>
      <w:r>
        <w:rPr/>
        <w:t xml:space="preserve">One area of discussion about this theme is how to preserve </w:t>
      </w:r>
      <w:del w:id="3330" w:author="S J" w:date="2015-03-29T17:48:00Z">
        <w:r>
          <w:rPr/>
          <w:delText xml:space="preserve">the </w:delText>
        </w:r>
      </w:del>
      <w:r>
        <w:rPr/>
        <w:t xml:space="preserve">scientific data </w:t>
      </w:r>
      <w:ins w:id="3331" w:author="S J" w:date="2015-03-29T17:48:00Z">
        <w:r>
          <w:rPr/>
          <w:t xml:space="preserve">in order </w:t>
        </w:r>
      </w:ins>
      <w:r>
        <w:rPr/>
        <w:t>to prevent</w:t>
      </w:r>
      <w:ins w:id="3332" w:author="S J" w:date="2015-03-29T17:48:00Z">
        <w:r>
          <w:rPr/>
          <w:t xml:space="preserve"> the</w:t>
        </w:r>
      </w:ins>
      <w:r>
        <w:rPr/>
        <w:t xml:space="preserve"> loss of them [</w:t>
      </w:r>
      <w:r>
        <w:rPr/>
        <w:fldChar w:fldCharType="begin"/>
      </w:r>
      <w:r>
        <w:instrText> REF BIB_Vines2014 \h </w:instrText>
      </w:r>
      <w:r>
        <w:fldChar w:fldCharType="separate"/>
      </w:r>
      <w:r>
        <w:t>164</w:t>
      </w:r>
      <w:r>
        <w:fldChar w:fldCharType="end"/>
      </w:r>
      <w:r>
        <w:rPr/>
        <w:t xml:space="preserve">, </w:t>
      </w:r>
      <w:r>
        <w:rPr/>
        <w:fldChar w:fldCharType="begin"/>
      </w:r>
      <w:r>
        <w:instrText> REF BIB_P_BryanHeidorn2008 \h </w:instrText>
      </w:r>
      <w:r>
        <w:fldChar w:fldCharType="separate"/>
      </w:r>
      <w:r>
        <w:t>165</w:t>
      </w:r>
      <w:r>
        <w:fldChar w:fldCharType="end"/>
      </w:r>
      <w:r>
        <w:rPr/>
        <w:t>] and how to facilitate access to computational resources for large amount</w:t>
      </w:r>
      <w:ins w:id="3333" w:author="S J" w:date="2015-03-29T17:48:00Z">
        <w:r>
          <w:rPr/>
          <w:t>s</w:t>
        </w:r>
      </w:ins>
      <w:r>
        <w:rPr/>
        <w:t xml:space="preserve"> of small scientific group</w:t>
      </w:r>
      <w:del w:id="3334" w:author="S J" w:date="2015-03-29T17:48:00Z">
        <w:r>
          <w:rPr/>
          <w:delText>s</w:delText>
        </w:r>
      </w:del>
      <w:ins w:id="3335" w:author="S J" w:date="2015-03-29T17:48:00Z">
        <w:r>
          <w:rPr/>
          <w:t>,</w:t>
        </w:r>
      </w:ins>
      <w:r>
        <w:rPr/>
        <w:t xml:space="preserve"> which have limited resources to port, integrate or customize their current tools and processes – to support </w:t>
      </w:r>
      <w:ins w:id="3336" w:author="S J" w:date="2015-03-29T17:48:00Z">
        <w:r>
          <w:rPr/>
          <w:t xml:space="preserve">the </w:t>
        </w:r>
      </w:ins>
      <w:r>
        <w:rPr/>
        <w:t xml:space="preserve">"long-tail" of science. The "long-tail" movement was </w:t>
      </w:r>
      <w:ins w:id="3337" w:author="S J" w:date="2015-03-29T17:49:00Z">
        <w:r>
          <w:rPr/>
          <w:t xml:space="preserve">first </w:t>
        </w:r>
      </w:ins>
      <w:r>
        <w:rPr/>
        <w:t>noted and described</w:t>
      </w:r>
      <w:del w:id="3338" w:author="S J" w:date="2015-03-29T17:49:00Z">
        <w:r>
          <w:rPr/>
          <w:delText xml:space="preserve"> first</w:delText>
        </w:r>
      </w:del>
      <w:r>
        <w:rPr/>
        <w:t xml:space="preserve"> by Anderson [</w:t>
      </w:r>
      <w:r>
        <w:rPr/>
        <w:fldChar w:fldCharType="begin"/>
      </w:r>
      <w:r>
        <w:instrText> REF BIB_Anderson2006 \h </w:instrText>
      </w:r>
      <w:r>
        <w:fldChar w:fldCharType="separate"/>
      </w:r>
      <w:r>
        <w:t>167</w:t>
      </w:r>
      <w:r>
        <w:fldChar w:fldCharType="end"/>
      </w:r>
      <w:r>
        <w:rPr/>
        <w:t xml:space="preserve">] in </w:t>
      </w:r>
      <w:ins w:id="3339" w:author="S J" w:date="2015-03-29T17:49:00Z">
        <w:r>
          <w:rPr/>
          <w:t xml:space="preserve">the </w:t>
        </w:r>
      </w:ins>
      <w:r>
        <w:rPr/>
        <w:t>business domain. The long-tail term comes from a feature of statistical distribution</w:t>
      </w:r>
      <w:ins w:id="3340" w:author="S J" w:date="2015-03-29T17:49:00Z">
        <w:r>
          <w:rPr/>
          <w:t>,</w:t>
        </w:r>
      </w:ins>
      <w:r>
        <w:rPr/>
        <w:t xml:space="preserve"> e.g.</w:t>
      </w:r>
      <w:ins w:id="3341" w:author="S J" w:date="2015-03-29T17:49:00Z">
        <w:r>
          <w:rPr/>
          <w:t>,</w:t>
        </w:r>
      </w:ins>
      <w:r>
        <w:rPr/>
        <w:t xml:space="preserve"> pareto distribution</w:t>
      </w:r>
      <w:ins w:id="3342" w:author="S J" w:date="2015-03-29T17:49:00Z">
        <w:r>
          <w:rPr/>
          <w:t>,</w:t>
        </w:r>
      </w:ins>
      <w:r>
        <w:rPr/>
        <w:t xml:space="preserve"> where only </w:t>
      </w:r>
      <w:ins w:id="3343" w:author="S J" w:date="2015-03-29T17:50:00Z">
        <w:r>
          <w:rPr/>
          <w:t xml:space="preserve">a </w:t>
        </w:r>
      </w:ins>
      <w:r>
        <w:rPr/>
        <w:t>few (e.g.</w:t>
      </w:r>
      <w:ins w:id="3344" w:author="S J" w:date="2015-03-29T17:50:00Z">
        <w:r>
          <w:rPr/>
          <w:t>,</w:t>
        </w:r>
      </w:ins>
      <w:r>
        <w:rPr/>
        <w:t xml:space="preserve"> 20% – head) elements </w:t>
      </w:r>
      <w:del w:id="3345" w:author="S J" w:date="2015-03-29T17:50:00Z">
        <w:r>
          <w:rPr/>
          <w:delText xml:space="preserve">has </w:delText>
        </w:r>
      </w:del>
      <w:ins w:id="3346" w:author="S J" w:date="2015-03-29T17:50:00Z">
        <w:r>
          <w:rPr/>
          <w:t xml:space="preserve">have a </w:t>
        </w:r>
      </w:ins>
      <w:r>
        <w:rPr/>
        <w:t>high probability of some event</w:t>
      </w:r>
      <w:ins w:id="3347" w:author="S J" w:date="2015-03-29T17:51:00Z">
        <w:r>
          <w:rPr/>
          <w:t>s</w:t>
        </w:r>
      </w:ins>
      <w:r>
        <w:rPr/>
        <w:t xml:space="preserve"> (e.g.</w:t>
      </w:r>
      <w:ins w:id="3348" w:author="S J" w:date="2015-03-29T17:51:00Z">
        <w:r>
          <w:rPr/>
          <w:t>,</w:t>
        </w:r>
      </w:ins>
      <w:r>
        <w:rPr/>
        <w:t xml:space="preserve"> product being sold), while the rest (e.g.</w:t>
      </w:r>
      <w:ins w:id="3349" w:author="S J" w:date="2015-03-29T17:51:00Z">
        <w:r>
          <w:rPr/>
          <w:t>,</w:t>
        </w:r>
      </w:ins>
      <w:r>
        <w:rPr/>
        <w:t xml:space="preserve"> 80% – tail) ha</w:t>
      </w:r>
      <w:ins w:id="3350" w:author="S J" w:date="2015-03-29T17:51:00Z">
        <w:r>
          <w:rPr/>
          <w:t>ve a</w:t>
        </w:r>
      </w:ins>
      <w:del w:id="3351" w:author="S J" w:date="2015-03-29T17:51:00Z">
        <w:r>
          <w:rPr/>
          <w:delText>s</w:delText>
        </w:r>
      </w:del>
      <w:r>
        <w:rPr/>
        <w:t xml:space="preserve"> small probability. Thus, most business</w:t>
      </w:r>
      <w:ins w:id="3352" w:author="S J" w:date="2015-03-29T17:51:00Z">
        <w:r>
          <w:rPr/>
          <w:t>es</w:t>
        </w:r>
      </w:ins>
      <w:r>
        <w:rPr/>
        <w:t xml:space="preserve"> focus on hits (20% of products, the 80-20 rule). The expansion of</w:t>
      </w:r>
      <w:ins w:id="3353" w:author="S J" w:date="2015-03-29T17:51:00Z">
        <w:r>
          <w:rPr/>
          <w:t xml:space="preserve"> the</w:t>
        </w:r>
      </w:ins>
      <w:r>
        <w:rPr/>
        <w:t xml:space="preserve"> Internet and it</w:t>
      </w:r>
      <w:del w:id="3354" w:author="S J" w:date="2015-03-29T17:51:00Z">
        <w:r>
          <w:rPr/>
          <w:delText>’</w:delText>
        </w:r>
      </w:del>
      <w:r>
        <w:rPr/>
        <w:t xml:space="preserve">s related technologies </w:t>
      </w:r>
      <w:ins w:id="3355" w:author="S J" w:date="2015-03-29T17:51:00Z">
        <w:r>
          <w:rPr/>
          <w:t xml:space="preserve">have </w:t>
        </w:r>
      </w:ins>
      <w:r>
        <w:rPr/>
        <w:t xml:space="preserve">caused reduced sales, marketing and delivery costs for the products from the niche (80% of products) – long-tail. </w:t>
      </w:r>
      <w:ins w:id="3356" w:author="S J" w:date="2015-03-29T17:51:00Z">
        <w:r>
          <w:rPr/>
          <w:t>A s</w:t>
        </w:r>
      </w:ins>
      <w:del w:id="3357" w:author="S J" w:date="2015-03-29T17:51:00Z">
        <w:r>
          <w:rPr/>
          <w:delText>S</w:delText>
        </w:r>
      </w:del>
      <w:r>
        <w:rPr/>
        <w:t>trategy</w:t>
      </w:r>
      <w:ins w:id="3358" w:author="S J" w:date="2015-03-29T17:51:00Z">
        <w:r>
          <w:rPr/>
          <w:t xml:space="preserve"> that focused</w:t>
        </w:r>
      </w:ins>
      <w:r>
        <w:rPr/>
        <w:t xml:space="preserve"> </w:t>
      </w:r>
      <w:del w:id="3359" w:author="S J" w:date="2015-03-29T17:51:00Z">
        <w:r>
          <w:rPr/>
          <w:delText xml:space="preserve">focusing </w:delText>
        </w:r>
      </w:del>
      <w:r>
        <w:rPr/>
        <w:t xml:space="preserve">on </w:t>
      </w:r>
      <w:del w:id="3360" w:author="S J" w:date="2015-03-29T17:51:00Z">
        <w:r>
          <w:rPr/>
          <w:delText xml:space="preserve">this </w:delText>
        </w:r>
      </w:del>
      <w:ins w:id="3361" w:author="S J" w:date="2015-03-29T17:51:00Z">
        <w:r>
          <w:rPr/>
          <w:t xml:space="preserve">these </w:t>
        </w:r>
      </w:ins>
      <w:r>
        <w:rPr/>
        <w:t>kind</w:t>
      </w:r>
      <w:ins w:id="3362" w:author="S J" w:date="2015-03-29T17:51:00Z">
        <w:r>
          <w:rPr/>
          <w:t>s</w:t>
        </w:r>
      </w:ins>
      <w:r>
        <w:rPr/>
        <w:t xml:space="preserve"> of products became profitable and successful</w:t>
      </w:r>
      <w:ins w:id="3363" w:author="S J" w:date="2015-03-29T17:52:00Z">
        <w:r>
          <w:rPr/>
          <w:t>,</w:t>
        </w:r>
      </w:ins>
      <w:r>
        <w:rPr/>
        <w:t xml:space="preserve"> e.g.</w:t>
      </w:r>
      <w:ins w:id="3364" w:author="S J" w:date="2015-03-29T17:52:00Z">
        <w:r>
          <w:rPr/>
          <w:t>,</w:t>
        </w:r>
      </w:ins>
      <w:r>
        <w:rPr/>
        <w:t xml:space="preserve"> for companies such as Amazon or Apple</w:t>
      </w:r>
      <w:ins w:id="3365" w:author="S J" w:date="2015-03-29T17:52:00Z">
        <w:r>
          <w:rPr/>
          <w:t xml:space="preserve"> </w:t>
        </w:r>
      </w:ins>
      <w:del w:id="3366" w:author="S J" w:date="2015-03-29T17:52:00Z">
        <w:r>
          <w:rPr/>
          <w:delText>.</w:delText>
        </w:r>
      </w:del>
      <w:r>
        <w:rPr/>
        <w:t>[</w:t>
      </w:r>
      <w:r>
        <w:rPr/>
        <w:fldChar w:fldCharType="begin"/>
      </w:r>
      <w:r>
        <w:instrText> REF BIB_Anderson2006 \h </w:instrText>
      </w:r>
      <w:r>
        <w:fldChar w:fldCharType="separate"/>
      </w:r>
      <w:r>
        <w:t>167</w:t>
      </w:r>
      <w:r>
        <w:fldChar w:fldCharType="end"/>
      </w:r>
      <w:r>
        <w:rPr/>
        <w:t>]. Cloud</w:t>
      </w:r>
      <w:del w:id="3367" w:author="S J" w:date="2015-03-29T17:52:00Z">
        <w:r>
          <w:rPr/>
          <w:delText>-</w:delText>
        </w:r>
      </w:del>
      <w:ins w:id="3368" w:author="S J" w:date="2015-03-29T17:52:00Z">
        <w:r>
          <w:rPr/>
          <w:t xml:space="preserve"> </w:t>
        </w:r>
      </w:ins>
      <w:r>
        <w:rPr/>
        <w:t>computing technologies seem</w:t>
      </w:r>
      <w:del w:id="3369" w:author="S J" w:date="2015-03-29T17:52:00Z">
        <w:r>
          <w:rPr/>
          <w:delText>s</w:delText>
        </w:r>
      </w:del>
      <w:r>
        <w:rPr/>
        <w:t xml:space="preserve"> to be customizable and may be an enabling technology to focus on long-tail science consumers</w:t>
      </w:r>
      <w:ins w:id="3370" w:author="S J" w:date="2015-03-29T17:52:00Z">
        <w:r>
          <w:rPr/>
          <w:t>,</w:t>
        </w:r>
      </w:ins>
      <w:r>
        <w:rPr/>
        <w:t xml:space="preserve"> as noted </w:t>
      </w:r>
      <w:del w:id="3371" w:author="S J" w:date="2015-03-29T17:52:00Z">
        <w:r>
          <w:rPr/>
          <w:delText xml:space="preserve">e.g. </w:delText>
        </w:r>
      </w:del>
      <w:r>
        <w:rPr/>
        <w:t>by Weinhardt et al. [</w:t>
      </w:r>
      <w:r>
        <w:rPr/>
        <w:fldChar w:fldCharType="begin"/>
      </w:r>
      <w:r>
        <w:instrText> REF BIB_Weinhardt2009 \h </w:instrText>
      </w:r>
      <w:r>
        <w:fldChar w:fldCharType="separate"/>
      </w:r>
      <w:r>
        <w:t>166</w:t>
      </w:r>
      <w:r>
        <w:fldChar w:fldCharType="end"/>
      </w:r>
      <w:r>
        <w:rPr/>
        <w:t xml:space="preserve">]. </w:t>
      </w:r>
      <w:ins w:id="3372" w:author="S J" w:date="2015-03-29T17:52:00Z">
        <w:r>
          <w:rPr/>
          <w:t>A</w:t>
        </w:r>
      </w:ins>
      <w:del w:id="3373" w:author="S J" w:date="2015-03-29T17:52:00Z">
        <w:r>
          <w:rPr/>
          <w:delText>Platform a</w:delText>
        </w:r>
      </w:del>
      <w:r>
        <w:rPr/>
        <w:t>s a service</w:t>
      </w:r>
      <w:ins w:id="3374" w:author="S J" w:date="2015-03-29T17:52:00Z">
        <w:r>
          <w:rPr/>
          <w:t>, a platform</w:t>
        </w:r>
      </w:ins>
      <w:r>
        <w:rPr/>
        <w:t xml:space="preserve"> may be a type of access to </w:t>
      </w:r>
      <w:ins w:id="3375" w:author="S J" w:date="2015-03-29T17:52:00Z">
        <w:r>
          <w:rPr/>
          <w:t xml:space="preserve">a </w:t>
        </w:r>
      </w:ins>
      <w:r>
        <w:rPr/>
        <w:t>cloud</w:t>
      </w:r>
      <w:del w:id="3376" w:author="S J" w:date="2015-03-29T17:52:00Z">
        <w:r>
          <w:rPr/>
          <w:delText>-</w:delText>
        </w:r>
      </w:del>
      <w:ins w:id="3377" w:author="S J" w:date="2015-03-29T17:52:00Z">
        <w:r>
          <w:rPr/>
          <w:t xml:space="preserve"> </w:t>
        </w:r>
      </w:ins>
      <w:r>
        <w:rPr/>
        <w:t>computing infrastructure</w:t>
      </w:r>
      <w:ins w:id="3378" w:author="S J" w:date="2015-03-29T17:52:00Z">
        <w:r>
          <w:rPr/>
          <w:t xml:space="preserve">, bridging </w:t>
        </w:r>
      </w:ins>
      <w:del w:id="3379" w:author="S J" w:date="2015-03-29T17:52:00Z">
        <w:r>
          <w:rPr/>
          <w:delText xml:space="preserve"> to bridge </w:delText>
        </w:r>
      </w:del>
      <w:r>
        <w:rPr/>
        <w:t xml:space="preserve">the gap between programming application </w:t>
      </w:r>
      <w:ins w:id="3380" w:author="S J" w:date="2015-03-29T17:52:00Z">
        <w:r>
          <w:rPr/>
          <w:t xml:space="preserve">and </w:t>
        </w:r>
      </w:ins>
      <w:r>
        <w:rPr/>
        <w:t>utilizing the powerful scientific infrastructure</w:t>
      </w:r>
      <w:ins w:id="3381" w:author="S J" w:date="2015-03-29T17:52:00Z">
        <w:r>
          <w:rPr/>
          <w:t xml:space="preserve">. This </w:t>
        </w:r>
      </w:ins>
      <w:del w:id="3382" w:author="S J" w:date="2015-03-29T17:52:00Z">
        <w:r>
          <w:rPr/>
          <w:delText xml:space="preserve"> and </w:delText>
        </w:r>
      </w:del>
      <w:r>
        <w:rPr/>
        <w:t>keep</w:t>
      </w:r>
      <w:ins w:id="3383" w:author="S J" w:date="2015-03-29T17:52:00Z">
        <w:r>
          <w:rPr/>
          <w:t>s the</w:t>
        </w:r>
      </w:ins>
      <w:r>
        <w:rPr/>
        <w:t xml:space="preserve"> focus on domain</w:t>
      </w:r>
      <w:ins w:id="3384" w:author="S J" w:date="2015-03-29T17:53:00Z">
        <w:r>
          <w:rPr/>
          <w:t>-</w:t>
        </w:r>
      </w:ins>
      <w:del w:id="3385" w:author="S J" w:date="2015-03-29T17:53:00Z">
        <w:r>
          <w:rPr/>
          <w:delText xml:space="preserve"> </w:delText>
        </w:r>
      </w:del>
      <w:r>
        <w:rPr/>
        <w:t>specific research as it is achieved by research portals and workflows for grid</w:t>
      </w:r>
      <w:del w:id="3386" w:author="S J" w:date="2015-03-29T17:53:00Z">
        <w:r>
          <w:rPr/>
          <w:delText>-</w:delText>
        </w:r>
      </w:del>
      <w:ins w:id="3387" w:author="S J" w:date="2015-03-29T17:53:00Z">
        <w:r>
          <w:rPr/>
          <w:t xml:space="preserve"> </w:t>
        </w:r>
      </w:ins>
      <w:r>
        <w:rPr/>
        <w:t>computing infrastructures</w:t>
      </w:r>
      <w:ins w:id="3388" w:author="S J" w:date="2015-03-29T17:53:00Z">
        <w:r>
          <w:rPr/>
          <w:t>, as</w:t>
        </w:r>
      </w:ins>
      <w:r>
        <w:rPr/>
        <w:t xml:space="preserve"> presented in section 2.3.8.</w:t>
      </w:r>
    </w:p>
    <w:p>
      <w:pPr>
        <w:pStyle w:val="Heading2"/>
        <w:numPr>
          <w:ilvl w:val="1"/>
          <w:numId w:val="1"/>
        </w:numPr>
        <w:spacing w:lineRule="auto" w:line="360"/>
        <w:rPr/>
      </w:pPr>
      <w:r>
        <w:rPr/>
        <w:t>5.2  Summary</w:t>
      </w:r>
    </w:p>
    <w:p>
      <w:pPr>
        <w:pStyle w:val="Normal"/>
        <w:spacing w:lineRule="auto" w:line="360" w:before="60" w:after="0"/>
        <w:rPr/>
      </w:pPr>
      <w:r>
        <w:rPr/>
        <w:t>This thesis presents the infrastructure</w:t>
      </w:r>
      <w:ins w:id="3389" w:author="S J" w:date="2015-03-29T17:53:00Z">
        <w:r>
          <w:rPr/>
          <w:t>,</w:t>
        </w:r>
      </w:ins>
      <w:r>
        <w:rPr/>
        <w:t xml:space="preserve"> which</w:t>
      </w:r>
      <w:ins w:id="3390" w:author="S J" w:date="2015-03-29T17:53:00Z">
        <w:r>
          <w:rPr/>
          <w:t>,</w:t>
        </w:r>
      </w:ins>
      <w:r>
        <w:rPr/>
        <w:t xml:space="preserve"> thanks to virtualization technology</w:t>
      </w:r>
      <w:ins w:id="3391" w:author="S J" w:date="2015-03-29T17:53:00Z">
        <w:r>
          <w:rPr/>
          <w:t>,</w:t>
        </w:r>
      </w:ins>
      <w:r>
        <w:rPr/>
        <w:t xml:space="preserve"> joined several </w:t>
      </w:r>
      <w:del w:id="3392" w:author="S J" w:date="2015-03-29T17:53:00Z">
        <w:r>
          <w:rPr/>
          <w:delText xml:space="preserve">domain </w:delText>
        </w:r>
      </w:del>
      <w:ins w:id="3393" w:author="S J" w:date="2015-03-29T17:53:00Z">
        <w:r>
          <w:rPr/>
          <w:t>domain-</w:t>
        </w:r>
      </w:ins>
      <w:r>
        <w:rPr/>
        <w:t xml:space="preserve">specific tools in the field of sharing and processing medical images, performing real-time voice analysis and simulating human physiology. </w:t>
      </w:r>
    </w:p>
    <w:p>
      <w:pPr>
        <w:pStyle w:val="Normal"/>
        <w:spacing w:lineRule="auto" w:line="360"/>
        <w:ind w:left="0" w:right="0" w:firstLine="360"/>
        <w:rPr/>
      </w:pPr>
      <w:r>
        <w:rPr/>
        <w:t xml:space="preserve">A seamless integration of grid-based PACS system was established with </w:t>
      </w:r>
      <w:ins w:id="3394" w:author="S J" w:date="2015-03-29T17:53:00Z">
        <w:r>
          <w:rPr/>
          <w:t xml:space="preserve">the </w:t>
        </w:r>
      </w:ins>
      <w:r>
        <w:rPr/>
        <w:t xml:space="preserve">current distributed system </w:t>
      </w:r>
      <w:ins w:id="3395" w:author="S J" w:date="2015-03-29T17:53:00Z">
        <w:r>
          <w:rPr/>
          <w:t xml:space="preserve">in order </w:t>
        </w:r>
      </w:ins>
      <w:r>
        <w:rPr/>
        <w:t xml:space="preserve">to share DICOM medical images. Access to real-time voice analysis application via remote desktop technology brings this type of service to any computer </w:t>
      </w:r>
      <w:del w:id="3396" w:author="S J" w:date="2015-03-29T17:53:00Z">
        <w:r>
          <w:rPr/>
          <w:delText>capable to</w:delText>
        </w:r>
      </w:del>
      <w:ins w:id="3397" w:author="S J" w:date="2015-03-29T17:53:00Z">
        <w:r>
          <w:rPr/>
          <w:t>that can</w:t>
        </w:r>
      </w:ins>
      <w:r>
        <w:rPr/>
        <w:t xml:space="preserve"> connect to </w:t>
      </w:r>
      <w:ins w:id="3398" w:author="S J" w:date="2015-03-29T17:53:00Z">
        <w:r>
          <w:rPr/>
          <w:t xml:space="preserve">the </w:t>
        </w:r>
      </w:ins>
      <w:r>
        <w:rPr/>
        <w:t xml:space="preserve">Internet. A system to support </w:t>
      </w:r>
      <w:ins w:id="3399" w:author="S J" w:date="2015-03-29T17:53:00Z">
        <w:r>
          <w:rPr/>
          <w:t xml:space="preserve">the </w:t>
        </w:r>
      </w:ins>
      <w:r>
        <w:rPr/>
        <w:t xml:space="preserve">analysis and building </w:t>
      </w:r>
      <w:ins w:id="3400" w:author="S J" w:date="2015-03-29T17:53:00Z">
        <w:r>
          <w:rPr/>
          <w:t xml:space="preserve">of </w:t>
        </w:r>
      </w:ins>
      <w:r>
        <w:rPr/>
        <w:t>complex models of human physiology in the phase of parameter estimation and parameter sweep was introduced</w:t>
      </w:r>
      <w:ins w:id="3401" w:author="S J" w:date="2015-03-29T17:53:00Z">
        <w:r>
          <w:rPr/>
          <w:t xml:space="preserve">. Furthermore, </w:t>
        </w:r>
      </w:ins>
      <w:del w:id="3402" w:author="S J" w:date="2015-03-29T17:54:00Z">
        <w:r>
          <w:rPr/>
          <w:delText xml:space="preserve"> and </w:delText>
        </w:r>
      </w:del>
      <w:r>
        <w:rPr/>
        <w:t xml:space="preserve">additional computational nodes can be flexibly joined by starting </w:t>
      </w:r>
      <w:ins w:id="3403" w:author="S J" w:date="2015-03-29T17:54:00Z">
        <w:r>
          <w:rPr/>
          <w:t xml:space="preserve">the </w:t>
        </w:r>
      </w:ins>
      <w:r>
        <w:rPr/>
        <w:t xml:space="preserve">prepared virtual machines in </w:t>
      </w:r>
      <w:ins w:id="3404" w:author="S J" w:date="2015-03-29T17:54:00Z">
        <w:r>
          <w:rPr/>
          <w:t xml:space="preserve">a </w:t>
        </w:r>
      </w:ins>
      <w:r>
        <w:rPr/>
        <w:t>cloud</w:t>
      </w:r>
      <w:del w:id="3405" w:author="S J" w:date="2015-03-29T17:54:00Z">
        <w:r>
          <w:rPr/>
          <w:delText>-</w:delText>
        </w:r>
      </w:del>
      <w:ins w:id="3406" w:author="S J" w:date="2015-03-29T17:54:00Z">
        <w:r>
          <w:rPr/>
          <w:t xml:space="preserve"> </w:t>
        </w:r>
      </w:ins>
      <w:r>
        <w:rPr/>
        <w:t xml:space="preserve">computing deployment. </w:t>
      </w:r>
      <w:del w:id="3407" w:author="S J" w:date="2015-03-29T17:54:00Z">
        <w:r>
          <w:rPr/>
          <w:delText xml:space="preserve">Methodology </w:delText>
        </w:r>
      </w:del>
      <w:ins w:id="3408" w:author="S J" w:date="2015-03-29T17:54:00Z">
        <w:r>
          <w:rPr/>
          <w:t xml:space="preserve">The methodology </w:t>
        </w:r>
      </w:ins>
      <w:r>
        <w:rPr/>
        <w:t xml:space="preserve">of building complex models of human physiology was contributed with the </w:t>
      </w:r>
      <w:del w:id="3409" w:author="S J" w:date="2015-03-29T17:55:00Z">
        <w:r>
          <w:rPr/>
          <w:delText>idea of</w:delText>
        </w:r>
      </w:del>
      <w:ins w:id="3410" w:author="S J" w:date="2015-03-29T17:55:00Z">
        <w:r>
          <w:rPr/>
          <w:t>use of</w:t>
        </w:r>
      </w:ins>
      <w:r>
        <w:rPr/>
        <w:t xml:space="preserve"> acausal and object-oriented modeling techniques. </w:t>
      </w:r>
      <w:ins w:id="3411" w:author="S J" w:date="2015-03-29T17:55:00Z">
        <w:r>
          <w:rPr/>
          <w:t>M</w:t>
        </w:r>
      </w:ins>
      <w:del w:id="3412" w:author="S J" w:date="2015-03-29T17:55:00Z">
        <w:r>
          <w:rPr/>
          <w:delText>M</w:delText>
        </w:r>
      </w:del>
      <w:r>
        <w:rPr/>
        <w:t xml:space="preserve">ethods for </w:t>
      </w:r>
      <w:ins w:id="3413" w:author="S J" w:date="2015-03-29T17:56:00Z">
        <w:r>
          <w:rPr/>
          <w:t xml:space="preserve">conducting a </w:t>
        </w:r>
      </w:ins>
      <w:r>
        <w:rPr/>
        <w:t>parameter stud</w:t>
      </w:r>
      <w:ins w:id="3414" w:author="S J" w:date="2015-03-29T17:56:00Z">
        <w:r>
          <w:rPr/>
          <w:t>y</w:t>
        </w:r>
      </w:ins>
      <w:del w:id="3415" w:author="S J" w:date="2015-03-29T17:56:00Z">
        <w:r>
          <w:rPr/>
          <w:delText>y</w:delText>
        </w:r>
      </w:del>
      <w:r>
        <w:rPr/>
        <w:t xml:space="preserve"> </w:t>
      </w:r>
      <w:del w:id="3416" w:author="S J" w:date="2015-03-29T17:56:00Z">
        <w:r>
          <w:rPr/>
          <w:delText xml:space="preserve">was </w:delText>
        </w:r>
      </w:del>
      <w:ins w:id="3417" w:author="S J" w:date="2015-03-29T17:56:00Z">
        <w:r>
          <w:rPr/>
          <w:t xml:space="preserve">were </w:t>
        </w:r>
      </w:ins>
      <w:r>
        <w:rPr/>
        <w:t>shown</w:t>
      </w:r>
      <w:ins w:id="3418" w:author="S J" w:date="2015-03-29T17:55:00Z">
        <w:r>
          <w:rPr/>
          <w:t xml:space="preserve">, as </w:t>
        </w:r>
      </w:ins>
      <w:ins w:id="3419" w:author="S J" w:date="2015-03-29T17:56:00Z">
        <w:r>
          <w:rPr/>
          <w:t xml:space="preserve">well as the </w:t>
        </w:r>
      </w:ins>
      <w:del w:id="3420" w:author="S J" w:date="2015-03-29T17:55:00Z">
        <w:r>
          <w:rPr/>
          <w:delText xml:space="preserve"> </w:delText>
        </w:r>
      </w:del>
      <w:del w:id="3421" w:author="S J" w:date="2015-03-29T17:56:00Z">
        <w:r>
          <w:rPr/>
          <w:delText xml:space="preserve">and </w:delText>
        </w:r>
      </w:del>
      <w:r>
        <w:rPr/>
        <w:t>parameter study of complex models</w:t>
      </w:r>
      <w:ins w:id="3422" w:author="S J" w:date="2015-03-29T17:56:00Z">
        <w:r>
          <w:rPr/>
          <w:t xml:space="preserve"> that</w:t>
        </w:r>
      </w:ins>
      <w:r>
        <w:rPr/>
        <w:t xml:space="preserve"> gain substantial speedup by utilizing cloud</w:t>
      </w:r>
      <w:del w:id="3423" w:author="S J" w:date="2015-03-29T17:56:00Z">
        <w:r>
          <w:rPr/>
          <w:delText>-</w:delText>
        </w:r>
      </w:del>
      <w:ins w:id="3424" w:author="S J" w:date="2015-03-29T17:56:00Z">
        <w:r>
          <w:rPr/>
          <w:t xml:space="preserve"> </w:t>
        </w:r>
      </w:ins>
      <w:r>
        <w:rPr/>
        <w:t>computing deployment, which makes such kind</w:t>
      </w:r>
      <w:ins w:id="3425" w:author="S J" w:date="2015-03-29T17:56:00Z">
        <w:r>
          <w:rPr/>
          <w:t>s</w:t>
        </w:r>
      </w:ins>
      <w:r>
        <w:rPr/>
        <w:t xml:space="preserve"> of complex stud</w:t>
      </w:r>
      <w:ins w:id="3426" w:author="S J" w:date="2015-03-29T17:56:00Z">
        <w:r>
          <w:rPr/>
          <w:t>ies</w:t>
        </w:r>
      </w:ins>
      <w:del w:id="3427" w:author="S J" w:date="2015-03-29T17:56:00Z">
        <w:r>
          <w:rPr/>
          <w:delText>y</w:delText>
        </w:r>
      </w:del>
      <w:r>
        <w:rPr/>
        <w:t xml:space="preserve"> applicable in physiological and biological research.</w:t>
      </w:r>
    </w:p>
    <w:p>
      <w:pPr>
        <w:pStyle w:val="Normal"/>
        <w:spacing w:lineRule="auto" w:line="360"/>
        <w:ind w:left="0" w:right="0" w:firstLine="360"/>
        <w:rPr/>
      </w:pPr>
      <w:r>
        <w:rPr/>
      </w:r>
    </w:p>
    <w:p>
      <w:pPr>
        <w:pStyle w:val="Normal"/>
        <w:keepNext/>
        <w:pageBreakBefore/>
        <w:spacing w:lineRule="auto" w:line="360" w:before="240" w:after="120"/>
        <w:jc w:val="left"/>
        <w:rPr>
          <w:b/>
          <w:sz w:val="40"/>
        </w:rPr>
      </w:pPr>
      <w:r>
        <w:rPr>
          <w:b/>
          <w:sz w:val="40"/>
        </w:rPr>
        <w:t xml:space="preserve">Chapter </w:t>
      </w:r>
      <w:bookmarkStart w:id="57" w:name="BMapp_processing"/>
      <w:bookmarkEnd w:id="57"/>
      <w:r>
        <w:rPr>
          <w:b/>
          <w:sz w:val="40"/>
        </w:rPr>
        <w:t>6</w:t>
      </w:r>
    </w:p>
    <w:p>
      <w:pPr>
        <w:pStyle w:val="Heading1"/>
        <w:numPr>
          <w:ilvl w:val="0"/>
          <w:numId w:val="1"/>
        </w:numPr>
        <w:spacing w:lineRule="auto" w:line="360"/>
        <w:rPr/>
      </w:pPr>
      <w:r>
        <w:rPr/>
        <w:t>Appendices A-G</w:t>
      </w:r>
    </w:p>
    <w:p>
      <w:pPr>
        <w:pStyle w:val="Normal"/>
        <w:spacing w:lineRule="auto" w:line="360" w:before="240" w:after="0"/>
        <w:rPr/>
      </w:pPr>
      <w:ins w:id="3428" w:author="S J" w:date="2015-03-29T16:05:00Z">
        <w:r>
          <w:rPr/>
          <w:t>I</w:t>
        </w:r>
      </w:ins>
      <w:del w:id="3429" w:author="S J" w:date="2015-03-29T16:05:00Z">
        <w:r>
          <w:rPr/>
          <w:delText>i</w:delText>
        </w:r>
      </w:del>
      <w:r>
        <w:rPr/>
        <w:t xml:space="preserve">ncluded separately  </w:t>
      </w:r>
      <w:bookmarkStart w:id="58" w:name="BMapp_remote"/>
      <w:bookmarkEnd w:id="58"/>
      <w:r>
        <w:rPr/>
        <w:t xml:space="preserve"> </w:t>
      </w:r>
      <w:bookmarkStart w:id="59" w:name="BMapp_infrastructure"/>
      <w:bookmarkEnd w:id="59"/>
      <w:r>
        <w:rPr/>
        <w:t xml:space="preserve"> </w:t>
      </w:r>
      <w:bookmarkStart w:id="60" w:name="BMapp_parameter"/>
      <w:bookmarkEnd w:id="60"/>
      <w:r>
        <w:rPr/>
        <w:t xml:space="preserve"> </w:t>
      </w:r>
      <w:bookmarkStart w:id="61" w:name="BMapp_modeling"/>
      <w:bookmarkEnd w:id="61"/>
      <w:r>
        <w:rPr/>
        <w:t xml:space="preserve"> </w:t>
      </w:r>
      <w:bookmarkStart w:id="62" w:name="BMapp_simplemodelsd"/>
      <w:bookmarkEnd w:id="62"/>
      <w:r>
        <w:rPr/>
        <w:t xml:space="preserve"> </w:t>
      </w:r>
      <w:bookmarkStart w:id="63" w:name="BMapp_adair"/>
      <w:bookmarkEnd w:id="63"/>
      <w:r>
        <w:rPr/>
        <w:t xml:space="preserve">  </w:t>
      </w:r>
    </w:p>
    <w:p>
      <w:pPr>
        <w:pStyle w:val="Bibheading"/>
        <w:spacing w:lineRule="auto" w:line="360" w:before="120" w:after="120"/>
        <w:rPr/>
      </w:pPr>
      <w:r>
        <w:rPr/>
        <w:t>Bibliography</w:t>
      </w:r>
    </w:p>
    <w:p>
      <w:pPr>
        <w:pStyle w:val="Normal"/>
        <w:rPr/>
      </w:pPr>
      <w:r>
        <w:rPr/>
        <w:t>[</w:t>
      </w:r>
      <w:bookmarkStart w:id="64" w:name="BIB_kulhanek2009"/>
      <w:r>
        <w:rPr/>
        <w:t>1</w:t>
      </w:r>
      <w:bookmarkEnd w:id="64"/>
      <w:r>
        <w:rPr/>
        <w:t xml:space="preserve">]Tomáš Kulhánek and Milan Šárek. Processing </w:t>
      </w:r>
      <w:ins w:id="3430" w:author="S J" w:date="2015-03-29T13:59:00Z">
        <w:r>
          <w:rPr/>
          <w:t>o</w:t>
        </w:r>
      </w:ins>
      <w:del w:id="3431" w:author="S J" w:date="2015-03-29T13:59:00Z">
        <w:r>
          <w:rPr/>
          <w:delText>O</w:delText>
        </w:r>
      </w:del>
      <w:r>
        <w:rPr/>
        <w:t xml:space="preserve">f Medical Images </w:t>
      </w:r>
      <w:ins w:id="3432" w:author="S J" w:date="2015-03-29T13:59:00Z">
        <w:r>
          <w:rPr/>
          <w:t>i</w:t>
        </w:r>
      </w:ins>
      <w:del w:id="3433" w:author="S J" w:date="2015-03-29T13:59:00Z">
        <w:r>
          <w:rPr/>
          <w:delText>I</w:delText>
        </w:r>
      </w:del>
      <w:r>
        <w:rPr/>
        <w:t xml:space="preserve">n Virtual Distributed Environment. In </w:t>
      </w:r>
      <w:r>
        <w:rPr>
          <w:i/>
        </w:rPr>
        <w:t>Proceedings of the 2009 Euro American Conference on Telematics and Information Systems: New Opportunities to increase Digital Citizenship</w:t>
      </w:r>
      <w:r>
        <w:rPr/>
        <w:t xml:space="preserve">, page 10. ACM, 2009. </w:t>
      </w:r>
      <w:hyperlink r:id="rId284">
        <w:r>
          <w:rPr>
            <w:rStyle w:val="InternetLink"/>
            <w:rFonts w:ascii="Courier New" w:hAnsi="Courier New"/>
          </w:rPr>
          <w:t>doi:10.1145/1551722.1551732</w:t>
        </w:r>
      </w:hyperlink>
      <w:r>
        <w:rPr/>
        <w:t>.</w:t>
      </w:r>
    </w:p>
    <w:p>
      <w:pPr>
        <w:pStyle w:val="Normal"/>
        <w:rPr/>
      </w:pPr>
      <w:r>
        <w:rPr/>
        <w:t>[</w:t>
      </w:r>
      <w:bookmarkStart w:id="65" w:name="BIB_kulhanek2010b"/>
      <w:r>
        <w:rPr/>
        <w:t>2</w:t>
      </w:r>
      <w:bookmarkEnd w:id="65"/>
      <w:r>
        <w:rPr/>
        <w:t>]Tomáš Kulhánek, Marek Frič, and Milan Šárek. Remote Analysis of Human Voice–</w:t>
      </w:r>
      <w:del w:id="3434" w:author="S J" w:date="2015-03-29T13:59:00Z">
        <w:r>
          <w:rPr/>
          <w:delText xml:space="preserve">Lossless </w:delText>
        </w:r>
      </w:del>
      <w:ins w:id="3435" w:author="S J" w:date="2015-03-29T13:59:00Z">
        <w:r>
          <w:rPr/>
          <w:t xml:space="preserve">lossless </w:t>
        </w:r>
      </w:ins>
      <w:r>
        <w:rPr/>
        <w:t xml:space="preserve">Sound Recording Redirection. </w:t>
      </w:r>
      <w:r>
        <w:rPr>
          <w:i/>
        </w:rPr>
        <w:t>Analysis of Biomedical Signals and Images. Proceedings of 20th International EURASIP Conference (BIOSIGNAL)</w:t>
      </w:r>
      <w:r>
        <w:rPr/>
        <w:t xml:space="preserve">, pages 394–397, 2010. URL: </w:t>
      </w:r>
      <w:hyperlink r:id="rId285">
        <w:r>
          <w:rPr>
            <w:rStyle w:val="InternetLink"/>
            <w:rFonts w:ascii="Courier New" w:hAnsi="Courier New"/>
          </w:rPr>
          <w:t>http://bs2010.biosignal.cz/papers/1092.pdf</w:t>
        </w:r>
      </w:hyperlink>
      <w:r>
        <w:rPr/>
        <w:t>.</w:t>
      </w:r>
    </w:p>
    <w:p>
      <w:pPr>
        <w:pStyle w:val="Normal"/>
        <w:rPr/>
      </w:pPr>
      <w:r>
        <w:rPr/>
        <w:t>[</w:t>
      </w:r>
      <w:bookmarkStart w:id="66" w:name="BIB_kulhanek2010c"/>
      <w:r>
        <w:rPr/>
        <w:t>3</w:t>
      </w:r>
      <w:bookmarkEnd w:id="66"/>
      <w:r>
        <w:rPr/>
        <w:t>]</w:t>
        <w:tab/>
        <w:t xml:space="preserve">Tomáš Kulhánek. Infrastructure for Data Storage </w:t>
      </w:r>
      <w:del w:id="3436" w:author="S J" w:date="2015-03-29T13:59:00Z">
        <w:r>
          <w:rPr/>
          <w:delText xml:space="preserve">And </w:delText>
        </w:r>
      </w:del>
      <w:ins w:id="3437" w:author="S J" w:date="2015-03-29T13:59:00Z">
        <w:r>
          <w:rPr/>
          <w:t xml:space="preserve">and </w:t>
        </w:r>
      </w:ins>
      <w:r>
        <w:rPr/>
        <w:t xml:space="preserve">Computation </w:t>
      </w:r>
      <w:ins w:id="3438" w:author="S J" w:date="2015-03-29T13:59:00Z">
        <w:r>
          <w:rPr/>
          <w:t>i</w:t>
        </w:r>
      </w:ins>
      <w:del w:id="3439" w:author="S J" w:date="2015-03-29T13:59:00Z">
        <w:r>
          <w:rPr/>
          <w:delText>I</w:delText>
        </w:r>
      </w:del>
      <w:r>
        <w:rPr/>
        <w:t xml:space="preserve">n Biomedical Research. </w:t>
      </w:r>
      <w:r>
        <w:rPr>
          <w:i/>
        </w:rPr>
        <w:t>European Journal for Biomedical Informatics (EJBI)</w:t>
      </w:r>
      <w:r>
        <w:rPr/>
        <w:t xml:space="preserve">, 6(1):55–58, 2010. URL: </w:t>
      </w:r>
      <w:hyperlink r:id="rId286">
        <w:r>
          <w:rPr>
            <w:rStyle w:val="InternetLink"/>
            <w:rFonts w:ascii="Courier New" w:hAnsi="Courier New"/>
          </w:rPr>
          <w:t>http://www.ejbi.org/img/ejbi/ejbi2010-1.pdf</w:t>
        </w:r>
      </w:hyperlink>
      <w:r>
        <w:rPr/>
        <w:t>.</w:t>
      </w:r>
    </w:p>
    <w:p>
      <w:pPr>
        <w:pStyle w:val="Normal"/>
        <w:rPr/>
      </w:pPr>
      <w:r>
        <w:rPr/>
        <w:t>[</w:t>
      </w:r>
      <w:bookmarkStart w:id="67" w:name="BIB_Kulhanek2014Parameters"/>
      <w:r>
        <w:rPr/>
        <w:t>4</w:t>
      </w:r>
      <w:bookmarkEnd w:id="67"/>
      <w:r>
        <w:rPr/>
        <w:t>]</w:t>
        <w:tab/>
        <w:t xml:space="preserve">Tomáš Kulhánek, Marek Mateják, Jan Šilar, and Jiří Kofránek. Parameter Estimation </w:t>
      </w:r>
      <w:ins w:id="3440" w:author="S J" w:date="2015-03-29T13:59:00Z">
        <w:r>
          <w:rPr/>
          <w:t>o</w:t>
        </w:r>
      </w:ins>
      <w:del w:id="3441" w:author="S J" w:date="2015-03-29T13:59:00Z">
        <w:r>
          <w:rPr/>
          <w:delText>O</w:delText>
        </w:r>
      </w:del>
      <w:r>
        <w:rPr/>
        <w:t xml:space="preserve">f Complex Mathematical Models </w:t>
      </w:r>
      <w:del w:id="3442" w:author="S J" w:date="2015-03-29T13:59:00Z">
        <w:r>
          <w:rPr/>
          <w:delText xml:space="preserve">Of </w:delText>
        </w:r>
      </w:del>
      <w:ins w:id="3443" w:author="S J" w:date="2015-03-29T13:59:00Z">
        <w:r>
          <w:rPr/>
          <w:t xml:space="preserve">of </w:t>
        </w:r>
      </w:ins>
      <w:r>
        <w:rPr/>
        <w:t xml:space="preserve">Human Physiology Using Remote Simulation Distributed </w:t>
      </w:r>
      <w:ins w:id="3444" w:author="S J" w:date="2015-03-29T13:59:00Z">
        <w:r>
          <w:rPr/>
          <w:t>i</w:t>
        </w:r>
      </w:ins>
      <w:del w:id="3445" w:author="S J" w:date="2015-03-29T13:59:00Z">
        <w:r>
          <w:rPr/>
          <w:delText>I</w:delText>
        </w:r>
      </w:del>
      <w:r>
        <w:rPr/>
        <w:t xml:space="preserve">n Scientific Cloud. In </w:t>
      </w:r>
      <w:r>
        <w:rPr>
          <w:i/>
        </w:rPr>
        <w:t>Biomedical and Health Informatics (BHI), 2014 IEEE-EMBS International Conference on</w:t>
      </w:r>
      <w:r>
        <w:rPr/>
        <w:t xml:space="preserve">, pages 712–715, 2014. </w:t>
      </w:r>
      <w:hyperlink r:id="rId287">
        <w:r>
          <w:rPr>
            <w:rStyle w:val="InternetLink"/>
            <w:rFonts w:ascii="Courier New" w:hAnsi="Courier New"/>
          </w:rPr>
          <w:t>doi:10.1109/BHI.2014.6864463</w:t>
        </w:r>
      </w:hyperlink>
      <w:r>
        <w:rPr/>
        <w:t>.</w:t>
      </w:r>
    </w:p>
    <w:p>
      <w:pPr>
        <w:pStyle w:val="Normal"/>
        <w:rPr/>
      </w:pPr>
      <w:r>
        <w:rPr/>
        <w:t>[</w:t>
      </w:r>
      <w:bookmarkStart w:id="68" w:name="BIB_Kulhanek2014Modeling"/>
      <w:r>
        <w:rPr/>
        <w:t>5</w:t>
      </w:r>
      <w:bookmarkEnd w:id="68"/>
      <w:r>
        <w:rPr/>
        <w:t>]</w:t>
        <w:tab/>
        <w:t>Tomáš Kulhánek, Jiří Kofránek, and Marek Mateják. Modeling of Short-</w:t>
      </w:r>
      <w:del w:id="3446" w:author="S J" w:date="2015-03-29T13:59:00Z">
        <w:r>
          <w:rPr/>
          <w:delText xml:space="preserve">Term </w:delText>
        </w:r>
      </w:del>
      <w:ins w:id="3447" w:author="S J" w:date="2015-03-29T13:59:00Z">
        <w:r>
          <w:rPr/>
          <w:t xml:space="preserve">term </w:t>
        </w:r>
      </w:ins>
      <w:r>
        <w:rPr/>
        <w:t xml:space="preserve">Mechanism </w:t>
      </w:r>
      <w:del w:id="3448" w:author="S J" w:date="2015-03-29T13:59:00Z">
        <w:r>
          <w:rPr/>
          <w:delText xml:space="preserve">Of </w:delText>
        </w:r>
      </w:del>
      <w:ins w:id="3449" w:author="S J" w:date="2015-03-29T13:59:00Z">
        <w:r>
          <w:rPr/>
          <w:t xml:space="preserve">of </w:t>
        </w:r>
      </w:ins>
      <w:r>
        <w:rPr/>
        <w:t xml:space="preserve">Arterial Pressure Control </w:t>
      </w:r>
      <w:del w:id="3450" w:author="S J" w:date="2015-03-29T14:00:00Z">
        <w:r>
          <w:rPr/>
          <w:delText xml:space="preserve">In </w:delText>
        </w:r>
      </w:del>
      <w:ins w:id="3451" w:author="S J" w:date="2015-03-29T14:00:00Z">
        <w:r>
          <w:rPr/>
          <w:t xml:space="preserve">in </w:t>
        </w:r>
      </w:ins>
      <w:del w:id="3452" w:author="S J" w:date="2015-03-29T14:00:00Z">
        <w:r>
          <w:rPr/>
          <w:delText xml:space="preserve">The </w:delText>
        </w:r>
      </w:del>
      <w:ins w:id="3453" w:author="S J" w:date="2015-03-29T14:00:00Z">
        <w:r>
          <w:rPr/>
          <w:t xml:space="preserve">the </w:t>
        </w:r>
      </w:ins>
      <w:r>
        <w:rPr/>
        <w:t xml:space="preserve">Cardiovascular System: Object Oriented </w:t>
      </w:r>
      <w:del w:id="3454" w:author="S J" w:date="2015-03-29T14:00:00Z">
        <w:r>
          <w:rPr/>
          <w:delText xml:space="preserve">And </w:delText>
        </w:r>
      </w:del>
      <w:ins w:id="3455" w:author="S J" w:date="2015-03-29T14:00:00Z">
        <w:r>
          <w:rPr/>
          <w:t xml:space="preserve">and </w:t>
        </w:r>
      </w:ins>
      <w:r>
        <w:rPr/>
        <w:t xml:space="preserve">Acausal Approach. </w:t>
      </w:r>
      <w:r>
        <w:rPr>
          <w:i/>
        </w:rPr>
        <w:t>Computers in Biology and Medicine</w:t>
      </w:r>
      <w:r>
        <w:rPr/>
        <w:t xml:space="preserve">, 54(1):137–144, 2014. </w:t>
      </w:r>
      <w:hyperlink r:id="rId288">
        <w:r>
          <w:rPr>
            <w:rStyle w:val="InternetLink"/>
            <w:rFonts w:ascii="Courier New" w:hAnsi="Courier New"/>
          </w:rPr>
          <w:t>doi:10.1016/j.compbiomed.2014.08.025</w:t>
        </w:r>
      </w:hyperlink>
      <w:r>
        <w:rPr/>
        <w:t>.</w:t>
      </w:r>
    </w:p>
    <w:p>
      <w:pPr>
        <w:pStyle w:val="Normal"/>
        <w:rPr/>
      </w:pPr>
      <w:r>
        <w:rPr/>
        <w:t>[</w:t>
      </w:r>
      <w:bookmarkStart w:id="69" w:name="BIB_Kulhanek2014mefanet"/>
      <w:r>
        <w:rPr/>
        <w:t>6</w:t>
      </w:r>
      <w:bookmarkEnd w:id="69"/>
      <w:r>
        <w:rPr/>
        <w:t>]</w:t>
        <w:tab/>
        <w:t xml:space="preserve">Tomáš Kulhánek, Martin Tribula, Jiří Kofránek, and Marek Mateják. Simple Models </w:t>
      </w:r>
      <w:ins w:id="3456" w:author="S J" w:date="2015-03-29T14:00:00Z">
        <w:r>
          <w:rPr/>
          <w:t>o</w:t>
        </w:r>
      </w:ins>
      <w:del w:id="3457" w:author="S J" w:date="2015-03-29T14:00:00Z">
        <w:r>
          <w:rPr/>
          <w:delText>O</w:delText>
        </w:r>
      </w:del>
      <w:r>
        <w:rPr/>
        <w:t xml:space="preserve">f </w:t>
      </w:r>
      <w:del w:id="3458" w:author="S J" w:date="2015-03-29T14:00:00Z">
        <w:r>
          <w:rPr/>
          <w:delText xml:space="preserve">The </w:delText>
        </w:r>
      </w:del>
      <w:ins w:id="3459" w:author="S J" w:date="2015-03-29T14:00:00Z">
        <w:r>
          <w:rPr/>
          <w:t xml:space="preserve">the </w:t>
        </w:r>
      </w:ins>
      <w:r>
        <w:rPr/>
        <w:t xml:space="preserve">Cardiovascular System </w:t>
      </w:r>
      <w:del w:id="3460" w:author="S J" w:date="2015-03-29T14:00:00Z">
        <w:r>
          <w:rPr/>
          <w:delText xml:space="preserve">For </w:delText>
        </w:r>
      </w:del>
      <w:ins w:id="3461" w:author="S J" w:date="2015-03-29T14:00:00Z">
        <w:r>
          <w:rPr/>
          <w:t xml:space="preserve">for </w:t>
        </w:r>
      </w:ins>
      <w:r>
        <w:rPr/>
        <w:t xml:space="preserve">Educational </w:t>
      </w:r>
      <w:del w:id="3462" w:author="S J" w:date="2015-03-29T14:00:00Z">
        <w:r>
          <w:rPr/>
          <w:delText xml:space="preserve">And </w:delText>
        </w:r>
      </w:del>
      <w:ins w:id="3463" w:author="S J" w:date="2015-03-29T14:00:00Z">
        <w:r>
          <w:rPr/>
          <w:t xml:space="preserve">and </w:t>
        </w:r>
      </w:ins>
      <w:r>
        <w:rPr/>
        <w:t xml:space="preserve">Research Purposes. </w:t>
      </w:r>
      <w:r>
        <w:rPr>
          <w:i/>
        </w:rPr>
        <w:t>MEFANET Journal</w:t>
      </w:r>
      <w:r>
        <w:rPr/>
        <w:t>, 2(2):56–63, 2014.</w:t>
      </w:r>
    </w:p>
    <w:p>
      <w:pPr>
        <w:pStyle w:val="Normal"/>
        <w:rPr/>
      </w:pPr>
      <w:r>
        <w:rPr/>
        <w:t>[</w:t>
      </w:r>
      <w:bookmarkStart w:id="70" w:name="BIB_Matejak2014sj"/>
      <w:r>
        <w:rPr/>
        <w:t>7</w:t>
      </w:r>
      <w:bookmarkEnd w:id="70"/>
      <w:r>
        <w:rPr/>
        <w:t>]</w:t>
        <w:tab/>
        <w:t>Marek Mateják, Tomáš Kulhánek, and Stanislav Matoušek. Adair-</w:t>
      </w:r>
      <w:del w:id="3464" w:author="S J" w:date="2015-03-29T14:00:00Z">
        <w:r>
          <w:rPr/>
          <w:delText xml:space="preserve">Based </w:delText>
        </w:r>
      </w:del>
      <w:ins w:id="3465" w:author="S J" w:date="2015-03-29T14:00:00Z">
        <w:r>
          <w:rPr/>
          <w:t xml:space="preserve">based </w:t>
        </w:r>
      </w:ins>
      <w:r>
        <w:rPr/>
        <w:t xml:space="preserve">Hemoglobin Equilibrium with Oxygen, Carbon Dioxide and Hydrogen Ion Activity. </w:t>
      </w:r>
      <w:r>
        <w:rPr>
          <w:i/>
        </w:rPr>
        <w:t xml:space="preserve">Scandinavian Journal </w:t>
      </w:r>
      <w:del w:id="3466" w:author="S J" w:date="2015-03-29T14:00:00Z">
        <w:r>
          <w:rPr>
            <w:i/>
          </w:rPr>
          <w:delText xml:space="preserve">Of </w:delText>
        </w:r>
      </w:del>
      <w:ins w:id="3467" w:author="S J" w:date="2015-03-29T14:00:00Z">
        <w:r>
          <w:rPr>
            <w:i/>
          </w:rPr>
          <w:t xml:space="preserve">of </w:t>
        </w:r>
      </w:ins>
      <w:r>
        <w:rPr>
          <w:i/>
        </w:rPr>
        <w:t xml:space="preserve">Clinical </w:t>
      </w:r>
      <w:del w:id="3468" w:author="S J" w:date="2015-03-29T14:00:00Z">
        <w:r>
          <w:rPr>
            <w:i/>
          </w:rPr>
          <w:delText xml:space="preserve">And </w:delText>
        </w:r>
      </w:del>
      <w:ins w:id="3469" w:author="S J" w:date="2015-03-29T14:00:00Z">
        <w:r>
          <w:rPr>
            <w:i/>
          </w:rPr>
          <w:t xml:space="preserve">and </w:t>
        </w:r>
      </w:ins>
      <w:r>
        <w:rPr>
          <w:i/>
        </w:rPr>
        <w:t>Laboratory Investigation</w:t>
      </w:r>
      <w:r>
        <w:rPr/>
        <w:t xml:space="preserve">, 2014. </w:t>
      </w:r>
      <w:hyperlink r:id="rId289">
        <w:r>
          <w:rPr>
            <w:rStyle w:val="InternetLink"/>
            <w:rFonts w:ascii="Courier New" w:hAnsi="Courier New"/>
          </w:rPr>
          <w:t>doi:10.3109/00365513.2014.984320</w:t>
        </w:r>
      </w:hyperlink>
      <w:r>
        <w:rPr/>
        <w:t>.</w:t>
      </w:r>
    </w:p>
    <w:p>
      <w:pPr>
        <w:pStyle w:val="Normal"/>
        <w:rPr/>
      </w:pPr>
      <w:r>
        <w:rPr/>
        <w:t>[</w:t>
      </w:r>
      <w:bookmarkStart w:id="71" w:name="BIB_Kulhanek2010"/>
      <w:r>
        <w:rPr/>
        <w:t>8</w:t>
      </w:r>
      <w:bookmarkEnd w:id="71"/>
      <w:r>
        <w:rPr/>
        <w:t>]</w:t>
        <w:tab/>
        <w:t xml:space="preserve">Tomáš Kulhánek, J Šilar, Marek Mateják, Pavol Privitzer, Jiří Kofranek, and Martin Tribula. Distributed Computation </w:t>
      </w:r>
      <w:ins w:id="3470" w:author="S J" w:date="2015-03-29T14:00:00Z">
        <w:r>
          <w:rPr/>
          <w:t>a</w:t>
        </w:r>
      </w:ins>
      <w:del w:id="3471" w:author="S J" w:date="2015-03-29T14:00:00Z">
        <w:r>
          <w:rPr/>
          <w:delText>A</w:delText>
        </w:r>
      </w:del>
      <w:r>
        <w:rPr/>
        <w:t xml:space="preserve">nd Parameter Estimation </w:t>
      </w:r>
      <w:del w:id="3472" w:author="S J" w:date="2015-03-29T14:00:00Z">
        <w:r>
          <w:rPr/>
          <w:delText xml:space="preserve">In </w:delText>
        </w:r>
      </w:del>
      <w:ins w:id="3473" w:author="S J" w:date="2015-03-29T14:00:00Z">
        <w:r>
          <w:rPr/>
          <w:t xml:space="preserve">in </w:t>
        </w:r>
      </w:ins>
      <w:r>
        <w:rPr/>
        <w:t xml:space="preserve">Identification </w:t>
      </w:r>
      <w:del w:id="3474" w:author="S J" w:date="2015-03-29T14:00:00Z">
        <w:r>
          <w:rPr/>
          <w:delText xml:space="preserve">Of </w:delText>
        </w:r>
      </w:del>
      <w:ins w:id="3475" w:author="S J" w:date="2015-03-29T14:00:00Z">
        <w:r>
          <w:rPr/>
          <w:t xml:space="preserve">of </w:t>
        </w:r>
      </w:ins>
      <w:r>
        <w:rPr/>
        <w:t xml:space="preserve">Physiological Systems. </w:t>
      </w:r>
      <w:r>
        <w:rPr>
          <w:i/>
        </w:rPr>
        <w:t>VPH conference</w:t>
      </w:r>
      <w:r>
        <w:rPr/>
        <w:t>, 2010.</w:t>
      </w:r>
    </w:p>
    <w:p>
      <w:pPr>
        <w:pStyle w:val="Normal"/>
        <w:rPr/>
      </w:pPr>
      <w:r>
        <w:rPr/>
        <w:t>[</w:t>
      </w:r>
      <w:bookmarkStart w:id="72" w:name="BIB_Kulhanek2013c"/>
      <w:r>
        <w:rPr/>
        <w:t>9</w:t>
      </w:r>
      <w:bookmarkEnd w:id="72"/>
      <w:r>
        <w:rPr/>
        <w:t>]</w:t>
        <w:tab/>
        <w:t xml:space="preserve">Tomáš Kulhánek, Filip Ježek, Marek Mateják, Jan Šilar, Pavol Privitzer, Martin Tribula, and Jiří Kofránek. RESTful Web Service </w:t>
      </w:r>
      <w:ins w:id="3476" w:author="S J" w:date="2015-03-29T14:00:00Z">
        <w:r>
          <w:rPr/>
          <w:t>t</w:t>
        </w:r>
      </w:ins>
      <w:del w:id="3477" w:author="S J" w:date="2015-03-29T14:00:00Z">
        <w:r>
          <w:rPr/>
          <w:delText>T</w:delText>
        </w:r>
      </w:del>
      <w:r>
        <w:rPr/>
        <w:t xml:space="preserve">o Build Loosely Coupled Web Based Simulation </w:t>
      </w:r>
      <w:del w:id="3478" w:author="S J" w:date="2015-03-29T14:00:00Z">
        <w:r>
          <w:rPr/>
          <w:delText xml:space="preserve">Of </w:delText>
        </w:r>
      </w:del>
      <w:ins w:id="3479" w:author="S J" w:date="2015-03-29T14:00:00Z">
        <w:r>
          <w:rPr/>
          <w:t xml:space="preserve">of </w:t>
        </w:r>
      </w:ins>
      <w:r>
        <w:rPr/>
        <w:t xml:space="preserve">Human Physiology. </w:t>
      </w:r>
      <w:r>
        <w:rPr>
          <w:i/>
        </w:rPr>
        <w:t>Transactions of Japanese Society for Medical and Biological Engineering</w:t>
      </w:r>
      <w:r>
        <w:rPr/>
        <w:t xml:space="preserve">, 51(Supplement):R–32, 2013. </w:t>
      </w:r>
      <w:hyperlink r:id="rId290">
        <w:r>
          <w:rPr>
            <w:rStyle w:val="InternetLink"/>
            <w:rFonts w:ascii="Courier New" w:hAnsi="Courier New"/>
          </w:rPr>
          <w:t>doi:10.11239/jsmbe.51.R-32</w:t>
        </w:r>
      </w:hyperlink>
      <w:r>
        <w:rPr/>
        <w:t>.</w:t>
      </w:r>
    </w:p>
    <w:p>
      <w:pPr>
        <w:pStyle w:val="Normal"/>
        <w:rPr/>
      </w:pPr>
      <w:r>
        <w:rPr/>
        <w:t>[</w:t>
      </w:r>
      <w:bookmarkStart w:id="73" w:name="BIB_kofranek2013hummod"/>
      <w:r>
        <w:rPr/>
        <w:t>10</w:t>
      </w:r>
      <w:bookmarkEnd w:id="73"/>
      <w:r>
        <w:rPr/>
        <w:t>]</w:t>
        <w:tab/>
        <w:t xml:space="preserve">J Kofránek, M Mateják, P Privitzer, M Tribula, T Kulhánek, J Šilar, and R Pecinovský. HumMod-Golem Edition: Large Scale Model </w:t>
      </w:r>
      <w:del w:id="3480" w:author="S J" w:date="2015-03-29T14:01:00Z">
        <w:r>
          <w:rPr/>
          <w:delText xml:space="preserve">Of </w:delText>
        </w:r>
      </w:del>
      <w:ins w:id="3481" w:author="S J" w:date="2015-03-29T14:01:00Z">
        <w:r>
          <w:rPr/>
          <w:t xml:space="preserve">of </w:t>
        </w:r>
      </w:ins>
      <w:r>
        <w:rPr/>
        <w:t xml:space="preserve">Integrative Physiology </w:t>
      </w:r>
      <w:del w:id="3482" w:author="S J" w:date="2015-03-29T14:01:00Z">
        <w:r>
          <w:rPr/>
          <w:delText xml:space="preserve">For </w:delText>
        </w:r>
      </w:del>
      <w:ins w:id="3483" w:author="S J" w:date="2015-03-29T14:01:00Z">
        <w:r>
          <w:rPr/>
          <w:t xml:space="preserve">for </w:t>
        </w:r>
      </w:ins>
      <w:r>
        <w:rPr/>
        <w:t xml:space="preserve">Virtual Patient Simulators. In </w:t>
      </w:r>
      <w:r>
        <w:rPr>
          <w:i/>
        </w:rPr>
        <w:t>Proceedings of World Congress in Computer Science 2013 (WORLDCOMP’13), International Conference on Modeling, Simulation and Visualisation Methods (MSV’13)</w:t>
      </w:r>
      <w:r>
        <w:rPr/>
        <w:t>, pages 182–188, 2013.</w:t>
      </w:r>
    </w:p>
    <w:p>
      <w:pPr>
        <w:pStyle w:val="Normal"/>
        <w:rPr/>
      </w:pPr>
      <w:r>
        <w:rPr/>
        <w:t>[</w:t>
      </w:r>
      <w:bookmarkStart w:id="74" w:name="BIB_Matejak2014"/>
      <w:r>
        <w:rPr/>
        <w:t>11</w:t>
      </w:r>
      <w:bookmarkEnd w:id="74"/>
      <w:r>
        <w:rPr/>
        <w:t>]</w:t>
        <w:tab/>
        <w:t xml:space="preserve">Marek Mateják, Tomáš Kulhánek, Jan Šilar, Pavol Privitzer, Filip Ježek, and Jiří Kofránek. Physiolibrary - Modelica </w:t>
      </w:r>
      <w:del w:id="3484" w:author="S J" w:date="2015-03-29T14:01:00Z">
        <w:r>
          <w:rPr/>
          <w:delText xml:space="preserve">library </w:delText>
        </w:r>
      </w:del>
      <w:ins w:id="3485" w:author="S J" w:date="2015-03-29T14:01:00Z">
        <w:r>
          <w:rPr/>
          <w:t xml:space="preserve">Library </w:t>
        </w:r>
      </w:ins>
      <w:r>
        <w:rPr/>
        <w:t xml:space="preserve">for Physiology. In </w:t>
      </w:r>
      <w:r>
        <w:rPr>
          <w:i/>
        </w:rPr>
        <w:t>Proceedings of the 10th International Modelica Conference, March 10-12, 2014, Lund, Sweden</w:t>
      </w:r>
      <w:r>
        <w:rPr/>
        <w:t xml:space="preserve">, pages 499–505. Linköping University Electronic Press, 2014. </w:t>
      </w:r>
      <w:hyperlink r:id="rId291">
        <w:r>
          <w:rPr>
            <w:rStyle w:val="InternetLink"/>
            <w:rFonts w:ascii="Courier New" w:hAnsi="Courier New"/>
          </w:rPr>
          <w:t>doi:10.3384/ecp14096499</w:t>
        </w:r>
      </w:hyperlink>
      <w:r>
        <w:rPr/>
        <w:t>.</w:t>
      </w:r>
    </w:p>
    <w:p>
      <w:pPr>
        <w:pStyle w:val="Normal"/>
        <w:rPr/>
      </w:pPr>
      <w:r>
        <w:rPr/>
        <w:t>[</w:t>
      </w:r>
      <w:bookmarkStart w:id="75" w:name="BIB_Kulhanek2008Mefanet"/>
      <w:r>
        <w:rPr/>
        <w:t>12</w:t>
      </w:r>
      <w:bookmarkEnd w:id="75"/>
      <w:r>
        <w:rPr/>
        <w:t>]</w:t>
        <w:tab/>
        <w:t xml:space="preserve">Tomáš Kulhánek and Milan Šárek. Virtualizace a Integrace </w:t>
      </w:r>
      <w:ins w:id="3486" w:author="S J" w:date="2015-03-29T14:01:00Z">
        <w:r>
          <w:rPr/>
          <w:t>v</w:t>
        </w:r>
      </w:ins>
      <w:del w:id="3487" w:author="S J" w:date="2015-03-29T14:01:00Z">
        <w:r>
          <w:rPr/>
          <w:delText>V</w:delText>
        </w:r>
      </w:del>
      <w:r>
        <w:rPr/>
        <w:t xml:space="preserve"> Gridovém Pacs Systému (Cze) Virtualization </w:t>
      </w:r>
      <w:del w:id="3488" w:author="S J" w:date="2015-03-29T14:01:00Z">
        <w:r>
          <w:rPr/>
          <w:delText xml:space="preserve">And </w:delText>
        </w:r>
      </w:del>
      <w:ins w:id="3489" w:author="S J" w:date="2015-03-29T14:01:00Z">
        <w:r>
          <w:rPr/>
          <w:t xml:space="preserve">and </w:t>
        </w:r>
      </w:ins>
      <w:r>
        <w:rPr/>
        <w:t xml:space="preserve">Integration </w:t>
      </w:r>
      <w:del w:id="3490" w:author="S J" w:date="2015-03-29T14:01:00Z">
        <w:r>
          <w:rPr/>
          <w:delText xml:space="preserve">In </w:delText>
        </w:r>
      </w:del>
      <w:ins w:id="3491" w:author="S J" w:date="2015-03-29T14:01:00Z">
        <w:r>
          <w:rPr/>
          <w:t xml:space="preserve">in </w:t>
        </w:r>
      </w:ins>
      <w:r>
        <w:rPr/>
        <w:t xml:space="preserve">Grid Pacs System (eng). In </w:t>
      </w:r>
      <w:r>
        <w:rPr>
          <w:i/>
        </w:rPr>
        <w:t>Mefanet 2008</w:t>
      </w:r>
      <w:r>
        <w:rPr/>
        <w:t xml:space="preserve">. MSD Brno, 2008. URL: </w:t>
      </w:r>
      <w:hyperlink r:id="rId292">
        <w:r>
          <w:rPr>
            <w:rStyle w:val="InternetLink"/>
            <w:rFonts w:ascii="Courier New" w:hAnsi="Courier New"/>
          </w:rPr>
          <w:t>http://www.mefanet.cz/res/file/mefanet2008/prispevky/25\_kulhanek.pdf</w:t>
        </w:r>
      </w:hyperlink>
      <w:r>
        <w:rPr/>
        <w:t>.</w:t>
      </w:r>
    </w:p>
    <w:p>
      <w:pPr>
        <w:pStyle w:val="Normal"/>
        <w:rPr/>
      </w:pPr>
      <w:r>
        <w:rPr/>
        <w:t>[</w:t>
      </w:r>
      <w:bookmarkStart w:id="76" w:name="BIB_Sarek2009"/>
      <w:r>
        <w:rPr/>
        <w:t>13</w:t>
      </w:r>
      <w:bookmarkEnd w:id="76"/>
      <w:r>
        <w:rPr/>
        <w:t>]</w:t>
        <w:tab/>
        <w:t xml:space="preserve">Milan Šárek and Tomáš Kulhánek. Nové Směry Medicínských Aplikací Sdružení CESNET. In </w:t>
      </w:r>
      <w:r>
        <w:rPr>
          <w:i/>
        </w:rPr>
        <w:t>Sborník Příspěvků MEDSOFT</w:t>
      </w:r>
      <w:r>
        <w:rPr/>
        <w:t xml:space="preserve">, pages 145–148, 2009. URL: </w:t>
      </w:r>
      <w:hyperlink r:id="rId293">
        <w:r>
          <w:rPr>
            <w:rStyle w:val="InternetLink"/>
            <w:rFonts w:ascii="Courier New" w:hAnsi="Courier New"/>
          </w:rPr>
          <w:t>http://www.creativeconnections.cz/medsoft/2009/Medsoft\_2009\_\%C5\%A0\%C3\%A1rek\_Milan.pdf</w:t>
        </w:r>
      </w:hyperlink>
      <w:r>
        <w:rPr/>
        <w:t>.</w:t>
      </w:r>
    </w:p>
    <w:p>
      <w:pPr>
        <w:pStyle w:val="Normal"/>
        <w:rPr/>
      </w:pPr>
      <w:r>
        <w:rPr/>
        <w:t>[</w:t>
      </w:r>
      <w:bookmarkStart w:id="77" w:name="BIB_kulhanek2009dd"/>
      <w:r>
        <w:rPr/>
        <w:t>14</w:t>
      </w:r>
      <w:bookmarkEnd w:id="77"/>
      <w:r>
        <w:rPr/>
        <w:t>]</w:t>
        <w:tab/>
        <w:t xml:space="preserve">Tomáš Kulhánek. Virtual Distributed Environment for Exchange of Medical Images. In D Kuželová, editor, </w:t>
      </w:r>
      <w:r>
        <w:rPr>
          <w:i/>
        </w:rPr>
        <w:t xml:space="preserve">Proceeding of PhD. Conference 2009 was published as: Doktorandské </w:t>
      </w:r>
      <w:del w:id="3492" w:author="S J" w:date="2015-03-29T14:01:00Z">
        <w:r>
          <w:rPr>
            <w:i/>
          </w:rPr>
          <w:delText xml:space="preserve">dny </w:delText>
        </w:r>
      </w:del>
      <w:ins w:id="3493" w:author="S J" w:date="2015-03-29T14:01:00Z">
        <w:r>
          <w:rPr>
            <w:i/>
          </w:rPr>
          <w:t xml:space="preserve">Dny </w:t>
        </w:r>
      </w:ins>
      <w:r>
        <w:rPr>
          <w:i/>
        </w:rPr>
        <w:t>’09</w:t>
      </w:r>
      <w:r>
        <w:rPr/>
        <w:t xml:space="preserve">, pages 62–64. Institute of Computer Science/MatfyzPress, 2009. URL: </w:t>
      </w:r>
      <w:hyperlink r:id="rId294">
        <w:r>
          <w:rPr>
            <w:rStyle w:val="InternetLink"/>
            <w:rFonts w:ascii="Courier New" w:hAnsi="Courier New"/>
          </w:rPr>
          <w:t>http://www.cs.cas.cz/hakl/doktorandsky-den/files/2009/sbornik-dd-2009.pdf</w:t>
        </w:r>
      </w:hyperlink>
      <w:r>
        <w:rPr/>
        <w:t>.</w:t>
      </w:r>
    </w:p>
    <w:p>
      <w:pPr>
        <w:pStyle w:val="Normal"/>
        <w:rPr/>
      </w:pPr>
      <w:r>
        <w:rPr/>
        <w:t>[</w:t>
      </w:r>
      <w:bookmarkStart w:id="78" w:name="BIB_Kulhanek2009Mefanet"/>
      <w:r>
        <w:rPr/>
        <w:t>15</w:t>
      </w:r>
      <w:bookmarkEnd w:id="78"/>
      <w:r>
        <w:rPr/>
        <w:t>]</w:t>
        <w:tab/>
        <w:t xml:space="preserve">Tomáš Kulhánek, Marek Frič, and Milan Šárek. Vzdálený Přístup </w:t>
      </w:r>
      <w:ins w:id="3494" w:author="S J" w:date="2015-03-29T14:01:00Z">
        <w:r>
          <w:rPr/>
          <w:t>k</w:t>
        </w:r>
      </w:ins>
      <w:del w:id="3495" w:author="S J" w:date="2015-03-29T14:01:00Z">
        <w:r>
          <w:rPr/>
          <w:delText>K</w:delText>
        </w:r>
      </w:del>
      <w:r>
        <w:rPr/>
        <w:t xml:space="preserve"> Virtuálním Výukovým </w:t>
      </w:r>
      <w:del w:id="3496" w:author="S J" w:date="2015-03-29T14:02:00Z">
        <w:r>
          <w:rPr/>
          <w:delText xml:space="preserve">A </w:delText>
        </w:r>
      </w:del>
      <w:ins w:id="3497" w:author="S J" w:date="2015-03-29T14:02:00Z">
        <w:r>
          <w:rPr/>
          <w:t xml:space="preserve">a </w:t>
        </w:r>
      </w:ins>
      <w:r>
        <w:rPr/>
        <w:t xml:space="preserve">Výzkumným Aplikacím - Podpora Foniatrických Vyšetření. In Daniel Schwarz, Jaroslav Majerník, Ladislav Dušek, Stanislav Štípek, and Vladimír Mihál, editors, </w:t>
      </w:r>
      <w:r>
        <w:rPr>
          <w:i/>
        </w:rPr>
        <w:t>Mefanet 2009</w:t>
      </w:r>
      <w:r>
        <w:rPr/>
        <w:t xml:space="preserve">. MSD Brno, 2009. URL: </w:t>
      </w:r>
      <w:hyperlink r:id="rId295">
        <w:r>
          <w:rPr>
            <w:rStyle w:val="InternetLink"/>
            <w:rFonts w:ascii="Courier New" w:hAnsi="Courier New"/>
          </w:rPr>
          <w:t>http://www.mefanet.cz/res/file/mefanet2009/prispevky/kulhanek\_full.pdf</w:t>
        </w:r>
      </w:hyperlink>
      <w:r>
        <w:rPr/>
        <w:t>.</w:t>
      </w:r>
    </w:p>
    <w:p>
      <w:pPr>
        <w:pStyle w:val="Normal"/>
        <w:rPr/>
      </w:pPr>
      <w:r>
        <w:rPr/>
        <w:t>[</w:t>
      </w:r>
      <w:bookmarkStart w:id="79" w:name="BIB_Kulhanek2010d"/>
      <w:r>
        <w:rPr/>
        <w:t>16</w:t>
      </w:r>
      <w:bookmarkEnd w:id="79"/>
      <w:r>
        <w:rPr/>
        <w:t>]</w:t>
        <w:tab/>
        <w:t xml:space="preserve">Tomáš Kulhánek, Marek Frič, and Milan Šárek. Vzdálená Analýza Lidského Hlasu - Bezeztrátové Nahrávání Zvuku Přes </w:t>
      </w:r>
      <w:ins w:id="3498" w:author="S J" w:date="2015-03-29T14:02:00Z">
        <w:r>
          <w:rPr/>
          <w:t>i</w:t>
        </w:r>
      </w:ins>
      <w:del w:id="3499" w:author="S J" w:date="2015-03-29T14:02:00Z">
        <w:r>
          <w:rPr/>
          <w:delText>I</w:delText>
        </w:r>
      </w:del>
      <w:r>
        <w:rPr/>
        <w:t xml:space="preserve">p Sítě. In </w:t>
      </w:r>
      <w:r>
        <w:rPr>
          <w:i/>
        </w:rPr>
        <w:t>Sborník Příspěvků MEDSOFT</w:t>
      </w:r>
      <w:r>
        <w:rPr/>
        <w:t>, pages 96–101, 2010.</w:t>
      </w:r>
    </w:p>
    <w:p>
      <w:pPr>
        <w:pStyle w:val="Normal"/>
        <w:rPr/>
      </w:pPr>
      <w:r>
        <w:rPr/>
        <w:t>[</w:t>
      </w:r>
      <w:bookmarkStart w:id="80" w:name="BIB_Kulhanek2010Mefanet"/>
      <w:r>
        <w:rPr/>
        <w:t>17</w:t>
      </w:r>
      <w:bookmarkEnd w:id="80"/>
      <w:r>
        <w:rPr/>
        <w:t>]</w:t>
        <w:tab/>
        <w:t xml:space="preserve">Tomáš Kulhánek, Jan Šilar, Jiří Kofránek, Marek Mateják, Pavol Privitzer, and Martin Tribula. Od Výukového Modelu </w:t>
      </w:r>
      <w:ins w:id="3500" w:author="S J" w:date="2015-03-29T14:02:00Z">
        <w:r>
          <w:rPr/>
          <w:t>k</w:t>
        </w:r>
      </w:ins>
      <w:del w:id="3501" w:author="S J" w:date="2015-03-29T14:02:00Z">
        <w:r>
          <w:rPr/>
          <w:delText>K</w:delText>
        </w:r>
      </w:del>
      <w:r>
        <w:rPr/>
        <w:t xml:space="preserve"> Identifikaci Fyziologického Systému. In Daniel Schwarz, Martin Komenda, Jaroslav Majerník, Stanislav Štípek, Vladimír Mihál, and Ladislav Dušek, editors, </w:t>
      </w:r>
      <w:r>
        <w:rPr>
          <w:i/>
        </w:rPr>
        <w:t>Mefanet 2010</w:t>
      </w:r>
      <w:r>
        <w:rPr/>
        <w:t xml:space="preserve">. MSD Brno, 2010. URL: </w:t>
      </w:r>
      <w:hyperlink r:id="rId296">
        <w:r>
          <w:rPr>
            <w:rStyle w:val="InternetLink"/>
            <w:rFonts w:ascii="Courier New" w:hAnsi="Courier New"/>
          </w:rPr>
          <w:t>http://www.mefanet.cz/res/file/mefanet2010/prispevky/kulhanek-full.pdf</w:t>
        </w:r>
      </w:hyperlink>
      <w:r>
        <w:rPr/>
        <w:t>.</w:t>
      </w:r>
    </w:p>
    <w:p>
      <w:pPr>
        <w:pStyle w:val="Normal"/>
        <w:rPr/>
      </w:pPr>
      <w:r>
        <w:rPr/>
        <w:t>[</w:t>
      </w:r>
      <w:bookmarkStart w:id="81" w:name="BIB_Kulhanek2011"/>
      <w:r>
        <w:rPr/>
        <w:t>18</w:t>
      </w:r>
      <w:bookmarkEnd w:id="81"/>
      <w:r>
        <w:rPr/>
        <w:t>]</w:t>
        <w:tab/>
        <w:t xml:space="preserve">Tomáš Kulhánek. From Educational Models Towards Identification of Physiological Systems. </w:t>
      </w:r>
      <w:r>
        <w:rPr>
          <w:i/>
        </w:rPr>
        <w:t>Mefanet Report</w:t>
      </w:r>
      <w:r>
        <w:rPr/>
        <w:t xml:space="preserve">, 04:69–72, 2011. URL: </w:t>
      </w:r>
      <w:hyperlink r:id="rId297">
        <w:r>
          <w:rPr>
            <w:rStyle w:val="InternetLink"/>
            <w:rFonts w:ascii="Courier New" w:hAnsi="Courier New"/>
          </w:rPr>
          <w:t>http://www.mefanet.cz/res/file/reporty/mefanet-report-2011.pdf</w:t>
        </w:r>
      </w:hyperlink>
      <w:r>
        <w:rPr/>
        <w:t>.</w:t>
      </w:r>
    </w:p>
    <w:p>
      <w:pPr>
        <w:pStyle w:val="Normal"/>
        <w:rPr/>
      </w:pPr>
      <w:r>
        <w:rPr/>
        <w:t>[</w:t>
      </w:r>
      <w:bookmarkStart w:id="82" w:name="BIB_kulhanek2011dd"/>
      <w:r>
        <w:rPr/>
        <w:t>19</w:t>
      </w:r>
      <w:bookmarkEnd w:id="82"/>
      <w:r>
        <w:rPr/>
        <w:t>]</w:t>
        <w:tab/>
        <w:t xml:space="preserve">Tomáš Kulhánek. Infrastructure for Data Storage and Computation in Biomedical Research. In D Kuželová, editor, </w:t>
      </w:r>
      <w:r>
        <w:rPr>
          <w:i/>
        </w:rPr>
        <w:t>Proceeding of PhD. Conference 2011 was published as: Doktorandské dny ’11</w:t>
      </w:r>
      <w:r>
        <w:rPr/>
        <w:t xml:space="preserve">, pages 90–94. Institute of Computer Science/MatfyzPress, 2011. URL: </w:t>
      </w:r>
      <w:hyperlink r:id="rId298">
        <w:r>
          <w:rPr>
            <w:rStyle w:val="InternetLink"/>
            <w:rFonts w:ascii="Courier New" w:hAnsi="Courier New"/>
          </w:rPr>
          <w:t>http://www.cs.cas.cz/hakl/doktorandsky-den/files/2011/sbornik-dd-2011.pdf</w:t>
        </w:r>
      </w:hyperlink>
      <w:r>
        <w:rPr/>
        <w:t>.</w:t>
      </w:r>
    </w:p>
    <w:p>
      <w:pPr>
        <w:pStyle w:val="Normal"/>
        <w:rPr/>
      </w:pPr>
      <w:r>
        <w:rPr/>
        <w:t>[</w:t>
      </w:r>
      <w:bookmarkStart w:id="83" w:name="BIB_Kulhanek2012"/>
      <w:r>
        <w:rPr/>
        <w:t>20</w:t>
      </w:r>
      <w:bookmarkEnd w:id="83"/>
      <w:r>
        <w:rPr/>
        <w:t>]</w:t>
        <w:tab/>
        <w:t xml:space="preserve">Tomáš Kulhánek, Marek Frič, and Jaroslav Hrb. Vzdálená Analýza Lidského Hlasu </w:t>
      </w:r>
      <w:del w:id="3502" w:author="S J" w:date="2015-03-29T14:02:00Z">
        <w:r>
          <w:rPr/>
          <w:delText xml:space="preserve">V </w:delText>
        </w:r>
      </w:del>
      <w:ins w:id="3503" w:author="S J" w:date="2015-03-29T14:02:00Z">
        <w:r>
          <w:rPr/>
          <w:t xml:space="preserve">v </w:t>
        </w:r>
      </w:ins>
      <w:r>
        <w:rPr/>
        <w:t xml:space="preserve">Reálném Čase. In </w:t>
      </w:r>
      <w:r>
        <w:rPr>
          <w:i/>
        </w:rPr>
        <w:t>Sborník Příspěvků MEDSOFT</w:t>
      </w:r>
      <w:r>
        <w:rPr/>
        <w:t xml:space="preserve">, pages 180–184, 2012. URL: </w:t>
      </w:r>
      <w:hyperlink r:id="rId299">
        <w:r>
          <w:rPr>
            <w:rStyle w:val="InternetLink"/>
            <w:rFonts w:ascii="Courier New" w:hAnsi="Courier New"/>
          </w:rPr>
          <w:t>http://www.creativeconnections.cz/medsoft/2012/Medsoft\_Kulh\'{a}nek\_Tom\'{a}\v{s}.pdf</w:t>
        </w:r>
      </w:hyperlink>
      <w:r>
        <w:rPr/>
        <w:t>.</w:t>
      </w:r>
    </w:p>
    <w:p>
      <w:pPr>
        <w:pStyle w:val="Normal"/>
        <w:rPr/>
      </w:pPr>
      <w:r>
        <w:rPr/>
        <w:t>[</w:t>
      </w:r>
      <w:bookmarkStart w:id="84" w:name="BIB_Kulhanek2013b"/>
      <w:r>
        <w:rPr/>
        <w:t>21</w:t>
      </w:r>
      <w:bookmarkEnd w:id="84"/>
      <w:r>
        <w:rPr/>
        <w:t>]</w:t>
        <w:tab/>
        <w:t xml:space="preserve">Tomáš Kulhánek, Marek Mateják, Jan Šilar, Pavol Privitzer, Martin Tribula, Filip Ježek, and Jiří Kofránek. HYBRIDNÍ ARCHITEKTURA PRO WEBOVÉ SIMULÁTORY. In </w:t>
      </w:r>
      <w:r>
        <w:rPr>
          <w:i/>
        </w:rPr>
        <w:t>Sborník Příspěvků MEDSOFT</w:t>
      </w:r>
      <w:r>
        <w:rPr/>
        <w:t xml:space="preserve">, pages 115–121, 2013. URL: </w:t>
      </w:r>
      <w:hyperlink r:id="rId300">
        <w:r>
          <w:rPr>
            <w:rStyle w:val="InternetLink"/>
            <w:rFonts w:ascii="Courier New" w:hAnsi="Courier New"/>
          </w:rPr>
          <w:t>http://www.creativeconnections.cz/medsoft/2013/Medsoft\_2013\_Kulhanek.pdf</w:t>
        </w:r>
      </w:hyperlink>
      <w:r>
        <w:rPr/>
        <w:t>.</w:t>
      </w:r>
    </w:p>
    <w:p>
      <w:pPr>
        <w:pStyle w:val="Normal"/>
        <w:rPr/>
      </w:pPr>
      <w:r>
        <w:rPr/>
        <w:t>[</w:t>
      </w:r>
      <w:bookmarkStart w:id="85" w:name="BIB_Kulhanek2014"/>
      <w:r>
        <w:rPr/>
        <w:t>22</w:t>
      </w:r>
      <w:bookmarkEnd w:id="85"/>
      <w:r>
        <w:rPr/>
        <w:t>]</w:t>
        <w:tab/>
        <w:t xml:space="preserve">Tomáš Kulhánek, Marek Mateják, Jan Šilar, and Jiří Kofránek. IDENTIFIKACE FYZIOLOGICKÝCH SYSTÉMŮ. In </w:t>
      </w:r>
      <w:r>
        <w:rPr>
          <w:i/>
        </w:rPr>
        <w:t>Sborník Příspěvků MEDSOFT</w:t>
      </w:r>
      <w:r>
        <w:rPr/>
        <w:t xml:space="preserve">, pages 148–153, 2014. URL: </w:t>
      </w:r>
      <w:hyperlink r:id="rId301">
        <w:r>
          <w:rPr>
            <w:rStyle w:val="InternetLink"/>
            <w:rFonts w:ascii="Courier New" w:hAnsi="Courier New"/>
          </w:rPr>
          <w:t>http://www.creativeconnections.cz/medsoft/2014/Medsoft\_2014\_Kulhanek.pdf</w:t>
        </w:r>
      </w:hyperlink>
      <w:r>
        <w:rPr/>
        <w:t>.</w:t>
      </w:r>
    </w:p>
    <w:p>
      <w:pPr>
        <w:pStyle w:val="Normal"/>
        <w:rPr/>
      </w:pPr>
      <w:r>
        <w:rPr/>
        <w:t>[</w:t>
      </w:r>
      <w:bookmarkStart w:id="86" w:name="BIB_Kulhanek2012a"/>
      <w:r>
        <w:rPr/>
        <w:t>23</w:t>
      </w:r>
      <w:bookmarkEnd w:id="86"/>
      <w:r>
        <w:rPr/>
        <w:t>]</w:t>
        <w:tab/>
        <w:t xml:space="preserve">Tomáš Kulhánek and Marek Frič. Remote Analysis </w:t>
      </w:r>
      <w:del w:id="3504" w:author="S J" w:date="2015-03-29T14:03:00Z">
        <w:r>
          <w:rPr/>
          <w:delText xml:space="preserve">Of </w:delText>
        </w:r>
      </w:del>
      <w:ins w:id="3505" w:author="S J" w:date="2015-03-29T14:03:00Z">
        <w:r>
          <w:rPr/>
          <w:t xml:space="preserve">of </w:t>
        </w:r>
      </w:ins>
      <w:r>
        <w:rPr/>
        <w:t xml:space="preserve">Human Voice - Environment </w:t>
      </w:r>
      <w:del w:id="3506" w:author="S J" w:date="2015-03-29T14:03:00Z">
        <w:r>
          <w:rPr/>
          <w:delText xml:space="preserve">For </w:delText>
        </w:r>
      </w:del>
      <w:ins w:id="3507" w:author="S J" w:date="2015-03-29T14:03:00Z">
        <w:r>
          <w:rPr/>
          <w:t xml:space="preserve">for </w:t>
        </w:r>
      </w:ins>
      <w:r>
        <w:rPr/>
        <w:t xml:space="preserve">Voice Training </w:t>
      </w:r>
      <w:del w:id="3508" w:author="S J" w:date="2015-03-29T14:03:00Z">
        <w:r>
          <w:rPr/>
          <w:delText xml:space="preserve">And </w:delText>
        </w:r>
      </w:del>
      <w:ins w:id="3509" w:author="S J" w:date="2015-03-29T14:03:00Z">
        <w:r>
          <w:rPr/>
          <w:t xml:space="preserve">and </w:t>
        </w:r>
      </w:ins>
      <w:r>
        <w:rPr/>
        <w:t xml:space="preserve">ORL Medicine. In </w:t>
      </w:r>
      <w:r>
        <w:rPr>
          <w:i/>
        </w:rPr>
        <w:t>EGI Technical Forum, Prague</w:t>
      </w:r>
      <w:r>
        <w:rPr/>
        <w:t>, Prague, 2012.</w:t>
      </w:r>
    </w:p>
    <w:p>
      <w:pPr>
        <w:pStyle w:val="Normal"/>
        <w:rPr/>
      </w:pPr>
      <w:r>
        <w:rPr/>
        <w:t>[</w:t>
      </w:r>
      <w:bookmarkStart w:id="87" w:name="BIB_Kofranek2014a"/>
      <w:r>
        <w:rPr/>
        <w:t>24</w:t>
      </w:r>
      <w:bookmarkEnd w:id="87"/>
      <w:r>
        <w:rPr/>
        <w:t>]</w:t>
        <w:tab/>
        <w:t xml:space="preserve">Jiří Kofránek, Pavol Privitzer, Martin Tribula, Jan Šilar, Tomáš Kulhánek, Marek Mateják, and Filip Ježek. Virtual Patient Simulator, CZ Utility Model. Application number: 2014-30329. Issue number: 27613, 2014. URL: </w:t>
      </w:r>
      <w:hyperlink r:id="rId302">
        <w:r>
          <w:rPr>
            <w:rStyle w:val="InternetLink"/>
            <w:rFonts w:ascii="Courier New" w:hAnsi="Courier New"/>
          </w:rPr>
          <w:t>http://isdv.upv.cz/portal/pls/portal/portlets.pts.det?xprim=10082946</w:t>
        </w:r>
      </w:hyperlink>
      <w:r>
        <w:rPr/>
        <w:t>.</w:t>
      </w:r>
    </w:p>
    <w:p>
      <w:pPr>
        <w:pStyle w:val="Normal"/>
        <w:rPr/>
      </w:pPr>
      <w:r>
        <w:rPr/>
        <w:t>[</w:t>
      </w:r>
      <w:bookmarkStart w:id="88" w:name="BIB_Kofranek2012"/>
      <w:r>
        <w:rPr/>
        <w:t>25</w:t>
      </w:r>
      <w:bookmarkEnd w:id="88"/>
      <w:r>
        <w:rPr/>
        <w:t>]</w:t>
        <w:tab/>
        <w:t xml:space="preserve">Jiří Kofránek, Rudolf Pecinovský, and Petr Novák. Kopenograms – Graphical Language for Structured Algorithms. In </w:t>
      </w:r>
      <w:r>
        <w:rPr>
          <w:i/>
        </w:rPr>
        <w:t>International Conference Foundations of Computer Science</w:t>
      </w:r>
      <w:r>
        <w:rPr/>
        <w:t>, pages 90–96, 2012.</w:t>
      </w:r>
    </w:p>
    <w:p>
      <w:pPr>
        <w:pStyle w:val="Normal"/>
        <w:rPr/>
      </w:pPr>
      <w:r>
        <w:rPr/>
        <w:t>[</w:t>
      </w:r>
      <w:bookmarkStart w:id="89" w:name="BIB_Bayer1972Org"/>
      <w:r>
        <w:rPr/>
        <w:t>26</w:t>
      </w:r>
      <w:bookmarkEnd w:id="89"/>
      <w:r>
        <w:rPr/>
        <w:t>]</w:t>
        <w:tab/>
        <w:t xml:space="preserve">Rudolf Bayer and E. M. McCreight. Organization and Maintenance </w:t>
      </w:r>
      <w:del w:id="3510" w:author="S J" w:date="2015-03-29T14:03:00Z">
        <w:r>
          <w:rPr/>
          <w:delText xml:space="preserve">Of </w:delText>
        </w:r>
      </w:del>
      <w:ins w:id="3511" w:author="S J" w:date="2015-03-29T14:03:00Z">
        <w:r>
          <w:rPr/>
          <w:t xml:space="preserve">of </w:t>
        </w:r>
      </w:ins>
      <w:r>
        <w:rPr/>
        <w:t xml:space="preserve">Large Ordered Indexes. </w:t>
      </w:r>
      <w:r>
        <w:rPr>
          <w:i/>
        </w:rPr>
        <w:t>Acta Informatica</w:t>
      </w:r>
      <w:r>
        <w:rPr/>
        <w:t xml:space="preserve">, 1(3):173–189, 1972. </w:t>
      </w:r>
      <w:hyperlink r:id="rId303">
        <w:r>
          <w:rPr>
            <w:rStyle w:val="InternetLink"/>
            <w:rFonts w:ascii="Courier New" w:hAnsi="Courier New"/>
          </w:rPr>
          <w:t>doi:10.1007/BF00288683</w:t>
        </w:r>
      </w:hyperlink>
      <w:r>
        <w:rPr/>
        <w:t>.</w:t>
      </w:r>
    </w:p>
    <w:p>
      <w:pPr>
        <w:pStyle w:val="Normal"/>
        <w:rPr/>
      </w:pPr>
      <w:r>
        <w:rPr/>
        <w:t>[</w:t>
      </w:r>
      <w:bookmarkStart w:id="90" w:name="BIB_Bayer1972Sym"/>
      <w:r>
        <w:rPr/>
        <w:t>27</w:t>
      </w:r>
      <w:bookmarkEnd w:id="90"/>
      <w:r>
        <w:rPr/>
        <w:t>]</w:t>
        <w:tab/>
        <w:t xml:space="preserve">Rudolf Bayer. Symmetric binary B-Trees: Data Structure </w:t>
      </w:r>
      <w:ins w:id="3512" w:author="S J" w:date="2015-03-29T14:03:00Z">
        <w:r>
          <w:rPr/>
          <w:t>a</w:t>
        </w:r>
      </w:ins>
      <w:del w:id="3513" w:author="S J" w:date="2015-03-29T14:03:00Z">
        <w:r>
          <w:rPr/>
          <w:delText>A</w:delText>
        </w:r>
      </w:del>
      <w:r>
        <w:rPr/>
        <w:t xml:space="preserve">nd Maintenance Algorithms. </w:t>
      </w:r>
      <w:r>
        <w:rPr>
          <w:i/>
        </w:rPr>
        <w:t>Acta Informatica</w:t>
      </w:r>
      <w:r>
        <w:rPr/>
        <w:t xml:space="preserve">, 1(4):290–306, 1972. </w:t>
      </w:r>
      <w:hyperlink r:id="rId304">
        <w:r>
          <w:rPr>
            <w:rStyle w:val="InternetLink"/>
            <w:rFonts w:ascii="Courier New" w:hAnsi="Courier New"/>
          </w:rPr>
          <w:t>doi:10.1007/BF00289509</w:t>
        </w:r>
      </w:hyperlink>
      <w:r>
        <w:rPr/>
        <w:t>.</w:t>
      </w:r>
    </w:p>
    <w:p>
      <w:pPr>
        <w:pStyle w:val="Normal"/>
        <w:rPr/>
      </w:pPr>
      <w:r>
        <w:rPr/>
        <w:t>[</w:t>
      </w:r>
      <w:bookmarkStart w:id="91" w:name="BIB_Cobham1964"/>
      <w:r>
        <w:rPr/>
        <w:t>28</w:t>
      </w:r>
      <w:bookmarkEnd w:id="91"/>
      <w:r>
        <w:rPr/>
        <w:t>]</w:t>
        <w:tab/>
        <w:t xml:space="preserve">Alan Cobham. The Intrinsic Computational Difficulty </w:t>
      </w:r>
      <w:ins w:id="3514" w:author="S J" w:date="2015-03-29T14:03:00Z">
        <w:r>
          <w:rPr/>
          <w:t>o</w:t>
        </w:r>
      </w:ins>
      <w:del w:id="3515" w:author="S J" w:date="2015-03-29T14:03:00Z">
        <w:r>
          <w:rPr/>
          <w:delText>O</w:delText>
        </w:r>
      </w:del>
      <w:r>
        <w:rPr/>
        <w:t xml:space="preserve">f Functions. In </w:t>
      </w:r>
      <w:r>
        <w:rPr>
          <w:i/>
        </w:rPr>
        <w:t>Proc. 1964 Congress for Logic,Methodology and Philosophy of Science.</w:t>
      </w:r>
      <w:r>
        <w:rPr/>
        <w:t>, pages 24–30, 1964.</w:t>
      </w:r>
    </w:p>
    <w:p>
      <w:pPr>
        <w:pStyle w:val="Normal"/>
        <w:rPr/>
      </w:pPr>
      <w:r>
        <w:rPr/>
        <w:t>[</w:t>
      </w:r>
      <w:bookmarkStart w:id="92" w:name="BIB_Cook1983"/>
      <w:r>
        <w:rPr/>
        <w:t>29</w:t>
      </w:r>
      <w:bookmarkEnd w:id="92"/>
      <w:r>
        <w:rPr/>
        <w:t>]</w:t>
        <w:tab/>
        <w:t xml:space="preserve">Stephen A. Cook. An Overview </w:t>
      </w:r>
      <w:del w:id="3516" w:author="S J" w:date="2015-03-29T14:04:00Z">
        <w:r>
          <w:rPr/>
          <w:delText xml:space="preserve">Of </w:delText>
        </w:r>
      </w:del>
      <w:ins w:id="3517" w:author="S J" w:date="2015-03-29T14:04:00Z">
        <w:r>
          <w:rPr/>
          <w:t xml:space="preserve">of </w:t>
        </w:r>
      </w:ins>
      <w:r>
        <w:rPr/>
        <w:t xml:space="preserve">Computational Complexity. </w:t>
      </w:r>
      <w:r>
        <w:rPr>
          <w:i/>
        </w:rPr>
        <w:t>Communications of the ACM</w:t>
      </w:r>
      <w:r>
        <w:rPr/>
        <w:t xml:space="preserve">, 26(6):400–408, June 1983. </w:t>
      </w:r>
      <w:hyperlink r:id="rId305">
        <w:r>
          <w:rPr>
            <w:rStyle w:val="InternetLink"/>
            <w:rFonts w:ascii="Courier New" w:hAnsi="Courier New"/>
          </w:rPr>
          <w:t>doi:10.1145/358141.358144</w:t>
        </w:r>
      </w:hyperlink>
      <w:r>
        <w:rPr/>
        <w:t>.</w:t>
      </w:r>
    </w:p>
    <w:p>
      <w:pPr>
        <w:pStyle w:val="Normal"/>
        <w:rPr/>
      </w:pPr>
      <w:r>
        <w:rPr/>
        <w:t>[</w:t>
      </w:r>
      <w:bookmarkStart w:id="93" w:name="BIB_Garey1979"/>
      <w:r>
        <w:rPr/>
        <w:t>30</w:t>
      </w:r>
      <w:bookmarkEnd w:id="93"/>
      <w:r>
        <w:rPr/>
        <w:t>]</w:t>
        <w:tab/>
      </w:r>
      <w:commentRangeStart w:id="8"/>
      <w:r>
        <w:rPr/>
        <w:t xml:space="preserve">M R </w:t>
      </w:r>
      <w:commentRangeEnd w:id="8"/>
      <w:r>
        <w:rPr/>
      </w:r>
      <w:r>
        <w:rPr/>
        <w:commentReference w:id="8"/>
      </w:r>
      <w:r>
        <w:rPr/>
        <w:t xml:space="preserve">Garey and D S Johnson. Computers and Intractability: A Guide to the Theory of NP-Completeness (Series of Books in the Mathematical Sciences). </w:t>
      </w:r>
      <w:r>
        <w:rPr>
          <w:i/>
        </w:rPr>
        <w:t>Computers and Intractability</w:t>
      </w:r>
      <w:r>
        <w:rPr/>
        <w:t>, page 340, 1979.</w:t>
      </w:r>
    </w:p>
    <w:p>
      <w:pPr>
        <w:pStyle w:val="Normal"/>
        <w:rPr/>
      </w:pPr>
      <w:r>
        <w:rPr/>
        <w:t>[</w:t>
      </w:r>
      <w:bookmarkStart w:id="94" w:name="BIB_Cook1971"/>
      <w:r>
        <w:rPr/>
        <w:t>31</w:t>
      </w:r>
      <w:bookmarkEnd w:id="94"/>
      <w:r>
        <w:rPr/>
        <w:t>]</w:t>
        <w:tab/>
        <w:t xml:space="preserve">Stephen A. Cook. The Complexity of Theorem-Proving Procedures. In </w:t>
      </w:r>
      <w:r>
        <w:rPr>
          <w:i/>
        </w:rPr>
        <w:t xml:space="preserve">STOC ’71 Proceedings of </w:t>
      </w:r>
      <w:del w:id="3518" w:author="S J" w:date="2015-03-29T14:04:00Z">
        <w:r>
          <w:rPr>
            <w:i/>
          </w:rPr>
          <w:delText xml:space="preserve">The </w:delText>
        </w:r>
      </w:del>
      <w:ins w:id="3519" w:author="S J" w:date="2015-03-29T14:04:00Z">
        <w:r>
          <w:rPr>
            <w:i/>
          </w:rPr>
          <w:t xml:space="preserve">the </w:t>
        </w:r>
      </w:ins>
      <w:r>
        <w:rPr>
          <w:i/>
        </w:rPr>
        <w:t xml:space="preserve">Third Annual ACM Symposium </w:t>
      </w:r>
      <w:del w:id="3520" w:author="S J" w:date="2015-03-29T14:04:00Z">
        <w:r>
          <w:rPr>
            <w:i/>
          </w:rPr>
          <w:delText xml:space="preserve">On </w:delText>
        </w:r>
      </w:del>
      <w:ins w:id="3521" w:author="S J" w:date="2015-03-29T14:04:00Z">
        <w:r>
          <w:rPr>
            <w:i/>
          </w:rPr>
          <w:t xml:space="preserve">on </w:t>
        </w:r>
      </w:ins>
      <w:r>
        <w:rPr>
          <w:i/>
        </w:rPr>
        <w:t xml:space="preserve">Theory </w:t>
      </w:r>
      <w:del w:id="3522" w:author="S J" w:date="2015-03-29T14:04:00Z">
        <w:r>
          <w:rPr>
            <w:i/>
          </w:rPr>
          <w:delText xml:space="preserve">Of </w:delText>
        </w:r>
      </w:del>
      <w:ins w:id="3523" w:author="S J" w:date="2015-03-29T14:04:00Z">
        <w:r>
          <w:rPr>
            <w:i/>
          </w:rPr>
          <w:t xml:space="preserve">of </w:t>
        </w:r>
      </w:ins>
      <w:r>
        <w:rPr>
          <w:i/>
        </w:rPr>
        <w:t>Computing</w:t>
      </w:r>
      <w:r>
        <w:rPr/>
        <w:t xml:space="preserve">, pages 151–158, 1971. </w:t>
      </w:r>
      <w:hyperlink r:id="rId306">
        <w:r>
          <w:rPr>
            <w:rStyle w:val="InternetLink"/>
            <w:rFonts w:ascii="Courier New" w:hAnsi="Courier New"/>
          </w:rPr>
          <w:t>doi:10.1145/800157.805047</w:t>
        </w:r>
      </w:hyperlink>
      <w:r>
        <w:rPr/>
        <w:t>.</w:t>
      </w:r>
    </w:p>
    <w:p>
      <w:pPr>
        <w:pStyle w:val="Normal"/>
        <w:rPr/>
      </w:pPr>
      <w:r>
        <w:rPr/>
        <w:t>[</w:t>
      </w:r>
      <w:bookmarkStart w:id="95" w:name="BIB_Karp1972"/>
      <w:r>
        <w:rPr/>
        <w:t>32</w:t>
      </w:r>
      <w:bookmarkEnd w:id="95"/>
      <w:r>
        <w:rPr/>
        <w:t>]</w:t>
        <w:tab/>
        <w:t xml:space="preserve">Richard M. Karp. </w:t>
      </w:r>
      <w:r>
        <w:rPr>
          <w:i/>
        </w:rPr>
        <w:t>Reducibility Among Combinatorial Problems</w:t>
      </w:r>
      <w:r>
        <w:rPr/>
        <w:t xml:space="preserve">. Springer US, 1972. </w:t>
      </w:r>
      <w:hyperlink r:id="rId307">
        <w:r>
          <w:rPr>
            <w:rStyle w:val="InternetLink"/>
            <w:rFonts w:ascii="Courier New" w:hAnsi="Courier New"/>
          </w:rPr>
          <w:t>doi:10.1007/978-1-4684-2001-2_9</w:t>
        </w:r>
      </w:hyperlink>
      <w:r>
        <w:rPr/>
        <w:t>.</w:t>
      </w:r>
    </w:p>
    <w:p>
      <w:pPr>
        <w:pStyle w:val="Normal"/>
        <w:rPr/>
      </w:pPr>
      <w:r>
        <w:rPr/>
        <w:t>[</w:t>
      </w:r>
      <w:bookmarkStart w:id="96" w:name="BIB_Korf1985"/>
      <w:r>
        <w:rPr/>
        <w:t>33</w:t>
      </w:r>
      <w:bookmarkEnd w:id="96"/>
      <w:r>
        <w:rPr/>
        <w:t>]</w:t>
        <w:tab/>
        <w:t xml:space="preserve">Richard E Korf. Depth-First Iterative-Deepening: An Optimal Admissible Tree Search. </w:t>
      </w:r>
      <w:r>
        <w:rPr>
          <w:i/>
        </w:rPr>
        <w:t>Artificial Intelligence</w:t>
      </w:r>
      <w:r>
        <w:rPr/>
        <w:t>, 27:97–109, 1985.</w:t>
      </w:r>
    </w:p>
    <w:p>
      <w:pPr>
        <w:pStyle w:val="Normal"/>
        <w:rPr/>
      </w:pPr>
      <w:r>
        <w:rPr/>
        <w:t>[</w:t>
      </w:r>
      <w:bookmarkStart w:id="97" w:name="BIB_Pearl1987"/>
      <w:r>
        <w:rPr/>
        <w:t>34</w:t>
      </w:r>
      <w:bookmarkEnd w:id="97"/>
      <w:r>
        <w:rPr/>
        <w:t>]</w:t>
        <w:tab/>
        <w:t xml:space="preserve">J Pearl and R E Korf. Search Techniques. </w:t>
      </w:r>
      <w:r>
        <w:rPr>
          <w:i/>
        </w:rPr>
        <w:t>Annual Review of Computer Science</w:t>
      </w:r>
      <w:r>
        <w:rPr/>
        <w:t xml:space="preserve">, 2:451–467, 1987. </w:t>
      </w:r>
      <w:hyperlink r:id="rId308">
        <w:r>
          <w:rPr>
            <w:rStyle w:val="InternetLink"/>
            <w:rFonts w:ascii="Courier New" w:hAnsi="Courier New"/>
          </w:rPr>
          <w:t>doi:10.1146/annurev.cs.02.060187.002315</w:t>
        </w:r>
      </w:hyperlink>
      <w:r>
        <w:rPr/>
        <w:t>.</w:t>
      </w:r>
    </w:p>
    <w:p>
      <w:pPr>
        <w:pStyle w:val="Normal"/>
        <w:rPr/>
      </w:pPr>
      <w:r>
        <w:rPr/>
        <w:t>[</w:t>
      </w:r>
      <w:bookmarkStart w:id="98" w:name="BIB_PlanckCollaboration2013"/>
      <w:r>
        <w:rPr/>
        <w:t>35</w:t>
      </w:r>
      <w:bookmarkEnd w:id="98"/>
      <w:r>
        <w:rPr/>
        <w:t>]</w:t>
        <w:tab/>
        <w:t xml:space="preserve">Planck Collaboration, P. a. R. Ade, N. Aghanim, M. I. R. Alves, C. Armitage-Caplan, et al. Planck 2013 results. I. Overview of Products </w:t>
      </w:r>
      <w:ins w:id="3524" w:author="S J" w:date="2015-03-29T14:04:00Z">
        <w:r>
          <w:rPr/>
          <w:t>a</w:t>
        </w:r>
      </w:ins>
      <w:del w:id="3525" w:author="S J" w:date="2015-03-29T14:04:00Z">
        <w:r>
          <w:rPr/>
          <w:delText>A</w:delText>
        </w:r>
      </w:del>
      <w:r>
        <w:rPr/>
        <w:t xml:space="preserve">nd Scientific Results. March 2013. </w:t>
      </w:r>
      <w:hyperlink r:id="rId309">
        <w:r>
          <w:rPr>
            <w:rStyle w:val="InternetLink"/>
            <w:rFonts w:ascii="Courier New" w:hAnsi="Courier New"/>
          </w:rPr>
          <w:t>doi:10.1051/0004-6361/201321529</w:t>
        </w:r>
      </w:hyperlink>
      <w:r>
        <w:rPr/>
        <w:t>.</w:t>
      </w:r>
    </w:p>
    <w:p>
      <w:pPr>
        <w:pStyle w:val="Normal"/>
        <w:rPr/>
      </w:pPr>
      <w:r>
        <w:rPr/>
        <w:t>[</w:t>
      </w:r>
      <w:bookmarkStart w:id="99" w:name="BIB_Papadimitriou1995"/>
      <w:r>
        <w:rPr/>
        <w:t>36</w:t>
      </w:r>
      <w:bookmarkEnd w:id="99"/>
      <w:r>
        <w:rPr/>
        <w:t>]</w:t>
        <w:tab/>
        <w:t xml:space="preserve">CH Papadimitriou. </w:t>
      </w:r>
      <w:r>
        <w:rPr>
          <w:i/>
        </w:rPr>
        <w:t xml:space="preserve">Computational </w:t>
      </w:r>
      <w:del w:id="3526" w:author="S J" w:date="2015-03-29T14:04:00Z">
        <w:r>
          <w:rPr>
            <w:i/>
          </w:rPr>
          <w:delText>complexity</w:delText>
        </w:r>
      </w:del>
      <w:ins w:id="3527" w:author="S J" w:date="2015-03-29T14:04:00Z">
        <w:r>
          <w:rPr>
            <w:i/>
          </w:rPr>
          <w:t>Complexity</w:t>
        </w:r>
      </w:ins>
      <w:r>
        <w:rPr/>
        <w:t>. Addison-Wesley</w:t>
      </w:r>
      <w:ins w:id="3528" w:author="S J" w:date="2015-03-29T14:04:00Z">
        <w:r>
          <w:rPr/>
          <w:t xml:space="preserve"> </w:t>
        </w:r>
      </w:ins>
      <w:r>
        <w:rPr/>
        <w:t>Publishing Company, 1995.</w:t>
      </w:r>
    </w:p>
    <w:p>
      <w:pPr>
        <w:pStyle w:val="Normal"/>
        <w:rPr/>
      </w:pPr>
      <w:r>
        <w:rPr/>
        <w:t>[</w:t>
      </w:r>
      <w:bookmarkStart w:id="100" w:name="BIB_Sipser2012"/>
      <w:r>
        <w:rPr/>
        <w:t>37</w:t>
      </w:r>
      <w:bookmarkEnd w:id="100"/>
      <w:r>
        <w:rPr/>
        <w:t>]</w:t>
        <w:tab/>
        <w:t xml:space="preserve">Michael Sipser. </w:t>
      </w:r>
      <w:r>
        <w:rPr>
          <w:i/>
        </w:rPr>
        <w:t>Introduction to the Theory of Computation</w:t>
      </w:r>
      <w:r>
        <w:rPr/>
        <w:t>. 2012.</w:t>
      </w:r>
    </w:p>
    <w:p>
      <w:pPr>
        <w:pStyle w:val="Normal"/>
        <w:rPr/>
      </w:pPr>
      <w:r>
        <w:rPr/>
        <w:t>[</w:t>
      </w:r>
      <w:bookmarkStart w:id="101" w:name="BIB_Amdahl1967"/>
      <w:r>
        <w:rPr/>
        <w:t>38</w:t>
      </w:r>
      <w:bookmarkEnd w:id="101"/>
      <w:r>
        <w:rPr/>
        <w:t>]</w:t>
        <w:tab/>
        <w:t xml:space="preserve">Amdahl. Validity of the Single Processor Approach </w:t>
      </w:r>
      <w:ins w:id="3529" w:author="S J" w:date="2015-03-29T14:05:00Z">
        <w:r>
          <w:rPr/>
          <w:t>t</w:t>
        </w:r>
      </w:ins>
      <w:del w:id="3530" w:author="S J" w:date="2015-03-29T14:05:00Z">
        <w:r>
          <w:rPr/>
          <w:delText>T</w:delText>
        </w:r>
      </w:del>
      <w:r>
        <w:rPr/>
        <w:t xml:space="preserve">o Achieving Large Scale Computing Capabilities. In </w:t>
      </w:r>
      <w:r>
        <w:rPr>
          <w:i/>
        </w:rPr>
        <w:t>Proceedings of AFIPS Conference</w:t>
      </w:r>
      <w:r>
        <w:rPr/>
        <w:t>, pages 483–485, 1967.</w:t>
      </w:r>
    </w:p>
    <w:p>
      <w:pPr>
        <w:pStyle w:val="Normal"/>
        <w:rPr/>
      </w:pPr>
      <w:r>
        <w:rPr/>
        <w:t>[</w:t>
      </w:r>
      <w:bookmarkStart w:id="102" w:name="BIB_Gustafson1988"/>
      <w:r>
        <w:rPr/>
        <w:t>39</w:t>
      </w:r>
      <w:bookmarkEnd w:id="102"/>
      <w:r>
        <w:rPr/>
        <w:t>]</w:t>
        <w:tab/>
        <w:t xml:space="preserve">John L. Gustafson. Reevaluating Amdahl’s law. </w:t>
      </w:r>
      <w:r>
        <w:rPr>
          <w:i/>
        </w:rPr>
        <w:t>Communications of the ACM</w:t>
      </w:r>
      <w:r>
        <w:rPr/>
        <w:t xml:space="preserve">, 31(5):532–533, May 1988. </w:t>
      </w:r>
      <w:hyperlink r:id="rId310">
        <w:r>
          <w:rPr>
            <w:rStyle w:val="InternetLink"/>
            <w:rFonts w:ascii="Courier New" w:hAnsi="Courier New"/>
          </w:rPr>
          <w:t>doi:10.1145/42411.42415</w:t>
        </w:r>
      </w:hyperlink>
      <w:r>
        <w:rPr/>
        <w:t>.</w:t>
      </w:r>
    </w:p>
    <w:p>
      <w:pPr>
        <w:pStyle w:val="Normal"/>
        <w:rPr/>
      </w:pPr>
      <w:r>
        <w:rPr/>
        <w:t>[</w:t>
      </w:r>
      <w:bookmarkStart w:id="103" w:name="BIB_Butenhof1997"/>
      <w:r>
        <w:rPr/>
        <w:t>40</w:t>
      </w:r>
      <w:bookmarkEnd w:id="103"/>
      <w:r>
        <w:rPr/>
        <w:t>]</w:t>
        <w:tab/>
        <w:t xml:space="preserve">David R. Butenhof. </w:t>
      </w:r>
      <w:r>
        <w:rPr>
          <w:i/>
        </w:rPr>
        <w:t>Programming with POSIX Threads</w:t>
      </w:r>
      <w:r>
        <w:rPr/>
        <w:t>. 1997.</w:t>
      </w:r>
    </w:p>
    <w:p>
      <w:pPr>
        <w:pStyle w:val="Normal"/>
        <w:rPr/>
      </w:pPr>
      <w:r>
        <w:rPr/>
        <w:t>[</w:t>
      </w:r>
      <w:bookmarkStart w:id="104" w:name="BIB_Chapman2008"/>
      <w:r>
        <w:rPr/>
        <w:t>41</w:t>
      </w:r>
      <w:bookmarkEnd w:id="104"/>
      <w:r>
        <w:rPr/>
        <w:t>]</w:t>
        <w:tab/>
        <w:t xml:space="preserve">B Chapman, G Jost, and Ruud Van Der Pas. </w:t>
      </w:r>
      <w:r>
        <w:rPr>
          <w:i/>
        </w:rPr>
        <w:t>Using OpenMP</w:t>
      </w:r>
      <w:r>
        <w:rPr/>
        <w:t>, volume 10. MIT press, 2008.</w:t>
      </w:r>
    </w:p>
    <w:p>
      <w:pPr>
        <w:pStyle w:val="Normal"/>
        <w:rPr/>
      </w:pPr>
      <w:r>
        <w:rPr/>
        <w:t>[</w:t>
      </w:r>
      <w:bookmarkStart w:id="105" w:name="BIB_Pacheco1997"/>
      <w:r>
        <w:rPr/>
        <w:t>42</w:t>
      </w:r>
      <w:bookmarkEnd w:id="105"/>
      <w:r>
        <w:rPr/>
        <w:t>]</w:t>
        <w:tab/>
        <w:t xml:space="preserve">Peter S. Pacheco. </w:t>
      </w:r>
      <w:r>
        <w:rPr>
          <w:i/>
        </w:rPr>
        <w:t>Parallel Programming with MPI</w:t>
      </w:r>
      <w:r>
        <w:rPr/>
        <w:t>. Morgan Kaufmann, 1997.</w:t>
      </w:r>
    </w:p>
    <w:p>
      <w:pPr>
        <w:pStyle w:val="Normal"/>
        <w:rPr/>
      </w:pPr>
      <w:r>
        <w:rPr/>
        <w:t>[</w:t>
      </w:r>
      <w:bookmarkStart w:id="106" w:name="BIB_Diaz2012"/>
      <w:r>
        <w:rPr/>
        <w:t>43</w:t>
      </w:r>
      <w:bookmarkEnd w:id="106"/>
      <w:r>
        <w:rPr/>
        <w:t>]</w:t>
        <w:tab/>
        <w:t xml:space="preserve">Javier Diaz, Camelia Muñoz Caro, and Alfonso Niño. A Survey </w:t>
      </w:r>
      <w:ins w:id="3531" w:author="S J" w:date="2015-03-29T14:05:00Z">
        <w:r>
          <w:rPr/>
          <w:t>o</w:t>
        </w:r>
      </w:ins>
      <w:del w:id="3532" w:author="S J" w:date="2015-03-29T14:05:00Z">
        <w:r>
          <w:rPr/>
          <w:delText>O</w:delText>
        </w:r>
      </w:del>
      <w:r>
        <w:rPr/>
        <w:t xml:space="preserve">f Parallel Programming Models </w:t>
      </w:r>
      <w:ins w:id="3533" w:author="S J" w:date="2015-03-29T14:05:00Z">
        <w:r>
          <w:rPr/>
          <w:t>a</w:t>
        </w:r>
      </w:ins>
      <w:del w:id="3534" w:author="S J" w:date="2015-03-29T14:05:00Z">
        <w:r>
          <w:rPr/>
          <w:delText>A</w:delText>
        </w:r>
      </w:del>
      <w:r>
        <w:rPr/>
        <w:t xml:space="preserve">nd Tools </w:t>
      </w:r>
      <w:ins w:id="3535" w:author="S J" w:date="2015-03-29T14:05:00Z">
        <w:r>
          <w:rPr/>
          <w:t>i</w:t>
        </w:r>
      </w:ins>
      <w:del w:id="3536" w:author="S J" w:date="2015-03-29T14:05:00Z">
        <w:r>
          <w:rPr/>
          <w:delText>I</w:delText>
        </w:r>
      </w:del>
      <w:r>
        <w:rPr/>
        <w:t xml:space="preserve">n </w:t>
      </w:r>
      <w:ins w:id="3537" w:author="S J" w:date="2015-03-29T14:05:00Z">
        <w:r>
          <w:rPr/>
          <w:t>t</w:t>
        </w:r>
      </w:ins>
      <w:del w:id="3538" w:author="S J" w:date="2015-03-29T14:05:00Z">
        <w:r>
          <w:rPr/>
          <w:delText>T</w:delText>
        </w:r>
      </w:del>
      <w:r>
        <w:rPr/>
        <w:t xml:space="preserve">he Multi </w:t>
      </w:r>
      <w:ins w:id="3539" w:author="S J" w:date="2015-03-29T14:05:00Z">
        <w:r>
          <w:rPr/>
          <w:t>a</w:t>
        </w:r>
      </w:ins>
      <w:del w:id="3540" w:author="S J" w:date="2015-03-29T14:05:00Z">
        <w:r>
          <w:rPr/>
          <w:delText>A</w:delText>
        </w:r>
      </w:del>
      <w:r>
        <w:rPr/>
        <w:t>nd Many-</w:t>
      </w:r>
      <w:del w:id="3541" w:author="S J" w:date="2015-03-29T14:05:00Z">
        <w:r>
          <w:rPr/>
          <w:delText xml:space="preserve">Core </w:delText>
        </w:r>
      </w:del>
      <w:ins w:id="3542" w:author="S J" w:date="2015-03-29T14:05:00Z">
        <w:r>
          <w:rPr/>
          <w:t xml:space="preserve">core </w:t>
        </w:r>
      </w:ins>
      <w:r>
        <w:rPr/>
        <w:t xml:space="preserve">Era. </w:t>
      </w:r>
      <w:r>
        <w:rPr>
          <w:i/>
        </w:rPr>
        <w:t>IEEE Transactions on Parallel and Distributed Systems</w:t>
      </w:r>
      <w:r>
        <w:rPr/>
        <w:t xml:space="preserve">, 23(8):1369–1386, 2012. </w:t>
      </w:r>
      <w:hyperlink r:id="rId311">
        <w:r>
          <w:rPr>
            <w:rStyle w:val="InternetLink"/>
            <w:rFonts w:ascii="Courier New" w:hAnsi="Courier New"/>
          </w:rPr>
          <w:t>doi:10.1109/TPDS.2011.308</w:t>
        </w:r>
      </w:hyperlink>
      <w:r>
        <w:rPr/>
        <w:t>.</w:t>
      </w:r>
    </w:p>
    <w:p>
      <w:pPr>
        <w:pStyle w:val="Normal"/>
        <w:rPr/>
      </w:pPr>
      <w:r>
        <w:rPr/>
        <w:t>[</w:t>
      </w:r>
      <w:bookmarkStart w:id="107" w:name="BIB_Moler1986"/>
      <w:r>
        <w:rPr/>
        <w:t>44</w:t>
      </w:r>
      <w:bookmarkEnd w:id="107"/>
      <w:r>
        <w:rPr/>
        <w:t>]</w:t>
        <w:tab/>
        <w:t xml:space="preserve">Cleve Moler. Matrix Computation </w:t>
      </w:r>
      <w:del w:id="3543" w:author="S J" w:date="2015-03-29T14:06:00Z">
        <w:r>
          <w:rPr/>
          <w:delText xml:space="preserve">On </w:delText>
        </w:r>
      </w:del>
      <w:ins w:id="3544" w:author="S J" w:date="2015-03-29T14:06:00Z">
        <w:r>
          <w:rPr/>
          <w:t xml:space="preserve">on </w:t>
        </w:r>
      </w:ins>
      <w:r>
        <w:rPr/>
        <w:t xml:space="preserve">Distributed Memory Multiprocessors. </w:t>
      </w:r>
      <w:r>
        <w:rPr>
          <w:i/>
        </w:rPr>
        <w:t>Hypercube Multiprocessors</w:t>
      </w:r>
      <w:r>
        <w:rPr/>
        <w:t>, pages 181–195, 1986.</w:t>
      </w:r>
    </w:p>
    <w:p>
      <w:pPr>
        <w:pStyle w:val="Normal"/>
        <w:rPr/>
      </w:pPr>
      <w:r>
        <w:rPr/>
        <w:t>[</w:t>
      </w:r>
      <w:bookmarkStart w:id="108" w:name="BIB_Foster1995"/>
      <w:r>
        <w:rPr/>
        <w:t>45</w:t>
      </w:r>
      <w:bookmarkEnd w:id="108"/>
      <w:r>
        <w:rPr/>
        <w:t>]</w:t>
        <w:tab/>
        <w:t xml:space="preserve">Ian Foster. </w:t>
      </w:r>
      <w:r>
        <w:rPr>
          <w:i/>
        </w:rPr>
        <w:t>Designing and Building Parallel Programs</w:t>
      </w:r>
      <w:r>
        <w:rPr/>
        <w:t>. Addison-Wesley Publishing Company, 1995.</w:t>
      </w:r>
    </w:p>
    <w:p>
      <w:pPr>
        <w:pStyle w:val="Normal"/>
        <w:rPr/>
      </w:pPr>
      <w:r>
        <w:rPr/>
        <w:t>[</w:t>
      </w:r>
      <w:bookmarkStart w:id="109" w:name="BIB_Cantu_Paz1999"/>
      <w:r>
        <w:rPr/>
        <w:t>46</w:t>
      </w:r>
      <w:bookmarkEnd w:id="109"/>
      <w:r>
        <w:rPr/>
        <w:t>]</w:t>
        <w:tab/>
        <w:t xml:space="preserve">Erick Cantu-Paz. </w:t>
      </w:r>
      <w:r>
        <w:rPr>
          <w:i/>
        </w:rPr>
        <w:t xml:space="preserve">Designing Efficient </w:t>
      </w:r>
      <w:ins w:id="3545" w:author="S J" w:date="2015-03-29T14:06:00Z">
        <w:r>
          <w:rPr>
            <w:i/>
          </w:rPr>
          <w:t>a</w:t>
        </w:r>
      </w:ins>
      <w:del w:id="3546" w:author="S J" w:date="2015-03-29T14:06:00Z">
        <w:r>
          <w:rPr>
            <w:i/>
          </w:rPr>
          <w:delText>A</w:delText>
        </w:r>
      </w:del>
      <w:r>
        <w:rPr>
          <w:i/>
        </w:rPr>
        <w:t>nd Accurate Parallel Genetic Algorithms</w:t>
      </w:r>
      <w:r>
        <w:rPr/>
        <w:t xml:space="preserve">. PhD </w:t>
      </w:r>
      <w:del w:id="3547" w:author="S J" w:date="2015-03-29T14:06:00Z">
        <w:r>
          <w:rPr/>
          <w:delText>thesis</w:delText>
        </w:r>
      </w:del>
      <w:ins w:id="3548" w:author="S J" w:date="2015-03-29T14:06:00Z">
        <w:r>
          <w:rPr/>
          <w:t>Thesis</w:t>
        </w:r>
      </w:ins>
      <w:r>
        <w:rPr/>
        <w:t>, University of Illinois at Urbana-Champaign, 1999.</w:t>
      </w:r>
    </w:p>
    <w:p>
      <w:pPr>
        <w:pStyle w:val="Normal"/>
        <w:rPr/>
      </w:pPr>
      <w:r>
        <w:rPr/>
        <w:t>[</w:t>
      </w:r>
      <w:bookmarkStart w:id="110" w:name="BIB_Madden2012"/>
      <w:r>
        <w:rPr/>
        <w:t>47</w:t>
      </w:r>
      <w:bookmarkEnd w:id="110"/>
      <w:r>
        <w:rPr/>
        <w:t>]</w:t>
        <w:tab/>
        <w:t xml:space="preserve">PH Madden. Dispelling the Myths </w:t>
      </w:r>
      <w:ins w:id="3549" w:author="S J" w:date="2015-03-29T14:06:00Z">
        <w:r>
          <w:rPr/>
          <w:t>o</w:t>
        </w:r>
      </w:ins>
      <w:del w:id="3550" w:author="S J" w:date="2015-03-29T14:06:00Z">
        <w:r>
          <w:rPr/>
          <w:delText>O</w:delText>
        </w:r>
      </w:del>
      <w:r>
        <w:rPr/>
        <w:t xml:space="preserve">f Parallel Computing. </w:t>
      </w:r>
      <w:r>
        <w:rPr>
          <w:i/>
        </w:rPr>
        <w:t>IEEE Design &amp; Test of Computers</w:t>
      </w:r>
      <w:r>
        <w:rPr/>
        <w:t xml:space="preserve">, (April):58–64, 2012. </w:t>
      </w:r>
      <w:hyperlink r:id="rId312">
        <w:r>
          <w:rPr>
            <w:rStyle w:val="InternetLink"/>
            <w:rFonts w:ascii="Courier New" w:hAnsi="Courier New"/>
          </w:rPr>
          <w:t>doi:10.1109/MDT.2012.2230391</w:t>
        </w:r>
      </w:hyperlink>
      <w:r>
        <w:rPr/>
        <w:t>.</w:t>
      </w:r>
    </w:p>
    <w:p>
      <w:pPr>
        <w:pStyle w:val="Normal"/>
        <w:rPr/>
      </w:pPr>
      <w:r>
        <w:rPr/>
        <w:t>[</w:t>
      </w:r>
      <w:bookmarkStart w:id="111" w:name="BIB_Culer1998"/>
      <w:r>
        <w:rPr/>
        <w:t>48</w:t>
      </w:r>
      <w:bookmarkEnd w:id="111"/>
      <w:r>
        <w:rPr/>
        <w:t>]</w:t>
        <w:tab/>
        <w:t xml:space="preserve">David Culer, Jaswinder Pal Singh, and Anoop Gupta. </w:t>
      </w:r>
      <w:r>
        <w:rPr>
          <w:i/>
        </w:rPr>
        <w:t>Parallel Computer Architecture</w:t>
      </w:r>
      <w:r>
        <w:rPr/>
        <w:t>. Morgan Kaufmann, 1998.</w:t>
      </w:r>
    </w:p>
    <w:p>
      <w:pPr>
        <w:pStyle w:val="Normal"/>
        <w:rPr/>
      </w:pPr>
      <w:r>
        <w:rPr/>
        <w:t>[</w:t>
      </w:r>
      <w:bookmarkStart w:id="112" w:name="BIB_Rauber2013"/>
      <w:r>
        <w:rPr/>
        <w:t>49</w:t>
      </w:r>
      <w:bookmarkEnd w:id="112"/>
      <w:r>
        <w:rPr/>
        <w:t>]</w:t>
        <w:tab/>
        <w:t xml:space="preserve">Thomas Rauber and Gudula Rünger. </w:t>
      </w:r>
      <w:r>
        <w:rPr>
          <w:i/>
        </w:rPr>
        <w:t xml:space="preserve">Parallel Programming: For Multicore </w:t>
      </w:r>
      <w:ins w:id="3551" w:author="S J" w:date="2015-03-29T14:06:00Z">
        <w:r>
          <w:rPr>
            <w:i/>
          </w:rPr>
          <w:t>a</w:t>
        </w:r>
      </w:ins>
      <w:del w:id="3552" w:author="S J" w:date="2015-03-29T14:06:00Z">
        <w:r>
          <w:rPr>
            <w:i/>
          </w:rPr>
          <w:delText>A</w:delText>
        </w:r>
      </w:del>
      <w:r>
        <w:rPr>
          <w:i/>
        </w:rPr>
        <w:t>nd Cluster Systems</w:t>
      </w:r>
      <w:r>
        <w:rPr/>
        <w:t>. Springer, 2013.</w:t>
      </w:r>
    </w:p>
    <w:p>
      <w:pPr>
        <w:pStyle w:val="Normal"/>
        <w:rPr/>
      </w:pPr>
      <w:r>
        <w:rPr/>
        <w:t>[</w:t>
      </w:r>
      <w:bookmarkStart w:id="113" w:name="BIB_Tanenbaum2007"/>
      <w:r>
        <w:rPr/>
        <w:t>50</w:t>
      </w:r>
      <w:bookmarkEnd w:id="113"/>
      <w:r>
        <w:rPr/>
        <w:t>]</w:t>
        <w:tab/>
        <w:t xml:space="preserve">Andrew S Tanenbaum and Maarten Van Steen. </w:t>
      </w:r>
      <w:r>
        <w:rPr>
          <w:i/>
        </w:rPr>
        <w:t>Distributed Systems: Principles and Paradigms, 2/E</w:t>
      </w:r>
      <w:r>
        <w:rPr/>
        <w:t>. 2007.</w:t>
      </w:r>
    </w:p>
    <w:p>
      <w:pPr>
        <w:pStyle w:val="Normal"/>
        <w:rPr/>
      </w:pPr>
      <w:r>
        <w:rPr/>
        <w:t>[</w:t>
      </w:r>
      <w:bookmarkStart w:id="114" w:name="BIB_Erl2008"/>
      <w:r>
        <w:rPr/>
        <w:t>51</w:t>
      </w:r>
      <w:bookmarkEnd w:id="114"/>
      <w:r>
        <w:rPr/>
        <w:t>]</w:t>
        <w:tab/>
        <w:t xml:space="preserve">Thomas Erl. </w:t>
      </w:r>
      <w:r>
        <w:rPr>
          <w:i/>
        </w:rPr>
        <w:t>SOA Principles of Service Design</w:t>
      </w:r>
      <w:r>
        <w:rPr/>
        <w:t>. Prentice Hall, 2008.</w:t>
      </w:r>
    </w:p>
    <w:p>
      <w:pPr>
        <w:pStyle w:val="Normal"/>
        <w:rPr/>
      </w:pPr>
      <w:r>
        <w:rPr/>
        <w:t>[</w:t>
      </w:r>
      <w:bookmarkStart w:id="115" w:name="BIB_fielding2000chapter"/>
      <w:r>
        <w:rPr/>
        <w:t>52</w:t>
      </w:r>
      <w:bookmarkEnd w:id="115"/>
      <w:r>
        <w:rPr/>
        <w:t>]</w:t>
        <w:tab/>
        <w:t xml:space="preserve">Roy Thomas Fielding. Chapter 5: Representational State Transfer (REST). </w:t>
      </w:r>
      <w:r>
        <w:rPr>
          <w:i/>
        </w:rPr>
        <w:t>Architectural Styles and the Design of Network-based Software Architectures, Dissertation</w:t>
      </w:r>
      <w:r>
        <w:rPr/>
        <w:t>, 2000.</w:t>
      </w:r>
    </w:p>
    <w:p>
      <w:pPr>
        <w:pStyle w:val="Normal"/>
        <w:rPr/>
      </w:pPr>
      <w:r>
        <w:rPr/>
        <w:t>[</w:t>
      </w:r>
      <w:bookmarkStart w:id="116" w:name="BIB_Vinoski2007"/>
      <w:r>
        <w:rPr/>
        <w:t>53</w:t>
      </w:r>
      <w:bookmarkEnd w:id="116"/>
      <w:r>
        <w:rPr/>
        <w:t>]</w:t>
        <w:tab/>
        <w:t xml:space="preserve">Steve Vinoski. REST eye for the SOA guy. </w:t>
      </w:r>
      <w:r>
        <w:rPr>
          <w:i/>
        </w:rPr>
        <w:t>IEEE Internet Computing</w:t>
      </w:r>
      <w:r>
        <w:rPr/>
        <w:t xml:space="preserve">, 11:82–84, 2007. </w:t>
      </w:r>
      <w:hyperlink r:id="rId313">
        <w:r>
          <w:rPr>
            <w:rStyle w:val="InternetLink"/>
            <w:rFonts w:ascii="Courier New" w:hAnsi="Courier New"/>
          </w:rPr>
          <w:t>doi:10.1109/MIC.2007.22</w:t>
        </w:r>
      </w:hyperlink>
      <w:r>
        <w:rPr/>
        <w:t>.</w:t>
      </w:r>
    </w:p>
    <w:p>
      <w:pPr>
        <w:pStyle w:val="Normal"/>
        <w:rPr/>
      </w:pPr>
      <w:r>
        <w:rPr/>
        <w:t>[</w:t>
      </w:r>
      <w:bookmarkStart w:id="117" w:name="BIB_Fowler2003"/>
      <w:r>
        <w:rPr/>
        <w:t>54</w:t>
      </w:r>
      <w:bookmarkEnd w:id="117"/>
      <w:r>
        <w:rPr/>
        <w:t>]</w:t>
        <w:tab/>
        <w:t xml:space="preserve">Martin Fowler. </w:t>
      </w:r>
      <w:r>
        <w:rPr>
          <w:i/>
        </w:rPr>
        <w:t>Patterns of Enterprise Application Architecture</w:t>
      </w:r>
      <w:r>
        <w:rPr/>
        <w:t>. Pearson Education, Inc., 2003.</w:t>
      </w:r>
    </w:p>
    <w:p>
      <w:pPr>
        <w:pStyle w:val="Normal"/>
        <w:rPr/>
      </w:pPr>
      <w:r>
        <w:rPr/>
        <w:t>[</w:t>
      </w:r>
      <w:bookmarkStart w:id="118" w:name="BIB_Nilsson2006"/>
      <w:r>
        <w:rPr/>
        <w:t>55</w:t>
      </w:r>
      <w:bookmarkEnd w:id="118"/>
      <w:r>
        <w:rPr/>
        <w:t>]</w:t>
        <w:tab/>
        <w:t xml:space="preserve">Jimmy Nilsson. </w:t>
      </w:r>
      <w:r>
        <w:rPr>
          <w:i/>
        </w:rPr>
        <w:t>Applying Domain-</w:t>
      </w:r>
      <w:ins w:id="3553" w:author="S J" w:date="2015-03-29T14:06:00Z">
        <w:r>
          <w:rPr>
            <w:i/>
          </w:rPr>
          <w:t>d</w:t>
        </w:r>
      </w:ins>
      <w:del w:id="3554" w:author="S J" w:date="2015-03-29T14:06:00Z">
        <w:r>
          <w:rPr>
            <w:i/>
          </w:rPr>
          <w:delText>D</w:delText>
        </w:r>
      </w:del>
      <w:r>
        <w:rPr>
          <w:i/>
        </w:rPr>
        <w:t>riven Design and Patterns</w:t>
      </w:r>
      <w:r>
        <w:rPr/>
        <w:t>. Pearson Education, Inc., 2006.</w:t>
      </w:r>
    </w:p>
    <w:p>
      <w:pPr>
        <w:pStyle w:val="Normal"/>
        <w:rPr/>
      </w:pPr>
      <w:r>
        <w:rPr/>
        <w:t>[</w:t>
      </w:r>
      <w:bookmarkStart w:id="119" w:name="BIB_Hohpe2002"/>
      <w:r>
        <w:rPr/>
        <w:t>56</w:t>
      </w:r>
      <w:bookmarkEnd w:id="119"/>
      <w:r>
        <w:rPr/>
        <w:t>]</w:t>
        <w:tab/>
        <w:t xml:space="preserve">Gregor Hohpe and Bobby Woolf. </w:t>
      </w:r>
      <w:r>
        <w:rPr>
          <w:i/>
        </w:rPr>
        <w:t>Enterprise Integration Patterns</w:t>
      </w:r>
      <w:r>
        <w:rPr/>
        <w:t>. Pearson Education, Inc., 2002.</w:t>
      </w:r>
    </w:p>
    <w:p>
      <w:pPr>
        <w:pStyle w:val="Normal"/>
        <w:rPr/>
      </w:pPr>
      <w:r>
        <w:rPr/>
        <w:t>[</w:t>
      </w:r>
      <w:bookmarkStart w:id="120" w:name="BIB_novak2007deployment"/>
      <w:r>
        <w:rPr/>
        <w:t>57</w:t>
      </w:r>
      <w:bookmarkEnd w:id="120"/>
      <w:r>
        <w:rPr/>
        <w:t>]</w:t>
        <w:tab/>
        <w:t xml:space="preserve">Václav Novák and Josef Vojtěch. Deployment of a DWDM System with CLA Optical Amplifiers in the CESNET2 Network. </w:t>
      </w:r>
      <w:r>
        <w:rPr>
          <w:i/>
        </w:rPr>
        <w:t>Networking Studies</w:t>
      </w:r>
      <w:r>
        <w:rPr/>
        <w:t>, page 27, 2007.</w:t>
      </w:r>
    </w:p>
    <w:p>
      <w:pPr>
        <w:pStyle w:val="Normal"/>
        <w:rPr/>
      </w:pPr>
      <w:r>
        <w:rPr/>
        <w:t>[</w:t>
      </w:r>
      <w:bookmarkStart w:id="121" w:name="BIB_foster2004"/>
      <w:r>
        <w:rPr/>
        <w:t>58</w:t>
      </w:r>
      <w:bookmarkEnd w:id="121"/>
      <w:r>
        <w:rPr/>
        <w:t>]</w:t>
        <w:tab/>
        <w:t xml:space="preserve">I Foster and C Kesselman. </w:t>
      </w:r>
      <w:r>
        <w:rPr>
          <w:i/>
        </w:rPr>
        <w:t>The Grid 2: Blueprint For</w:t>
      </w:r>
      <w:del w:id="3555" w:author="S J" w:date="2015-03-29T14:07:00Z">
        <w:r>
          <w:rPr>
            <w:i/>
          </w:rPr>
          <w:delText xml:space="preserve"> A</w:delText>
        </w:r>
      </w:del>
      <w:ins w:id="3556" w:author="S J" w:date="2015-03-29T14:07:00Z">
        <w:r>
          <w:rPr>
            <w:i/>
          </w:rPr>
          <w:t xml:space="preserve"> a</w:t>
        </w:r>
      </w:ins>
      <w:r>
        <w:rPr>
          <w:i/>
        </w:rPr>
        <w:t xml:space="preserve"> New Computing Infrastructure</w:t>
      </w:r>
      <w:r>
        <w:rPr/>
        <w:t>. Morgan Kaufmann, 2004.</w:t>
      </w:r>
    </w:p>
    <w:p>
      <w:pPr>
        <w:pStyle w:val="Normal"/>
        <w:rPr/>
      </w:pPr>
      <w:r>
        <w:rPr/>
        <w:t>[</w:t>
      </w:r>
      <w:bookmarkStart w:id="122" w:name="BIB_foster2001"/>
      <w:r>
        <w:rPr/>
        <w:t>59</w:t>
      </w:r>
      <w:bookmarkEnd w:id="122"/>
      <w:r>
        <w:rPr/>
        <w:t>]</w:t>
        <w:tab/>
        <w:t xml:space="preserve">Ian Foster, Carl Kesselman, and Steven Tuecke. The Anatomy of the Grid: Enabling Scalable Virtual Organizations. </w:t>
      </w:r>
      <w:r>
        <w:rPr>
          <w:i/>
        </w:rPr>
        <w:t xml:space="preserve">International Journal </w:t>
      </w:r>
      <w:del w:id="3557" w:author="S J" w:date="2015-03-29T14:07:00Z">
        <w:r>
          <w:rPr>
            <w:i/>
          </w:rPr>
          <w:delText xml:space="preserve">Of </w:delText>
        </w:r>
      </w:del>
      <w:ins w:id="3558" w:author="S J" w:date="2015-03-29T14:07:00Z">
        <w:r>
          <w:rPr>
            <w:i/>
          </w:rPr>
          <w:t xml:space="preserve">of </w:t>
        </w:r>
      </w:ins>
      <w:r>
        <w:rPr>
          <w:i/>
        </w:rPr>
        <w:t>High Performance Computing Applications</w:t>
      </w:r>
      <w:r>
        <w:rPr/>
        <w:t>, 15(3):200–222, 2001.</w:t>
      </w:r>
    </w:p>
    <w:p>
      <w:pPr>
        <w:pStyle w:val="Normal"/>
        <w:rPr/>
      </w:pPr>
      <w:r>
        <w:rPr/>
        <w:t>[</w:t>
      </w:r>
      <w:bookmarkStart w:id="123" w:name="BIB_Chervenak2000"/>
      <w:r>
        <w:rPr/>
        <w:t>60</w:t>
      </w:r>
      <w:bookmarkEnd w:id="123"/>
      <w:r>
        <w:rPr/>
        <w:t>]</w:t>
        <w:tab/>
        <w:t xml:space="preserve">A Chervenak, I Foster, C Kesselman, C Salisbury, and S Tuecke. The Data Grid: Towards </w:t>
      </w:r>
      <w:ins w:id="3559" w:author="S J" w:date="2015-03-29T14:07:00Z">
        <w:r>
          <w:rPr/>
          <w:t>a</w:t>
        </w:r>
      </w:ins>
      <w:del w:id="3560" w:author="S J" w:date="2015-03-29T14:07:00Z">
        <w:r>
          <w:rPr/>
          <w:delText>A</w:delText>
        </w:r>
      </w:del>
      <w:r>
        <w:rPr/>
        <w:t xml:space="preserve">n Architecture </w:t>
      </w:r>
      <w:ins w:id="3561" w:author="S J" w:date="2015-03-29T14:07:00Z">
        <w:r>
          <w:rPr/>
          <w:t>f</w:t>
        </w:r>
      </w:ins>
      <w:del w:id="3562" w:author="S J" w:date="2015-03-29T14:07:00Z">
        <w:r>
          <w:rPr/>
          <w:delText>F</w:delText>
        </w:r>
      </w:del>
      <w:r>
        <w:rPr/>
        <w:t xml:space="preserve">or </w:t>
      </w:r>
      <w:ins w:id="3563" w:author="S J" w:date="2015-03-29T14:07:00Z">
        <w:r>
          <w:rPr/>
          <w:t>t</w:t>
        </w:r>
      </w:ins>
      <w:del w:id="3564" w:author="S J" w:date="2015-03-29T14:07:00Z">
        <w:r>
          <w:rPr/>
          <w:delText>T</w:delText>
        </w:r>
      </w:del>
      <w:r>
        <w:rPr/>
        <w:t xml:space="preserve">he Distributed Management </w:t>
      </w:r>
      <w:ins w:id="3565" w:author="S J" w:date="2015-03-29T14:07:00Z">
        <w:r>
          <w:rPr/>
          <w:t>a</w:t>
        </w:r>
      </w:ins>
      <w:del w:id="3566" w:author="S J" w:date="2015-03-29T14:07:00Z">
        <w:r>
          <w:rPr/>
          <w:delText>A</w:delText>
        </w:r>
      </w:del>
      <w:r>
        <w:rPr/>
        <w:t xml:space="preserve">nd Analysis </w:t>
      </w:r>
      <w:del w:id="3567" w:author="S J" w:date="2015-03-29T14:07:00Z">
        <w:r>
          <w:rPr/>
          <w:delText xml:space="preserve">Of </w:delText>
        </w:r>
      </w:del>
      <w:ins w:id="3568" w:author="S J" w:date="2015-03-29T14:07:00Z">
        <w:r>
          <w:rPr/>
          <w:t xml:space="preserve">of </w:t>
        </w:r>
      </w:ins>
      <w:r>
        <w:rPr/>
        <w:t xml:space="preserve">Large Scientific Datasets. </w:t>
      </w:r>
      <w:r>
        <w:rPr>
          <w:i/>
        </w:rPr>
        <w:t xml:space="preserve">Journal </w:t>
      </w:r>
      <w:del w:id="3569" w:author="S J" w:date="2015-03-29T14:07:00Z">
        <w:r>
          <w:rPr>
            <w:i/>
          </w:rPr>
          <w:delText xml:space="preserve">Of </w:delText>
        </w:r>
      </w:del>
      <w:ins w:id="3570" w:author="S J" w:date="2015-03-29T14:07:00Z">
        <w:r>
          <w:rPr>
            <w:i/>
          </w:rPr>
          <w:t xml:space="preserve">of </w:t>
        </w:r>
      </w:ins>
      <w:r>
        <w:rPr>
          <w:i/>
        </w:rPr>
        <w:t xml:space="preserve">Network </w:t>
      </w:r>
      <w:ins w:id="3571" w:author="S J" w:date="2015-03-29T14:07:00Z">
        <w:r>
          <w:rPr>
            <w:i/>
          </w:rPr>
          <w:t>a</w:t>
        </w:r>
      </w:ins>
      <w:del w:id="3572" w:author="S J" w:date="2015-03-29T14:07:00Z">
        <w:r>
          <w:rPr>
            <w:i/>
          </w:rPr>
          <w:delText>A</w:delText>
        </w:r>
      </w:del>
      <w:r>
        <w:rPr>
          <w:i/>
        </w:rPr>
        <w:t>nd Computer Applications</w:t>
      </w:r>
      <w:r>
        <w:rPr/>
        <w:t>, 23(3):187–200, 2000.</w:t>
      </w:r>
    </w:p>
    <w:p>
      <w:pPr>
        <w:pStyle w:val="Normal"/>
        <w:rPr/>
      </w:pPr>
      <w:r>
        <w:rPr/>
        <w:t>[</w:t>
      </w:r>
      <w:bookmarkStart w:id="124" w:name="BIB_Foster2003"/>
      <w:r>
        <w:rPr/>
        <w:t>61</w:t>
      </w:r>
      <w:bookmarkEnd w:id="124"/>
      <w:r>
        <w:rPr/>
        <w:t>]</w:t>
        <w:tab/>
        <w:t xml:space="preserve">Ian Foster, Carl Kesselman, Jeffrey M Nick, and Steven Tuecke. The Physiology of the Grid: An Open Grid Service Architecture for Distributed Systems Integration. </w:t>
      </w:r>
      <w:r>
        <w:rPr>
          <w:i/>
        </w:rPr>
        <w:t xml:space="preserve">Grid Computing: Making </w:t>
      </w:r>
      <w:ins w:id="3573" w:author="S J" w:date="2015-03-29T14:07:00Z">
        <w:r>
          <w:rPr>
            <w:i/>
          </w:rPr>
          <w:t>t</w:t>
        </w:r>
      </w:ins>
      <w:del w:id="3574" w:author="S J" w:date="2015-03-29T14:07:00Z">
        <w:r>
          <w:rPr>
            <w:i/>
          </w:rPr>
          <w:delText>T</w:delText>
        </w:r>
      </w:del>
      <w:r>
        <w:rPr>
          <w:i/>
        </w:rPr>
        <w:t xml:space="preserve">he Global Infrastructure </w:t>
      </w:r>
      <w:ins w:id="3575" w:author="S J" w:date="2015-03-29T14:07:00Z">
        <w:r>
          <w:rPr>
            <w:i/>
          </w:rPr>
          <w:t>a</w:t>
        </w:r>
      </w:ins>
      <w:del w:id="3576" w:author="S J" w:date="2015-03-29T14:07:00Z">
        <w:r>
          <w:rPr>
            <w:i/>
          </w:rPr>
          <w:delText>A</w:delText>
        </w:r>
      </w:del>
      <w:r>
        <w:rPr>
          <w:i/>
        </w:rPr>
        <w:t xml:space="preserve"> Reality</w:t>
      </w:r>
      <w:r>
        <w:rPr/>
        <w:t>, pages 217–249, 2003.</w:t>
      </w:r>
    </w:p>
    <w:p>
      <w:pPr>
        <w:pStyle w:val="Normal"/>
        <w:rPr/>
      </w:pPr>
      <w:r>
        <w:rPr/>
        <w:t>[</w:t>
      </w:r>
      <w:bookmarkStart w:id="125" w:name="BIB_Foster1998"/>
      <w:r>
        <w:rPr/>
        <w:t>62</w:t>
      </w:r>
      <w:bookmarkEnd w:id="125"/>
      <w:r>
        <w:rPr/>
        <w:t>]</w:t>
        <w:tab/>
        <w:t>Ian Foster, Carl Kesselman, Gene Tsudik, and Steven Tuecke. A</w:t>
      </w:r>
      <w:ins w:id="3577" w:author="S J" w:date="2015-03-29T14:07:00Z">
        <w:r>
          <w:rPr/>
          <w:t xml:space="preserve"> </w:t>
        </w:r>
      </w:ins>
      <w:del w:id="3578" w:author="S J" w:date="2015-03-29T14:07:00Z">
        <w:r>
          <w:rPr/>
          <w:delText xml:space="preserve"> </w:delText>
        </w:r>
      </w:del>
      <w:r>
        <w:rPr/>
        <w:t xml:space="preserve">Security Architecture </w:t>
      </w:r>
      <w:ins w:id="3579" w:author="S J" w:date="2015-03-29T14:08:00Z">
        <w:r>
          <w:rPr/>
          <w:t>f</w:t>
        </w:r>
      </w:ins>
      <w:del w:id="3580" w:author="S J" w:date="2015-03-29T14:08:00Z">
        <w:r>
          <w:rPr/>
          <w:delText>F</w:delText>
        </w:r>
      </w:del>
      <w:r>
        <w:rPr/>
        <w:t xml:space="preserve">or Computational Grids. In </w:t>
      </w:r>
      <w:r>
        <w:rPr>
          <w:i/>
        </w:rPr>
        <w:t xml:space="preserve">Proceedings of the 5th ACM </w:t>
      </w:r>
      <w:del w:id="3581" w:author="S J" w:date="2015-03-29T14:08:00Z">
        <w:r>
          <w:rPr>
            <w:i/>
          </w:rPr>
          <w:delText xml:space="preserve">conference </w:delText>
        </w:r>
      </w:del>
      <w:ins w:id="3582" w:author="S J" w:date="2015-03-29T14:08:00Z">
        <w:r>
          <w:rPr>
            <w:i/>
          </w:rPr>
          <w:t xml:space="preserve">Conference </w:t>
        </w:r>
      </w:ins>
      <w:r>
        <w:rPr>
          <w:i/>
        </w:rPr>
        <w:t xml:space="preserve">on Computer and </w:t>
      </w:r>
      <w:del w:id="3583" w:author="S J" w:date="2015-03-29T14:08:00Z">
        <w:r>
          <w:rPr>
            <w:i/>
          </w:rPr>
          <w:delText xml:space="preserve">communications </w:delText>
        </w:r>
      </w:del>
      <w:ins w:id="3584" w:author="S J" w:date="2015-03-29T14:08:00Z">
        <w:r>
          <w:rPr>
            <w:i/>
          </w:rPr>
          <w:t xml:space="preserve">Communications </w:t>
        </w:r>
      </w:ins>
      <w:del w:id="3585" w:author="S J" w:date="2015-03-29T14:08:00Z">
        <w:r>
          <w:rPr>
            <w:i/>
          </w:rPr>
          <w:delText xml:space="preserve">security </w:delText>
        </w:r>
      </w:del>
      <w:ins w:id="3586" w:author="S J" w:date="2015-03-29T14:08:00Z">
        <w:r>
          <w:rPr>
            <w:i/>
          </w:rPr>
          <w:t xml:space="preserve">Security </w:t>
        </w:r>
      </w:ins>
      <w:r>
        <w:rPr>
          <w:i/>
        </w:rPr>
        <w:t>- CCS ’98</w:t>
      </w:r>
      <w:r>
        <w:rPr/>
        <w:t xml:space="preserve">, pages 83–92, New York, New York, USA, November 1998. ACM Press. </w:t>
      </w:r>
      <w:hyperlink r:id="rId314">
        <w:r>
          <w:rPr>
            <w:rStyle w:val="InternetLink"/>
            <w:rFonts w:ascii="Courier New" w:hAnsi="Courier New"/>
          </w:rPr>
          <w:t>doi:10.1145/288090.288111</w:t>
        </w:r>
      </w:hyperlink>
      <w:r>
        <w:rPr/>
        <w:t>.</w:t>
      </w:r>
    </w:p>
    <w:p>
      <w:pPr>
        <w:pStyle w:val="Normal"/>
        <w:rPr/>
      </w:pPr>
      <w:r>
        <w:rPr/>
        <w:t>[</w:t>
      </w:r>
      <w:bookmarkStart w:id="126" w:name="BIB_Bird2009"/>
      <w:r>
        <w:rPr/>
        <w:t>63</w:t>
      </w:r>
      <w:bookmarkEnd w:id="126"/>
      <w:r>
        <w:rPr/>
        <w:t>]</w:t>
        <w:tab/>
        <w:t xml:space="preserve">I. Bird, B. Jones, and K.F. Kee. The Organization and Management of Grid Infrastructures. </w:t>
      </w:r>
      <w:r>
        <w:rPr>
          <w:i/>
        </w:rPr>
        <w:t>Computer</w:t>
      </w:r>
      <w:r>
        <w:rPr/>
        <w:t xml:space="preserve">, 42(1):36–46, January 2009. </w:t>
      </w:r>
      <w:hyperlink r:id="rId315">
        <w:r>
          <w:rPr>
            <w:rStyle w:val="InternetLink"/>
            <w:rFonts w:ascii="Courier New" w:hAnsi="Courier New"/>
          </w:rPr>
          <w:t>doi:10.1109/MC.2009.28</w:t>
        </w:r>
      </w:hyperlink>
      <w:r>
        <w:rPr/>
        <w:t>.</w:t>
      </w:r>
    </w:p>
    <w:p>
      <w:pPr>
        <w:pStyle w:val="Normal"/>
        <w:rPr/>
      </w:pPr>
      <w:r>
        <w:rPr/>
        <w:t>[</w:t>
      </w:r>
      <w:bookmarkStart w:id="127" w:name="BIB_Adamova2014"/>
      <w:r>
        <w:rPr/>
        <w:t>64</w:t>
      </w:r>
      <w:bookmarkEnd w:id="127"/>
      <w:r>
        <w:rPr/>
        <w:t>]</w:t>
        <w:tab/>
        <w:t xml:space="preserve">Dagmar Adamova. Computing Framework </w:t>
      </w:r>
      <w:ins w:id="3587" w:author="S J" w:date="2015-03-29T14:08:00Z">
        <w:r>
          <w:rPr/>
          <w:t>f</w:t>
        </w:r>
      </w:ins>
      <w:del w:id="3588" w:author="S J" w:date="2015-03-29T14:08:00Z">
        <w:r>
          <w:rPr/>
          <w:delText>F</w:delText>
        </w:r>
      </w:del>
      <w:r>
        <w:rPr/>
        <w:t xml:space="preserve">or </w:t>
      </w:r>
      <w:ins w:id="3589" w:author="S J" w:date="2015-03-29T14:08:00Z">
        <w:r>
          <w:rPr/>
          <w:t>t</w:t>
        </w:r>
      </w:ins>
      <w:del w:id="3590" w:author="S J" w:date="2015-03-29T14:08:00Z">
        <w:r>
          <w:rPr/>
          <w:delText>T</w:delText>
        </w:r>
      </w:del>
      <w:r>
        <w:rPr/>
        <w:t xml:space="preserve">he LHC: Current Status </w:t>
      </w:r>
      <w:del w:id="3591" w:author="S J" w:date="2015-03-29T14:08:00Z">
        <w:r>
          <w:rPr/>
          <w:delText xml:space="preserve">And </w:delText>
        </w:r>
      </w:del>
      <w:ins w:id="3592" w:author="S J" w:date="2015-03-29T14:08:00Z">
        <w:r>
          <w:rPr/>
          <w:t xml:space="preserve">and </w:t>
        </w:r>
      </w:ins>
      <w:r>
        <w:rPr/>
        <w:t xml:space="preserve">Challenges </w:t>
      </w:r>
      <w:ins w:id="3593" w:author="S J" w:date="2015-03-29T14:08:00Z">
        <w:r>
          <w:rPr/>
          <w:t>o</w:t>
        </w:r>
      </w:ins>
      <w:del w:id="3594" w:author="S J" w:date="2015-03-29T14:08:00Z">
        <w:r>
          <w:rPr/>
          <w:delText>O</w:delText>
        </w:r>
      </w:del>
      <w:r>
        <w:rPr/>
        <w:t xml:space="preserve">f </w:t>
      </w:r>
      <w:ins w:id="3595" w:author="S J" w:date="2015-03-29T14:08:00Z">
        <w:r>
          <w:rPr/>
          <w:t>t</w:t>
        </w:r>
      </w:ins>
      <w:del w:id="3596" w:author="S J" w:date="2015-03-29T14:08:00Z">
        <w:r>
          <w:rPr/>
          <w:delText>T</w:delText>
        </w:r>
      </w:del>
      <w:r>
        <w:rPr/>
        <w:t xml:space="preserve">he High Luminosity LHC Future. In </w:t>
      </w:r>
      <w:r>
        <w:rPr>
          <w:i/>
        </w:rPr>
        <w:t>52 International Winter Meeting on Nuclear Physics, Bormio,Italy</w:t>
      </w:r>
      <w:r>
        <w:rPr/>
        <w:t xml:space="preserve">, number January, 2014. URL: </w:t>
      </w:r>
      <w:hyperlink r:id="rId316">
        <w:r>
          <w:rPr>
            <w:rStyle w:val="InternetLink"/>
            <w:rFonts w:ascii="Courier New" w:hAnsi="Courier New"/>
          </w:rPr>
          <w:t>http://pos.sissa.it/archive/conferences/212/021/Bormio2014\_021.pdf</w:t>
        </w:r>
      </w:hyperlink>
      <w:r>
        <w:rPr/>
        <w:t>.</w:t>
      </w:r>
    </w:p>
    <w:p>
      <w:pPr>
        <w:pStyle w:val="Normal"/>
        <w:rPr/>
      </w:pPr>
      <w:r>
        <w:rPr/>
        <w:t>[</w:t>
      </w:r>
      <w:bookmarkStart w:id="128" w:name="BIB_Litzkow1990"/>
      <w:r>
        <w:rPr/>
        <w:t>65</w:t>
      </w:r>
      <w:bookmarkEnd w:id="128"/>
      <w:r>
        <w:rPr/>
        <w:t>]</w:t>
        <w:tab/>
        <w:t xml:space="preserve">M. Litzkow and M. Livny. Experience with the Condor Distributed Batch System. </w:t>
      </w:r>
      <w:r>
        <w:rPr>
          <w:i/>
        </w:rPr>
        <w:t>IEEE Workshop on Experimental Distributed Systems</w:t>
      </w:r>
      <w:r>
        <w:rPr/>
        <w:t xml:space="preserve">, 1990. </w:t>
      </w:r>
      <w:hyperlink r:id="rId317">
        <w:r>
          <w:rPr>
            <w:rStyle w:val="InternetLink"/>
            <w:rFonts w:ascii="Courier New" w:hAnsi="Courier New"/>
          </w:rPr>
          <w:t>doi:10.1109/EDS.1990.138057</w:t>
        </w:r>
      </w:hyperlink>
      <w:r>
        <w:rPr/>
        <w:t>.</w:t>
      </w:r>
    </w:p>
    <w:p>
      <w:pPr>
        <w:pStyle w:val="Normal"/>
        <w:rPr/>
      </w:pPr>
      <w:r>
        <w:rPr/>
        <w:t>[</w:t>
      </w:r>
      <w:bookmarkStart w:id="129" w:name="BIB_Laure2006"/>
      <w:r>
        <w:rPr/>
        <w:t>66</w:t>
      </w:r>
      <w:bookmarkEnd w:id="129"/>
      <w:r>
        <w:rPr/>
        <w:t>]</w:t>
        <w:tab/>
        <w:t xml:space="preserve">E Laure, S Fisher, A Frohner, C Grandi, P Kunszt, et al. Programming the Grid with gLite. </w:t>
      </w:r>
      <w:r>
        <w:rPr>
          <w:i/>
        </w:rPr>
        <w:t>Computational Methods in Science and Technology</w:t>
      </w:r>
      <w:r>
        <w:rPr/>
        <w:t>, 12:33–45, 2006.</w:t>
      </w:r>
    </w:p>
    <w:p>
      <w:pPr>
        <w:pStyle w:val="Normal"/>
        <w:rPr/>
      </w:pPr>
      <w:r>
        <w:rPr/>
        <w:t>[</w:t>
      </w:r>
      <w:bookmarkStart w:id="130" w:name="BIB_Foster1997"/>
      <w:r>
        <w:rPr/>
        <w:t>67</w:t>
      </w:r>
      <w:bookmarkEnd w:id="130"/>
      <w:r>
        <w:rPr/>
        <w:t>]</w:t>
        <w:tab/>
        <w:t xml:space="preserve">I. Foster and C. Kesselman. Globus: a Metacomputing Infrastructure Toolkit, 1997. </w:t>
      </w:r>
      <w:hyperlink r:id="rId318">
        <w:r>
          <w:rPr>
            <w:rStyle w:val="InternetLink"/>
            <w:rFonts w:ascii="Courier New" w:hAnsi="Courier New"/>
          </w:rPr>
          <w:t>doi:10.1177/109434209701100205</w:t>
        </w:r>
      </w:hyperlink>
      <w:r>
        <w:rPr/>
        <w:t>.</w:t>
      </w:r>
    </w:p>
    <w:p>
      <w:pPr>
        <w:pStyle w:val="Normal"/>
        <w:rPr/>
      </w:pPr>
      <w:r>
        <w:rPr/>
        <w:t>[</w:t>
      </w:r>
      <w:bookmarkStart w:id="131" w:name="BIB_Riedel2009"/>
      <w:r>
        <w:rPr/>
        <w:t>68</w:t>
      </w:r>
      <w:bookmarkEnd w:id="131"/>
      <w:r>
        <w:rPr/>
        <w:t>]</w:t>
        <w:tab/>
        <w:t xml:space="preserve">M Riedel, E Laure, L Field, J P Navarro, J Casey, et al. Interoperation of </w:t>
      </w:r>
      <w:del w:id="3597" w:author="S J" w:date="2015-03-29T14:08:00Z">
        <w:r>
          <w:rPr/>
          <w:delText>world</w:delText>
        </w:r>
      </w:del>
      <w:ins w:id="3598" w:author="S J" w:date="2015-03-29T14:08:00Z">
        <w:r>
          <w:rPr/>
          <w:t>World</w:t>
        </w:r>
      </w:ins>
      <w:r>
        <w:rPr/>
        <w:t xml:space="preserve">-wide </w:t>
      </w:r>
      <w:ins w:id="3599" w:author="S J" w:date="2015-03-29T14:09:00Z">
        <w:r>
          <w:rPr/>
          <w:t>P</w:t>
        </w:r>
      </w:ins>
      <w:del w:id="3600" w:author="S J" w:date="2015-03-29T14:09:00Z">
        <w:r>
          <w:rPr/>
          <w:delText>p</w:delText>
        </w:r>
      </w:del>
      <w:r>
        <w:rPr/>
        <w:t xml:space="preserve">roduction e-Science </w:t>
      </w:r>
      <w:ins w:id="3601" w:author="S J" w:date="2015-03-29T14:09:00Z">
        <w:r>
          <w:rPr/>
          <w:t>I</w:t>
        </w:r>
      </w:ins>
      <w:del w:id="3602" w:author="S J" w:date="2015-03-29T14:09:00Z">
        <w:r>
          <w:rPr/>
          <w:delText>i</w:delText>
        </w:r>
      </w:del>
      <w:r>
        <w:rPr/>
        <w:t xml:space="preserve">nfrastructures. In </w:t>
      </w:r>
      <w:r>
        <w:rPr>
          <w:i/>
        </w:rPr>
        <w:t>Concurrency and Computation: Practice and Experience 21.8</w:t>
      </w:r>
      <w:r>
        <w:rPr/>
        <w:t xml:space="preserve">, number March, pages 961–990. 2009. </w:t>
      </w:r>
      <w:hyperlink r:id="rId319">
        <w:r>
          <w:rPr>
            <w:rStyle w:val="InternetLink"/>
            <w:rFonts w:ascii="Courier New" w:hAnsi="Courier New"/>
          </w:rPr>
          <w:t>doi:10.1002/cpe</w:t>
        </w:r>
      </w:hyperlink>
      <w:r>
        <w:rPr/>
        <w:t>.</w:t>
      </w:r>
    </w:p>
    <w:p>
      <w:pPr>
        <w:pStyle w:val="Normal"/>
        <w:rPr/>
      </w:pPr>
      <w:r>
        <w:rPr/>
        <w:t>[</w:t>
      </w:r>
      <w:bookmarkStart w:id="132" w:name="BIB_Anderson2002"/>
      <w:r>
        <w:rPr/>
        <w:t>69</w:t>
      </w:r>
      <w:bookmarkEnd w:id="132"/>
      <w:r>
        <w:rPr/>
        <w:t>]</w:t>
        <w:tab/>
        <w:t xml:space="preserve">David P. Anderson, Jeff Cobb, Eric Korpela, Matt Lebofsky, and Dan Werthimer. SETI@home: An Experiment </w:t>
      </w:r>
      <w:del w:id="3603" w:author="S J" w:date="2015-03-29T14:25:00Z">
        <w:r>
          <w:rPr/>
          <w:delText xml:space="preserve">In </w:delText>
        </w:r>
      </w:del>
      <w:ins w:id="3604" w:author="S J" w:date="2015-03-29T14:25:00Z">
        <w:r>
          <w:rPr/>
          <w:t xml:space="preserve">in </w:t>
        </w:r>
      </w:ins>
      <w:r>
        <w:rPr/>
        <w:t xml:space="preserve">Public-Resource Computing. </w:t>
      </w:r>
      <w:r>
        <w:rPr>
          <w:i/>
        </w:rPr>
        <w:t>Communications of the ACM</w:t>
      </w:r>
      <w:r>
        <w:rPr/>
        <w:t xml:space="preserve">, 45(11):56–61, November 2002. </w:t>
      </w:r>
      <w:hyperlink r:id="rId320">
        <w:r>
          <w:rPr>
            <w:rStyle w:val="InternetLink"/>
            <w:rFonts w:ascii="Courier New" w:hAnsi="Courier New"/>
          </w:rPr>
          <w:t>doi:10.1145/581571.581573</w:t>
        </w:r>
      </w:hyperlink>
      <w:r>
        <w:rPr/>
        <w:t>.</w:t>
      </w:r>
    </w:p>
    <w:p>
      <w:pPr>
        <w:pStyle w:val="Normal"/>
        <w:rPr/>
      </w:pPr>
      <w:r>
        <w:rPr/>
        <w:t>[</w:t>
      </w:r>
      <w:bookmarkStart w:id="133" w:name="BIB_Anderson2004"/>
      <w:r>
        <w:rPr/>
        <w:t>70</w:t>
      </w:r>
      <w:bookmarkEnd w:id="133"/>
      <w:r>
        <w:rPr/>
        <w:t>]</w:t>
        <w:tab/>
        <w:t xml:space="preserve">DP Anderson. Boinc: A System </w:t>
      </w:r>
      <w:del w:id="3605" w:author="S J" w:date="2015-03-29T14:26:00Z">
        <w:r>
          <w:rPr/>
          <w:delText xml:space="preserve">For </w:delText>
        </w:r>
      </w:del>
      <w:ins w:id="3606" w:author="S J" w:date="2015-03-29T14:26:00Z">
        <w:r>
          <w:rPr/>
          <w:t xml:space="preserve">for </w:t>
        </w:r>
      </w:ins>
      <w:r>
        <w:rPr/>
        <w:t>Public-</w:t>
      </w:r>
      <w:ins w:id="3607" w:author="S J" w:date="2015-03-29T14:26:00Z">
        <w:r>
          <w:rPr/>
          <w:t>r</w:t>
        </w:r>
      </w:ins>
      <w:del w:id="3608" w:author="S J" w:date="2015-03-29T14:26:00Z">
        <w:r>
          <w:rPr/>
          <w:delText>R</w:delText>
        </w:r>
      </w:del>
      <w:r>
        <w:rPr/>
        <w:t xml:space="preserve">esource Computing </w:t>
      </w:r>
      <w:ins w:id="3609" w:author="S J" w:date="2015-03-29T14:26:00Z">
        <w:r>
          <w:rPr/>
          <w:t>a</w:t>
        </w:r>
      </w:ins>
      <w:del w:id="3610" w:author="S J" w:date="2015-03-29T14:26:00Z">
        <w:r>
          <w:rPr/>
          <w:delText>A</w:delText>
        </w:r>
      </w:del>
      <w:r>
        <w:rPr/>
        <w:t xml:space="preserve">nd Storage. In </w:t>
      </w:r>
      <w:r>
        <w:rPr>
          <w:i/>
        </w:rPr>
        <w:t>Grid Computing, 2004. Proceedings. Fifth IEEE/ACM International Workshop on</w:t>
      </w:r>
      <w:r>
        <w:rPr/>
        <w:t xml:space="preserve">. IEEE, 2004. </w:t>
      </w:r>
      <w:hyperlink r:id="rId321">
        <w:r>
          <w:rPr>
            <w:rStyle w:val="InternetLink"/>
            <w:rFonts w:ascii="Courier New" w:hAnsi="Courier New"/>
          </w:rPr>
          <w:t>doi:10.1109/GRID.2004.14</w:t>
        </w:r>
      </w:hyperlink>
      <w:r>
        <w:rPr/>
        <w:t>.</w:t>
      </w:r>
    </w:p>
    <w:p>
      <w:pPr>
        <w:pStyle w:val="Normal"/>
        <w:rPr/>
      </w:pPr>
      <w:r>
        <w:rPr/>
        <w:t>[</w:t>
      </w:r>
      <w:bookmarkStart w:id="134" w:name="BIB_Balaton2007"/>
      <w:r>
        <w:rPr/>
        <w:t>71</w:t>
      </w:r>
      <w:bookmarkEnd w:id="134"/>
      <w:r>
        <w:rPr/>
        <w:t>]</w:t>
        <w:tab/>
        <w:t xml:space="preserve">Zoltan Balaton, Gabor Gombas, Peter Kacsuk, Adam Kornafeld, Jozsef Kovacs, et al. SZTAKI Desktop Grid: A Modular </w:t>
      </w:r>
      <w:ins w:id="3611" w:author="S J" w:date="2015-03-29T14:26:00Z">
        <w:r>
          <w:rPr/>
          <w:t>a</w:t>
        </w:r>
      </w:ins>
      <w:del w:id="3612" w:author="S J" w:date="2015-03-29T14:26:00Z">
        <w:r>
          <w:rPr/>
          <w:delText>A</w:delText>
        </w:r>
      </w:del>
      <w:r>
        <w:rPr/>
        <w:t xml:space="preserve">nd Scalable Way </w:t>
      </w:r>
      <w:ins w:id="3613" w:author="S J" w:date="2015-03-29T14:26:00Z">
        <w:r>
          <w:rPr/>
          <w:t>o</w:t>
        </w:r>
      </w:ins>
      <w:del w:id="3614" w:author="S J" w:date="2015-03-29T14:26:00Z">
        <w:r>
          <w:rPr/>
          <w:delText>O</w:delText>
        </w:r>
      </w:del>
      <w:r>
        <w:rPr/>
        <w:t xml:space="preserve">f Building Large Computing Grids. In </w:t>
      </w:r>
      <w:r>
        <w:rPr>
          <w:i/>
        </w:rPr>
        <w:t>Parallel and Distributed Processing Symposium</w:t>
      </w:r>
      <w:r>
        <w:rPr/>
        <w:t xml:space="preserve">. IEEE, 2007. </w:t>
      </w:r>
      <w:hyperlink r:id="rId322">
        <w:r>
          <w:rPr>
            <w:rStyle w:val="InternetLink"/>
            <w:rFonts w:ascii="Courier New" w:hAnsi="Courier New"/>
          </w:rPr>
          <w:t>doi:10.1109/IPDPS.2007.370665</w:t>
        </w:r>
      </w:hyperlink>
      <w:r>
        <w:rPr/>
        <w:t>.</w:t>
      </w:r>
    </w:p>
    <w:p>
      <w:pPr>
        <w:pStyle w:val="Normal"/>
        <w:rPr/>
      </w:pPr>
      <w:r>
        <w:rPr/>
        <w:t>[</w:t>
      </w:r>
      <w:bookmarkStart w:id="135" w:name="BIB_Kacsuk2009"/>
      <w:r>
        <w:rPr/>
        <w:t>72</w:t>
      </w:r>
      <w:bookmarkEnd w:id="135"/>
      <w:r>
        <w:rPr/>
        <w:t>]</w:t>
        <w:tab/>
        <w:t xml:space="preserve">Peter Kacsuk, Jozsef Kovacs, Zoltan Farkas, Attila Csaba Marosi, Gabor Gombas, and Zoltan Balaton. SZTAKI Desktop Grid (SZDG): A Flexible and Scalable Desktop Grid System. </w:t>
      </w:r>
      <w:r>
        <w:rPr>
          <w:i/>
        </w:rPr>
        <w:t>Journal of Grid Computing</w:t>
      </w:r>
      <w:r>
        <w:rPr/>
        <w:t xml:space="preserve">, 7(4):439–461, September 2009. </w:t>
      </w:r>
      <w:hyperlink r:id="rId323">
        <w:r>
          <w:rPr>
            <w:rStyle w:val="InternetLink"/>
            <w:rFonts w:ascii="Courier New" w:hAnsi="Courier New"/>
          </w:rPr>
          <w:t>doi:10.1007/s10723-009-9139-y</w:t>
        </w:r>
      </w:hyperlink>
      <w:r>
        <w:rPr/>
        <w:t>.</w:t>
      </w:r>
    </w:p>
    <w:p>
      <w:pPr>
        <w:pStyle w:val="Normal"/>
        <w:rPr/>
      </w:pPr>
      <w:r>
        <w:rPr/>
        <w:t>[</w:t>
      </w:r>
      <w:bookmarkStart w:id="136" w:name="BIB_Fedak2001"/>
      <w:r>
        <w:rPr/>
        <w:t>73</w:t>
      </w:r>
      <w:bookmarkEnd w:id="136"/>
      <w:r>
        <w:rPr/>
        <w:t>]</w:t>
        <w:tab/>
        <w:t xml:space="preserve">Gilles Fedak, Franck Cappello, and Universitc Paris Sud. XtremWeb : A Generic Global Computing System. In </w:t>
      </w:r>
      <w:r>
        <w:rPr>
          <w:i/>
        </w:rPr>
        <w:t>Proceedings of First IEEE/ACM International Symposium on Cluster Computing and the Grid</w:t>
      </w:r>
      <w:r>
        <w:rPr/>
        <w:t xml:space="preserve">, pages 582–587, 2001. </w:t>
      </w:r>
      <w:hyperlink r:id="rId324">
        <w:r>
          <w:rPr>
            <w:rStyle w:val="InternetLink"/>
            <w:rFonts w:ascii="Courier New" w:hAnsi="Courier New"/>
          </w:rPr>
          <w:t>doi:10.1109/CCGRID.2001.923246</w:t>
        </w:r>
      </w:hyperlink>
      <w:r>
        <w:rPr/>
        <w:t>.</w:t>
      </w:r>
    </w:p>
    <w:p>
      <w:pPr>
        <w:pStyle w:val="Normal"/>
        <w:rPr/>
      </w:pPr>
      <w:r>
        <w:rPr/>
        <w:t>[</w:t>
      </w:r>
      <w:bookmarkStart w:id="137" w:name="BIB_Herr2006"/>
      <w:r>
        <w:rPr/>
        <w:t>74</w:t>
      </w:r>
      <w:bookmarkEnd w:id="137"/>
      <w:r>
        <w:rPr/>
        <w:t>]</w:t>
        <w:tab/>
        <w:t xml:space="preserve">Werner Herr, D I Kaltchev, F Schmidt, and E Mcintosh. Large Scale Beam-beam Simulations for the CERN LHC using Distributed Computing. Technical Report June 2006, 2006. URL: </w:t>
      </w:r>
      <w:hyperlink r:id="rId325">
        <w:r>
          <w:rPr>
            <w:rStyle w:val="InternetLink"/>
            <w:rFonts w:ascii="Courier New" w:hAnsi="Courier New"/>
          </w:rPr>
          <w:t>http://cds.cern.ch/record/972345</w:t>
        </w:r>
      </w:hyperlink>
      <w:r>
        <w:rPr/>
        <w:t>.</w:t>
      </w:r>
    </w:p>
    <w:p>
      <w:pPr>
        <w:pStyle w:val="Normal"/>
        <w:rPr/>
      </w:pPr>
      <w:r>
        <w:rPr/>
        <w:t>[</w:t>
      </w:r>
      <w:bookmarkStart w:id="138" w:name="BIB_Hoimyr2012"/>
      <w:r>
        <w:rPr/>
        <w:t>75</w:t>
      </w:r>
      <w:bookmarkEnd w:id="138"/>
      <w:r>
        <w:rPr/>
        <w:t>]</w:t>
        <w:tab/>
        <w:t xml:space="preserve">N Hø imyr, J Blomer, P Buncic, M Giovannozzi, A Gonzalez, et al. BOINC </w:t>
      </w:r>
      <w:del w:id="3615" w:author="S J" w:date="2015-03-29T14:26:00Z">
        <w:r>
          <w:rPr/>
          <w:delText xml:space="preserve">service </w:delText>
        </w:r>
      </w:del>
      <w:ins w:id="3616" w:author="S J" w:date="2015-03-29T14:26:00Z">
        <w:r>
          <w:rPr/>
          <w:t xml:space="preserve">Service </w:t>
        </w:r>
      </w:ins>
      <w:r>
        <w:rPr/>
        <w:t xml:space="preserve">for Volunteer Cloud Computing. </w:t>
      </w:r>
      <w:r>
        <w:rPr>
          <w:i/>
        </w:rPr>
        <w:t>Journal of Physics: Conference Series</w:t>
      </w:r>
      <w:r>
        <w:rPr/>
        <w:t xml:space="preserve">, 396(3):032057, December 2012. </w:t>
      </w:r>
      <w:hyperlink r:id="rId326">
        <w:r>
          <w:rPr>
            <w:rStyle w:val="InternetLink"/>
            <w:rFonts w:ascii="Courier New" w:hAnsi="Courier New"/>
          </w:rPr>
          <w:t>doi:10.1088/1742-6596/396/3/032057</w:t>
        </w:r>
      </w:hyperlink>
      <w:r>
        <w:rPr/>
        <w:t>.</w:t>
      </w:r>
    </w:p>
    <w:p>
      <w:pPr>
        <w:pStyle w:val="Normal"/>
        <w:rPr/>
      </w:pPr>
      <w:r>
        <w:rPr/>
        <w:t>[</w:t>
      </w:r>
      <w:bookmarkStart w:id="139" w:name="BIB_Kacsuk2008"/>
      <w:r>
        <w:rPr/>
        <w:t>76</w:t>
      </w:r>
      <w:bookmarkEnd w:id="139"/>
      <w:r>
        <w:rPr/>
        <w:t>]</w:t>
        <w:tab/>
        <w:t xml:space="preserve">P. Kacsuk, Z. Farkas, and G. Fedak. Towards Making BOINC and EGEE Interoperable. </w:t>
      </w:r>
      <w:r>
        <w:rPr>
          <w:i/>
        </w:rPr>
        <w:t>2008 IEEE Fourth International Conference on eScience</w:t>
      </w:r>
      <w:r>
        <w:rPr/>
        <w:t xml:space="preserve">, pages 478–484, December 2008. </w:t>
      </w:r>
      <w:hyperlink r:id="rId327">
        <w:r>
          <w:rPr>
            <w:rStyle w:val="InternetLink"/>
            <w:rFonts w:ascii="Courier New" w:hAnsi="Courier New"/>
          </w:rPr>
          <w:t>doi:10.1109/eScience.2008.111</w:t>
        </w:r>
      </w:hyperlink>
      <w:r>
        <w:rPr/>
        <w:t>.</w:t>
      </w:r>
    </w:p>
    <w:p>
      <w:pPr>
        <w:pStyle w:val="Normal"/>
        <w:rPr/>
      </w:pPr>
      <w:r>
        <w:rPr/>
        <w:t>[</w:t>
      </w:r>
      <w:bookmarkStart w:id="140" w:name="BIB_Urbah2009"/>
      <w:r>
        <w:rPr/>
        <w:t>77</w:t>
      </w:r>
      <w:bookmarkEnd w:id="140"/>
      <w:r>
        <w:rPr/>
        <w:t>]</w:t>
        <w:tab/>
        <w:t xml:space="preserve">Etienne Urbah, Peter Kacsuk, Zoltan Farkas, Gilles Fedak, Gabor Kecskemeti, et al. EDGeS: Bridging EGEE to BOINC and XtremWeb. </w:t>
      </w:r>
      <w:r>
        <w:rPr>
          <w:i/>
        </w:rPr>
        <w:t>Journal of Grid Computing</w:t>
      </w:r>
      <w:r>
        <w:rPr/>
        <w:t xml:space="preserve">, 7(3):335–354, September 2009. </w:t>
      </w:r>
      <w:hyperlink r:id="rId328">
        <w:r>
          <w:rPr>
            <w:rStyle w:val="InternetLink"/>
            <w:rFonts w:ascii="Courier New" w:hAnsi="Courier New"/>
          </w:rPr>
          <w:t>doi:10.1007/s10723-009-9137-0</w:t>
        </w:r>
      </w:hyperlink>
      <w:r>
        <w:rPr/>
        <w:t>.</w:t>
      </w:r>
    </w:p>
    <w:p>
      <w:pPr>
        <w:pStyle w:val="Normal"/>
        <w:rPr/>
      </w:pPr>
      <w:r>
        <w:rPr/>
        <w:t>[</w:t>
      </w:r>
      <w:bookmarkStart w:id="141" w:name="BIB_Barham2003"/>
      <w:r>
        <w:rPr/>
        <w:t>78</w:t>
      </w:r>
      <w:bookmarkEnd w:id="141"/>
      <w:r>
        <w:rPr/>
        <w:t>]</w:t>
        <w:tab/>
        <w:t xml:space="preserve">Paul Barham, Boris Dragovic, Keir Fraser, Steven Hand, Tim Harris, et al. Xen and the </w:t>
      </w:r>
      <w:del w:id="3617" w:author="S J" w:date="2015-03-29T14:26:00Z">
        <w:r>
          <w:rPr/>
          <w:delText xml:space="preserve">art </w:delText>
        </w:r>
      </w:del>
      <w:ins w:id="3618" w:author="S J" w:date="2015-03-29T14:26:00Z">
        <w:r>
          <w:rPr/>
          <w:t xml:space="preserve">Art </w:t>
        </w:r>
      </w:ins>
      <w:r>
        <w:rPr/>
        <w:t xml:space="preserve">of </w:t>
      </w:r>
      <w:del w:id="3619" w:author="S J" w:date="2015-03-29T14:27:00Z">
        <w:r>
          <w:rPr/>
          <w:delText>virtualization</w:delText>
        </w:r>
      </w:del>
      <w:ins w:id="3620" w:author="S J" w:date="2015-03-29T14:27:00Z">
        <w:r>
          <w:rPr/>
          <w:t>Virtualization</w:t>
        </w:r>
      </w:ins>
      <w:r>
        <w:rPr/>
        <w:t xml:space="preserve">. </w:t>
      </w:r>
      <w:r>
        <w:rPr>
          <w:i/>
        </w:rPr>
        <w:t>ACM SIGOPS Operating Systems Review</w:t>
      </w:r>
      <w:r>
        <w:rPr/>
        <w:t xml:space="preserve">, 37:164, 2003. </w:t>
      </w:r>
      <w:hyperlink r:id="rId329">
        <w:r>
          <w:rPr>
            <w:rStyle w:val="InternetLink"/>
            <w:rFonts w:ascii="Courier New" w:hAnsi="Courier New"/>
          </w:rPr>
          <w:t>doi:10.1145/1165389.945462</w:t>
        </w:r>
      </w:hyperlink>
      <w:r>
        <w:rPr/>
        <w:t>.</w:t>
      </w:r>
    </w:p>
    <w:p>
      <w:pPr>
        <w:pStyle w:val="Normal"/>
        <w:rPr/>
      </w:pPr>
      <w:r>
        <w:rPr/>
        <w:t>[</w:t>
      </w:r>
      <w:bookmarkStart w:id="142" w:name="BIB_Youseff2006"/>
      <w:r>
        <w:rPr/>
        <w:t>79</w:t>
      </w:r>
      <w:bookmarkEnd w:id="142"/>
      <w:r>
        <w:rPr/>
        <w:t>]</w:t>
        <w:tab/>
        <w:t xml:space="preserve">Lamia Youseff, Rich Wolski, Brent Gorda, and Chandra Krintz. Paravirtualization for HPC Systems. </w:t>
      </w:r>
      <w:r>
        <w:rPr>
          <w:i/>
        </w:rPr>
        <w:t>Frontiers of High Performance Computing and Networking â€“ ISPA 2006 Workshops</w:t>
      </w:r>
      <w:r>
        <w:rPr/>
        <w:t xml:space="preserve">, pages 474–486, 2006. </w:t>
      </w:r>
      <w:hyperlink r:id="rId330">
        <w:r>
          <w:rPr>
            <w:rStyle w:val="InternetLink"/>
            <w:rFonts w:ascii="Courier New" w:hAnsi="Courier New"/>
          </w:rPr>
          <w:t>doi:10.1007/11942634_49</w:t>
        </w:r>
      </w:hyperlink>
      <w:r>
        <w:rPr/>
        <w:t>.</w:t>
      </w:r>
    </w:p>
    <w:p>
      <w:pPr>
        <w:pStyle w:val="Normal"/>
        <w:rPr/>
      </w:pPr>
      <w:r>
        <w:rPr/>
        <w:t>[</w:t>
      </w:r>
      <w:bookmarkStart w:id="143" w:name="BIB_ruda2009virtual"/>
      <w:r>
        <w:rPr/>
        <w:t>80</w:t>
      </w:r>
      <w:bookmarkEnd w:id="143"/>
      <w:r>
        <w:rPr/>
        <w:t>]</w:t>
        <w:tab/>
        <w:t>Miroslav Ruda, Zdeněk Šustr, Ji</w:t>
      </w:r>
      <w:r>
        <w:rPr/>
        <w:drawing>
          <wp:inline distT="0" distB="0" distL="0" distR="0">
            <wp:extent cx="63500" cy="135890"/>
            <wp:effectExtent l="0" t="0" r="0" b="0"/>
            <wp:docPr id="27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descr=""/>
                    <pic:cNvPicPr>
                      <a:picLocks noChangeAspect="1" noChangeArrowheads="1"/>
                    </pic:cNvPicPr>
                  </pic:nvPicPr>
                  <pic:blipFill>
                    <a:blip r:embed="rId331"/>
                    <a:stretch>
                      <a:fillRect/>
                    </a:stretch>
                  </pic:blipFill>
                  <pic:spPr bwMode="auto">
                    <a:xfrm>
                      <a:off x="0" y="0"/>
                      <a:ext cx="63500" cy="135890"/>
                    </a:xfrm>
                    <a:prstGeom prst="rect">
                      <a:avLst/>
                    </a:prstGeom>
                    <a:noFill/>
                    <a:ln w="9525">
                      <a:noFill/>
                      <a:miter lim="800000"/>
                      <a:headEnd/>
                      <a:tailEnd/>
                    </a:ln>
                  </pic:spPr>
                </pic:pic>
              </a:graphicData>
            </a:graphic>
          </wp:inline>
        </w:drawing>
      </w:r>
      <w:r>
        <w:rPr/>
        <w:t xml:space="preserve">vrí Sitera, David Antoš, Lukáš Hejtmánek, Petr Holub, and Miloš Mulač. Virtual Clusters as a New Service of MetaCentrum, the Czech NGI. In </w:t>
      </w:r>
      <w:r>
        <w:rPr>
          <w:i/>
        </w:rPr>
        <w:t>Cracow Grid Workshop’09</w:t>
      </w:r>
      <w:r>
        <w:rPr/>
        <w:t>, pages 66–71, 2009.</w:t>
      </w:r>
    </w:p>
    <w:p>
      <w:pPr>
        <w:pStyle w:val="Normal"/>
        <w:rPr/>
      </w:pPr>
      <w:r>
        <w:rPr/>
        <w:t>[</w:t>
      </w:r>
      <w:bookmarkStart w:id="144" w:name="BIB_Foster2008"/>
      <w:r>
        <w:rPr/>
        <w:t>81</w:t>
      </w:r>
      <w:bookmarkEnd w:id="144"/>
      <w:r>
        <w:rPr/>
        <w:t>]</w:t>
        <w:tab/>
        <w:t xml:space="preserve">Ian Foster, Yong Zhao, Ioan Raicu, and Shiyong Lu. Cloud </w:t>
      </w:r>
      <w:del w:id="3621" w:author="S J" w:date="2015-03-29T14:27:00Z">
        <w:r>
          <w:rPr/>
          <w:delText xml:space="preserve">computing </w:delText>
        </w:r>
      </w:del>
      <w:ins w:id="3622" w:author="S J" w:date="2015-03-29T14:27:00Z">
        <w:r>
          <w:rPr/>
          <w:t xml:space="preserve">Computing </w:t>
        </w:r>
      </w:ins>
      <w:r>
        <w:rPr/>
        <w:t xml:space="preserve">and </w:t>
      </w:r>
      <w:del w:id="3623" w:author="S J" w:date="2015-03-29T14:27:00Z">
        <w:r>
          <w:rPr/>
          <w:delText xml:space="preserve">grid </w:delText>
        </w:r>
      </w:del>
      <w:ins w:id="3624" w:author="S J" w:date="2015-03-29T14:27:00Z">
        <w:r>
          <w:rPr/>
          <w:t xml:space="preserve">Grid </w:t>
        </w:r>
      </w:ins>
      <w:del w:id="3625" w:author="S J" w:date="2015-03-29T14:27:00Z">
        <w:r>
          <w:rPr/>
          <w:delText xml:space="preserve">computing </w:delText>
        </w:r>
      </w:del>
      <w:ins w:id="3626" w:author="S J" w:date="2015-03-29T14:27:00Z">
        <w:r>
          <w:rPr/>
          <w:t xml:space="preserve">Computing </w:t>
        </w:r>
      </w:ins>
      <w:r>
        <w:rPr/>
        <w:t xml:space="preserve">360-degree </w:t>
      </w:r>
      <w:del w:id="3627" w:author="S J" w:date="2015-03-29T14:27:00Z">
        <w:r>
          <w:rPr/>
          <w:delText>compared</w:delText>
        </w:r>
      </w:del>
      <w:ins w:id="3628" w:author="S J" w:date="2015-03-29T14:27:00Z">
        <w:r>
          <w:rPr/>
          <w:t>Compared</w:t>
        </w:r>
      </w:ins>
      <w:r>
        <w:rPr/>
        <w:t xml:space="preserve">. </w:t>
      </w:r>
      <w:r>
        <w:rPr>
          <w:i/>
        </w:rPr>
        <w:t>Grid Computing Environments</w:t>
      </w:r>
      <w:del w:id="3629" w:author="S J" w:date="2015-03-29T14:27:00Z">
        <w:r>
          <w:rPr>
            <w:i/>
          </w:rPr>
          <w:delText xml:space="preserve"> …</w:delText>
        </w:r>
      </w:del>
      <w:r>
        <w:rPr/>
        <w:t xml:space="preserve">, 2008. </w:t>
      </w:r>
      <w:hyperlink r:id="rId332">
        <w:r>
          <w:rPr>
            <w:rStyle w:val="InternetLink"/>
            <w:rFonts w:ascii="Courier New" w:hAnsi="Courier New"/>
          </w:rPr>
          <w:t>doi:10.1109/GCE.2008.4738445</w:t>
        </w:r>
      </w:hyperlink>
      <w:r>
        <w:rPr/>
        <w:t>.</w:t>
      </w:r>
    </w:p>
    <w:p>
      <w:pPr>
        <w:pStyle w:val="Normal"/>
        <w:rPr/>
      </w:pPr>
      <w:r>
        <w:rPr/>
        <w:t>[</w:t>
      </w:r>
      <w:bookmarkStart w:id="145" w:name="BIB_Mell2011"/>
      <w:r>
        <w:rPr/>
        <w:t>82</w:t>
      </w:r>
      <w:bookmarkEnd w:id="145"/>
      <w:r>
        <w:rPr/>
        <w:t>]</w:t>
        <w:tab/>
        <w:t xml:space="preserve">Peter Mell and Timothy Grance. The NIST Definition </w:t>
      </w:r>
      <w:ins w:id="3630" w:author="S J" w:date="2015-03-29T14:27:00Z">
        <w:r>
          <w:rPr/>
          <w:t>o</w:t>
        </w:r>
      </w:ins>
      <w:del w:id="3631" w:author="S J" w:date="2015-03-29T14:27:00Z">
        <w:r>
          <w:rPr/>
          <w:delText>O</w:delText>
        </w:r>
      </w:del>
      <w:r>
        <w:rPr/>
        <w:t xml:space="preserve">f Cloud Computing. 2011. URL: </w:t>
      </w:r>
      <w:hyperlink r:id="rId333">
        <w:r>
          <w:rPr>
            <w:rStyle w:val="InternetLink"/>
            <w:rFonts w:ascii="Courier New" w:hAnsi="Courier New"/>
          </w:rPr>
          <w:t>http://csrc.nist.gov/publications/nistpubs/800-145/SP800-145.pdf</w:t>
        </w:r>
      </w:hyperlink>
      <w:r>
        <w:rPr/>
        <w:t>.</w:t>
      </w:r>
    </w:p>
    <w:p>
      <w:pPr>
        <w:pStyle w:val="Normal"/>
        <w:rPr/>
      </w:pPr>
      <w:r>
        <w:rPr/>
        <w:t>[</w:t>
      </w:r>
      <w:bookmarkStart w:id="146" w:name="BIB_Anjum2012"/>
      <w:r>
        <w:rPr/>
        <w:t>83</w:t>
      </w:r>
      <w:bookmarkEnd w:id="146"/>
      <w:r>
        <w:rPr/>
        <w:t>]</w:t>
        <w:tab/>
        <w:t xml:space="preserve">Ashiq Anjum, Richard Hill, Richard McClatchey, Nik Bessis, and Andrew Branson. Glueing Grids </w:t>
      </w:r>
      <w:ins w:id="3632" w:author="S J" w:date="2015-03-29T14:28:00Z">
        <w:r>
          <w:rPr/>
          <w:t>a</w:t>
        </w:r>
      </w:ins>
      <w:del w:id="3633" w:author="S J" w:date="2015-03-29T14:28:00Z">
        <w:r>
          <w:rPr/>
          <w:delText>A</w:delText>
        </w:r>
      </w:del>
      <w:r>
        <w:rPr/>
        <w:t>nd Clouds Together: A Service-</w:t>
      </w:r>
      <w:ins w:id="3634" w:author="S J" w:date="2015-03-29T14:28:00Z">
        <w:r>
          <w:rPr/>
          <w:t>o</w:t>
        </w:r>
      </w:ins>
      <w:del w:id="3635" w:author="S J" w:date="2015-03-29T14:28:00Z">
        <w:r>
          <w:rPr/>
          <w:delText>O</w:delText>
        </w:r>
      </w:del>
      <w:r>
        <w:rPr/>
        <w:t xml:space="preserve">riented Approach. </w:t>
      </w:r>
      <w:r>
        <w:rPr>
          <w:i/>
        </w:rPr>
        <w:t>International Journal of Web and Grid Services</w:t>
      </w:r>
      <w:r>
        <w:rPr/>
        <w:t xml:space="preserve">, 8(3):248–265, 2012. </w:t>
      </w:r>
      <w:hyperlink r:id="rId334">
        <w:r>
          <w:rPr>
            <w:rStyle w:val="InternetLink"/>
            <w:rFonts w:ascii="Courier New" w:hAnsi="Courier New"/>
          </w:rPr>
          <w:t>doi:10.1504/IJWGS.2012.049169</w:t>
        </w:r>
      </w:hyperlink>
      <w:r>
        <w:rPr/>
        <w:t>.</w:t>
      </w:r>
    </w:p>
    <w:p>
      <w:pPr>
        <w:pStyle w:val="Normal"/>
        <w:rPr/>
      </w:pPr>
      <w:r>
        <w:rPr/>
        <w:t>[</w:t>
      </w:r>
      <w:bookmarkStart w:id="147" w:name="BIB_Milojicic2011"/>
      <w:r>
        <w:rPr/>
        <w:t>84</w:t>
      </w:r>
      <w:bookmarkEnd w:id="147"/>
      <w:r>
        <w:rPr/>
        <w:t>]</w:t>
        <w:tab/>
        <w:t xml:space="preserve">Dejan Milojicic, Ignacio M Llorente, and Ruben S Montero. OpenNebula: A Cloud Management Tool. </w:t>
      </w:r>
      <w:r>
        <w:rPr>
          <w:i/>
        </w:rPr>
        <w:t>IEEE Internet Computing</w:t>
      </w:r>
      <w:r>
        <w:rPr/>
        <w:t xml:space="preserve">, 15(2):11–14, 2011. </w:t>
      </w:r>
      <w:hyperlink r:id="rId335">
        <w:r>
          <w:rPr>
            <w:rStyle w:val="InternetLink"/>
            <w:rFonts w:ascii="Courier New" w:hAnsi="Courier New"/>
          </w:rPr>
          <w:t>doi:10.1109/MIC.2011.44</w:t>
        </w:r>
      </w:hyperlink>
      <w:r>
        <w:rPr/>
        <w:t>.</w:t>
      </w:r>
    </w:p>
    <w:p>
      <w:pPr>
        <w:pStyle w:val="Normal"/>
        <w:rPr/>
      </w:pPr>
      <w:r>
        <w:rPr/>
        <w:t>[</w:t>
      </w:r>
      <w:bookmarkStart w:id="148" w:name="BIB_Kumar2014"/>
      <w:r>
        <w:rPr/>
        <w:t>85</w:t>
      </w:r>
      <w:bookmarkEnd w:id="148"/>
      <w:r>
        <w:rPr/>
        <w:t>]</w:t>
        <w:tab/>
        <w:t xml:space="preserve">R Kumar, N Gupta, S Charu, K Jain, and SK Jangir. Open Source Solution for Cloud Computing Platform Using OpenStack. 3(5):89–98, 2014. URL: </w:t>
      </w:r>
      <w:hyperlink r:id="rId336">
        <w:r>
          <w:rPr>
            <w:rStyle w:val="InternetLink"/>
            <w:rFonts w:ascii="Courier New" w:hAnsi="Courier New"/>
          </w:rPr>
          <w:t>http://www.ijcsmc.com/docs/papers/May2014/V3I5201427.pdf</w:t>
        </w:r>
      </w:hyperlink>
      <w:r>
        <w:rPr/>
        <w:t>.</w:t>
      </w:r>
    </w:p>
    <w:p>
      <w:pPr>
        <w:pStyle w:val="Normal"/>
        <w:rPr/>
      </w:pPr>
      <w:r>
        <w:rPr/>
        <w:t>[</w:t>
      </w:r>
      <w:bookmarkStart w:id="149" w:name="BIB_Ortiz2011"/>
      <w:r>
        <w:rPr/>
        <w:t>86</w:t>
      </w:r>
      <w:bookmarkEnd w:id="149"/>
      <w:r>
        <w:rPr/>
        <w:t>]</w:t>
        <w:tab/>
        <w:t xml:space="preserve">Sixto Ortiz. The Problem </w:t>
      </w:r>
      <w:ins w:id="3636" w:author="S J" w:date="2015-03-29T14:28:00Z">
        <w:r>
          <w:rPr/>
          <w:t>w</w:t>
        </w:r>
      </w:ins>
      <w:del w:id="3637" w:author="S J" w:date="2015-03-29T14:28:00Z">
        <w:r>
          <w:rPr/>
          <w:delText>W</w:delText>
        </w:r>
      </w:del>
      <w:r>
        <w:rPr/>
        <w:t xml:space="preserve">ith Cloud-Computing Standardization. </w:t>
      </w:r>
      <w:r>
        <w:rPr>
          <w:i/>
        </w:rPr>
        <w:t>Computer</w:t>
      </w:r>
      <w:r>
        <w:rPr/>
        <w:t xml:space="preserve">, 44(July):13–16, 2011. </w:t>
      </w:r>
      <w:hyperlink r:id="rId337">
        <w:r>
          <w:rPr>
            <w:rStyle w:val="InternetLink"/>
            <w:rFonts w:ascii="Courier New" w:hAnsi="Courier New"/>
          </w:rPr>
          <w:t>doi:10.1109/MC.2011.220</w:t>
        </w:r>
      </w:hyperlink>
      <w:r>
        <w:rPr/>
        <w:t>.</w:t>
      </w:r>
    </w:p>
    <w:p>
      <w:pPr>
        <w:pStyle w:val="Normal"/>
        <w:rPr/>
      </w:pPr>
      <w:r>
        <w:rPr/>
        <w:t>[</w:t>
      </w:r>
      <w:bookmarkStart w:id="150" w:name="BIB_Hager2010"/>
      <w:r>
        <w:rPr/>
        <w:t>87</w:t>
      </w:r>
      <w:bookmarkEnd w:id="150"/>
      <w:r>
        <w:rPr/>
        <w:t>]</w:t>
        <w:tab/>
        <w:t xml:space="preserve">Georg Hager and Gerhard Wellein. </w:t>
      </w:r>
      <w:r>
        <w:rPr>
          <w:i/>
        </w:rPr>
        <w:t>Introduction to High Performance Computing for Scientists and Engineers</w:t>
      </w:r>
      <w:r>
        <w:rPr/>
        <w:t xml:space="preserve">. 2010. </w:t>
      </w:r>
      <w:hyperlink r:id="rId338">
        <w:r>
          <w:rPr>
            <w:rStyle w:val="InternetLink"/>
            <w:rFonts w:ascii="Courier New" w:hAnsi="Courier New"/>
          </w:rPr>
          <w:t>doi:10.1201/EBK1439811924</w:t>
        </w:r>
      </w:hyperlink>
      <w:r>
        <w:rPr/>
        <w:t>.</w:t>
      </w:r>
    </w:p>
    <w:p>
      <w:pPr>
        <w:pStyle w:val="Normal"/>
        <w:rPr/>
      </w:pPr>
      <w:r>
        <w:rPr/>
        <w:t>[</w:t>
      </w:r>
      <w:bookmarkStart w:id="151" w:name="BIB_Levesque2010"/>
      <w:r>
        <w:rPr/>
        <w:t>88</w:t>
      </w:r>
      <w:bookmarkEnd w:id="151"/>
      <w:r>
        <w:rPr/>
        <w:t>]</w:t>
        <w:tab/>
        <w:t xml:space="preserve">John Levesque and Gene Wagenbreth. </w:t>
      </w:r>
      <w:r>
        <w:rPr>
          <w:i/>
        </w:rPr>
        <w:t>High Performance Computing: Programming and Applications</w:t>
      </w:r>
      <w:r>
        <w:rPr/>
        <w:t>. CRC Press, 2010.</w:t>
      </w:r>
    </w:p>
    <w:p>
      <w:pPr>
        <w:pStyle w:val="Normal"/>
        <w:rPr/>
      </w:pPr>
      <w:r>
        <w:rPr/>
        <w:t>[</w:t>
      </w:r>
      <w:bookmarkStart w:id="152" w:name="BIB_Raicu2008"/>
      <w:r>
        <w:rPr/>
        <w:t>89</w:t>
      </w:r>
      <w:bookmarkEnd w:id="152"/>
      <w:r>
        <w:rPr/>
        <w:t>]</w:t>
        <w:tab/>
        <w:t xml:space="preserve">Ioan Raicu, Ian T. Foster, and Yong Zhaoyo. Many-task Computing </w:t>
      </w:r>
      <w:ins w:id="3638" w:author="S J" w:date="2015-03-29T14:28:00Z">
        <w:r>
          <w:rPr/>
          <w:t>f</w:t>
        </w:r>
      </w:ins>
      <w:del w:id="3639" w:author="S J" w:date="2015-03-29T14:28:00Z">
        <w:r>
          <w:rPr/>
          <w:delText>F</w:delText>
        </w:r>
      </w:del>
      <w:r>
        <w:rPr/>
        <w:t xml:space="preserve">or Grids </w:t>
      </w:r>
      <w:ins w:id="3640" w:author="S J" w:date="2015-03-29T14:28:00Z">
        <w:r>
          <w:rPr/>
          <w:t>a</w:t>
        </w:r>
      </w:ins>
      <w:del w:id="3641" w:author="S J" w:date="2015-03-29T14:28:00Z">
        <w:r>
          <w:rPr/>
          <w:delText>A</w:delText>
        </w:r>
      </w:del>
      <w:r>
        <w:rPr/>
        <w:t xml:space="preserve">nd Supercomputers. In </w:t>
      </w:r>
      <w:r>
        <w:rPr>
          <w:i/>
        </w:rPr>
        <w:t>2008 Workshop on Many-</w:t>
      </w:r>
      <w:del w:id="3642" w:author="S J" w:date="2015-03-29T14:28:00Z">
        <w:r>
          <w:rPr>
            <w:i/>
          </w:rPr>
          <w:delText xml:space="preserve">Task </w:delText>
        </w:r>
      </w:del>
      <w:ins w:id="3643" w:author="S J" w:date="2015-03-29T14:28:00Z">
        <w:r>
          <w:rPr>
            <w:i/>
          </w:rPr>
          <w:t xml:space="preserve">task </w:t>
        </w:r>
      </w:ins>
      <w:r>
        <w:rPr>
          <w:i/>
        </w:rPr>
        <w:t>Computing on Grids and Supercomputers, MTAGS 2008</w:t>
      </w:r>
      <w:r>
        <w:rPr/>
        <w:t xml:space="preserve">, 2008. </w:t>
      </w:r>
      <w:hyperlink r:id="rId339">
        <w:r>
          <w:rPr>
            <w:rStyle w:val="InternetLink"/>
            <w:rFonts w:ascii="Courier New" w:hAnsi="Courier New"/>
          </w:rPr>
          <w:t>doi:10.1109/MTAGS.2008.4777912</w:t>
        </w:r>
      </w:hyperlink>
      <w:r>
        <w:rPr/>
        <w:t>.</w:t>
      </w:r>
    </w:p>
    <w:p>
      <w:pPr>
        <w:pStyle w:val="Normal"/>
        <w:rPr/>
      </w:pPr>
      <w:r>
        <w:rPr/>
        <w:t>[</w:t>
      </w:r>
      <w:bookmarkStart w:id="153" w:name="BIB_Raicu2009"/>
      <w:r>
        <w:rPr/>
        <w:t>90</w:t>
      </w:r>
      <w:bookmarkEnd w:id="153"/>
      <w:r>
        <w:rPr/>
        <w:t>]</w:t>
        <w:tab/>
        <w:t xml:space="preserve">Ioan Raicu. </w:t>
      </w:r>
      <w:r>
        <w:rPr>
          <w:i/>
        </w:rPr>
        <w:t xml:space="preserve">Many-task Computing: Bridging </w:t>
      </w:r>
      <w:del w:id="3644" w:author="S J" w:date="2015-03-29T14:29:00Z">
        <w:r>
          <w:rPr>
            <w:i/>
          </w:rPr>
          <w:delText xml:space="preserve">The </w:delText>
        </w:r>
      </w:del>
      <w:ins w:id="3645" w:author="S J" w:date="2015-03-29T14:29:00Z">
        <w:r>
          <w:rPr>
            <w:i/>
          </w:rPr>
          <w:t xml:space="preserve">the </w:t>
        </w:r>
      </w:ins>
      <w:r>
        <w:rPr>
          <w:i/>
        </w:rPr>
        <w:t>Gap Between High-</w:t>
      </w:r>
      <w:ins w:id="3646" w:author="S J" w:date="2015-03-29T14:29:00Z">
        <w:r>
          <w:rPr>
            <w:i/>
          </w:rPr>
          <w:t>t</w:t>
        </w:r>
      </w:ins>
      <w:del w:id="3647" w:author="S J" w:date="2015-03-29T14:29:00Z">
        <w:r>
          <w:rPr>
            <w:i/>
          </w:rPr>
          <w:delText>T</w:delText>
        </w:r>
      </w:del>
      <w:r>
        <w:rPr>
          <w:i/>
        </w:rPr>
        <w:t xml:space="preserve">hroughput Computing </w:t>
      </w:r>
      <w:ins w:id="3648" w:author="S J" w:date="2015-03-29T14:29:00Z">
        <w:r>
          <w:rPr>
            <w:i/>
          </w:rPr>
          <w:t>a</w:t>
        </w:r>
      </w:ins>
      <w:del w:id="3649" w:author="S J" w:date="2015-03-29T14:29:00Z">
        <w:r>
          <w:rPr>
            <w:i/>
          </w:rPr>
          <w:delText>A</w:delText>
        </w:r>
      </w:del>
      <w:r>
        <w:rPr>
          <w:i/>
        </w:rPr>
        <w:t>nd High-</w:t>
      </w:r>
      <w:ins w:id="3650" w:author="S J" w:date="2015-03-29T14:29:00Z">
        <w:r>
          <w:rPr>
            <w:i/>
          </w:rPr>
          <w:t>p</w:t>
        </w:r>
      </w:ins>
      <w:del w:id="3651" w:author="S J" w:date="2015-03-29T14:29:00Z">
        <w:r>
          <w:rPr>
            <w:i/>
          </w:rPr>
          <w:delText>P</w:delText>
        </w:r>
      </w:del>
      <w:r>
        <w:rPr>
          <w:i/>
        </w:rPr>
        <w:t>erformance Computing</w:t>
      </w:r>
      <w:r>
        <w:rPr/>
        <w:t>. PhD thesis, 2009.</w:t>
      </w:r>
    </w:p>
    <w:p>
      <w:pPr>
        <w:pStyle w:val="Normal"/>
        <w:rPr/>
      </w:pPr>
      <w:r>
        <w:rPr/>
        <w:t>[</w:t>
      </w:r>
      <w:bookmarkStart w:id="154" w:name="BIB_Raicu2010"/>
      <w:r>
        <w:rPr/>
        <w:t>91</w:t>
      </w:r>
      <w:bookmarkEnd w:id="154"/>
      <w:r>
        <w:rPr/>
        <w:t>]</w:t>
        <w:tab/>
        <w:t xml:space="preserve">Ioan Raicu, Ian Foster, Mike Wilde, Zhao Zhang, Kamil Iskra, et al. Middleware Support </w:t>
      </w:r>
      <w:ins w:id="3652" w:author="S J" w:date="2015-03-29T14:29:00Z">
        <w:r>
          <w:rPr/>
          <w:t>f</w:t>
        </w:r>
      </w:ins>
      <w:del w:id="3653" w:author="S J" w:date="2015-03-29T14:29:00Z">
        <w:r>
          <w:rPr/>
          <w:delText>F</w:delText>
        </w:r>
      </w:del>
      <w:r>
        <w:rPr/>
        <w:t>or Many-</w:t>
      </w:r>
      <w:ins w:id="3654" w:author="S J" w:date="2015-03-29T14:29:00Z">
        <w:r>
          <w:rPr/>
          <w:t>t</w:t>
        </w:r>
      </w:ins>
      <w:del w:id="3655" w:author="S J" w:date="2015-03-29T14:29:00Z">
        <w:r>
          <w:rPr/>
          <w:delText>T</w:delText>
        </w:r>
      </w:del>
      <w:r>
        <w:rPr/>
        <w:t xml:space="preserve">ask Computing. </w:t>
      </w:r>
      <w:r>
        <w:rPr>
          <w:i/>
        </w:rPr>
        <w:t>Cluster Computing</w:t>
      </w:r>
      <w:r>
        <w:rPr/>
        <w:t xml:space="preserve">, 13:291–314, 2010. </w:t>
      </w:r>
      <w:hyperlink r:id="rId340">
        <w:r>
          <w:rPr>
            <w:rStyle w:val="InternetLink"/>
            <w:rFonts w:ascii="Courier New" w:hAnsi="Courier New"/>
          </w:rPr>
          <w:t>doi:10.1007/s10586-010-0132-9</w:t>
        </w:r>
      </w:hyperlink>
      <w:r>
        <w:rPr/>
        <w:t>.</w:t>
      </w:r>
    </w:p>
    <w:p>
      <w:pPr>
        <w:pStyle w:val="Normal"/>
        <w:rPr/>
      </w:pPr>
      <w:r>
        <w:rPr/>
        <w:t>[</w:t>
      </w:r>
      <w:bookmarkStart w:id="155" w:name="BIB_Iosup2010"/>
      <w:r>
        <w:rPr/>
        <w:t>92</w:t>
      </w:r>
      <w:bookmarkEnd w:id="155"/>
      <w:r>
        <w:rPr/>
        <w:t>]</w:t>
        <w:tab/>
        <w:t>Alexandru Iosup, Simon Ostermann, Nezih Yigitbasi, Radu Prodan, Thomas Fahringer, and D Epema. Performance Analysis of Cloud Computing Services for Many-</w:t>
      </w:r>
      <w:del w:id="3656" w:author="S J" w:date="2015-03-29T14:29:00Z">
        <w:r>
          <w:rPr/>
          <w:delText xml:space="preserve">Tasks </w:delText>
        </w:r>
      </w:del>
      <w:ins w:id="3657" w:author="S J" w:date="2015-03-29T14:29:00Z">
        <w:r>
          <w:rPr/>
          <w:t xml:space="preserve">tasks </w:t>
        </w:r>
      </w:ins>
      <w:r>
        <w:rPr/>
        <w:t xml:space="preserve">Scientific Computing. </w:t>
      </w:r>
      <w:r>
        <w:rPr>
          <w:i/>
        </w:rPr>
        <w:t>IEEE Transactions on Parallel and Distributed Systems</w:t>
      </w:r>
      <w:r>
        <w:rPr/>
        <w:t>, 22(6):931–945, 2010.</w:t>
      </w:r>
    </w:p>
    <w:p>
      <w:pPr>
        <w:pStyle w:val="Normal"/>
        <w:rPr/>
      </w:pPr>
      <w:r>
        <w:rPr/>
        <w:t>[</w:t>
      </w:r>
      <w:bookmarkStart w:id="156" w:name="BIB_Pasley2005"/>
      <w:r>
        <w:rPr/>
        <w:t>93</w:t>
      </w:r>
      <w:bookmarkEnd w:id="156"/>
      <w:r>
        <w:rPr/>
        <w:t>]</w:t>
        <w:tab/>
        <w:t xml:space="preserve">James Pasley. How BPEL and SOA are Changing Web Services Development. </w:t>
      </w:r>
      <w:r>
        <w:rPr>
          <w:i/>
        </w:rPr>
        <w:t>IEEE Internet Computing</w:t>
      </w:r>
      <w:r>
        <w:rPr/>
        <w:t xml:space="preserve">, 9(June):60–67, 2005. </w:t>
      </w:r>
      <w:hyperlink r:id="rId341">
        <w:r>
          <w:rPr>
            <w:rStyle w:val="InternetLink"/>
            <w:rFonts w:ascii="Courier New" w:hAnsi="Courier New"/>
          </w:rPr>
          <w:t>doi:10.1109/MIC.2005.56</w:t>
        </w:r>
      </w:hyperlink>
      <w:r>
        <w:rPr/>
        <w:t>.</w:t>
      </w:r>
    </w:p>
    <w:p>
      <w:pPr>
        <w:pStyle w:val="Normal"/>
        <w:rPr/>
      </w:pPr>
      <w:r>
        <w:rPr/>
        <w:t>[</w:t>
      </w:r>
      <w:bookmarkStart w:id="157" w:name="BIB_Yu2005a"/>
      <w:r>
        <w:rPr/>
        <w:t>94</w:t>
      </w:r>
      <w:bookmarkEnd w:id="157"/>
      <w:r>
        <w:rPr/>
        <w:t>]</w:t>
        <w:tab/>
        <w:t xml:space="preserve">Jia Yu and Rajkumar Buyya. A Taxonomy </w:t>
      </w:r>
      <w:del w:id="3658" w:author="S J" w:date="2015-03-29T14:29:00Z">
        <w:r>
          <w:rPr/>
          <w:delText xml:space="preserve">Of </w:delText>
        </w:r>
      </w:del>
      <w:ins w:id="3659" w:author="S J" w:date="2015-03-29T14:29:00Z">
        <w:r>
          <w:rPr/>
          <w:t xml:space="preserve">of </w:t>
        </w:r>
      </w:ins>
      <w:r>
        <w:rPr/>
        <w:t xml:space="preserve">Scientific Workflow Systems </w:t>
      </w:r>
      <w:del w:id="3660" w:author="S J" w:date="2015-03-29T14:29:00Z">
        <w:r>
          <w:rPr/>
          <w:delText xml:space="preserve">For </w:delText>
        </w:r>
      </w:del>
      <w:ins w:id="3661" w:author="S J" w:date="2015-03-29T14:29:00Z">
        <w:r>
          <w:rPr/>
          <w:t xml:space="preserve">for </w:t>
        </w:r>
      </w:ins>
      <w:r>
        <w:rPr/>
        <w:t xml:space="preserve">Grid Computing. </w:t>
      </w:r>
      <w:r>
        <w:rPr>
          <w:i/>
        </w:rPr>
        <w:t>ACM SIGMOD Record</w:t>
      </w:r>
      <w:r>
        <w:rPr/>
        <w:t xml:space="preserve">, 34(3):44, 2005. </w:t>
      </w:r>
      <w:hyperlink r:id="rId342">
        <w:r>
          <w:rPr>
            <w:rStyle w:val="InternetLink"/>
            <w:rFonts w:ascii="Courier New" w:hAnsi="Courier New"/>
          </w:rPr>
          <w:t>doi:10.1145/1084805.1084814</w:t>
        </w:r>
      </w:hyperlink>
      <w:r>
        <w:rPr/>
        <w:t>.</w:t>
      </w:r>
    </w:p>
    <w:p>
      <w:pPr>
        <w:pStyle w:val="Normal"/>
        <w:rPr/>
      </w:pPr>
      <w:r>
        <w:rPr/>
        <w:t>[</w:t>
      </w:r>
      <w:bookmarkStart w:id="158" w:name="BIB_Zhao2008"/>
      <w:r>
        <w:rPr/>
        <w:t>95</w:t>
      </w:r>
      <w:bookmarkEnd w:id="158"/>
      <w:r>
        <w:rPr/>
        <w:t>]</w:t>
        <w:tab/>
        <w:t xml:space="preserve">Yong Zhao, Ioan Raicu, and Ian Foster. Scientific Workflow Systems for 21st Century e-Science, New Bottle or New Wine?  </w:t>
      </w:r>
      <w:r>
        <w:rPr>
          <w:i/>
        </w:rPr>
        <w:t>IEEE Congress on Services - Part I, 2008.</w:t>
      </w:r>
      <w:r>
        <w:rPr/>
        <w:t xml:space="preserve">, pages 467 – 471, 2008. </w:t>
      </w:r>
      <w:hyperlink r:id="rId343">
        <w:r>
          <w:rPr>
            <w:rStyle w:val="InternetLink"/>
            <w:rFonts w:ascii="Courier New" w:hAnsi="Courier New"/>
          </w:rPr>
          <w:t>arXiv:0808.3545</w:t>
        </w:r>
      </w:hyperlink>
      <w:r>
        <w:rPr/>
        <w:t>.</w:t>
      </w:r>
    </w:p>
    <w:p>
      <w:pPr>
        <w:pStyle w:val="Normal"/>
        <w:rPr/>
      </w:pPr>
      <w:r>
        <w:rPr/>
        <w:t>[</w:t>
      </w:r>
      <w:bookmarkStart w:id="159" w:name="BIB_Curcin2008"/>
      <w:r>
        <w:rPr/>
        <w:t>96</w:t>
      </w:r>
      <w:bookmarkEnd w:id="159"/>
      <w:r>
        <w:rPr/>
        <w:t>]</w:t>
        <w:tab/>
        <w:t xml:space="preserve">V. Curcin and M. Ghanem. Scientific Workflow Systems - Can One Size Fit All?  </w:t>
      </w:r>
      <w:r>
        <w:rPr>
          <w:i/>
        </w:rPr>
        <w:t>2008 Cairo International Biomedical Engineering Conference</w:t>
      </w:r>
      <w:r>
        <w:rPr/>
        <w:t xml:space="preserve">, 2008. </w:t>
      </w:r>
      <w:hyperlink r:id="rId344">
        <w:r>
          <w:rPr>
            <w:rStyle w:val="InternetLink"/>
            <w:rFonts w:ascii="Courier New" w:hAnsi="Courier New"/>
          </w:rPr>
          <w:t>doi:10.1109/CIBEC.2008.4786077</w:t>
        </w:r>
      </w:hyperlink>
      <w:r>
        <w:rPr/>
        <w:t>.</w:t>
      </w:r>
    </w:p>
    <w:p>
      <w:pPr>
        <w:pStyle w:val="Normal"/>
        <w:rPr/>
      </w:pPr>
      <w:r>
        <w:rPr/>
        <w:t>[</w:t>
      </w:r>
      <w:bookmarkStart w:id="160" w:name="BIB_Kacsuk2008a"/>
      <w:r>
        <w:rPr/>
        <w:t>97</w:t>
      </w:r>
      <w:bookmarkEnd w:id="160"/>
      <w:r>
        <w:rPr/>
        <w:t>]</w:t>
        <w:tab/>
        <w:t xml:space="preserve">Peter Kacsuk, Tamas Kiss, and Gergely Sipos. Solving the Grid Interoperability Problem </w:t>
      </w:r>
      <w:ins w:id="3662" w:author="S J" w:date="2015-03-29T14:30:00Z">
        <w:r>
          <w:rPr/>
          <w:t>b</w:t>
        </w:r>
      </w:ins>
      <w:del w:id="3663" w:author="S J" w:date="2015-03-29T14:30:00Z">
        <w:r>
          <w:rPr/>
          <w:delText>B</w:delText>
        </w:r>
      </w:del>
      <w:r>
        <w:rPr/>
        <w:t xml:space="preserve">y P-GRADE Portal </w:t>
      </w:r>
      <w:ins w:id="3664" w:author="S J" w:date="2015-03-29T14:30:00Z">
        <w:r>
          <w:rPr/>
          <w:t>a</w:t>
        </w:r>
      </w:ins>
      <w:del w:id="3665" w:author="S J" w:date="2015-03-29T14:30:00Z">
        <w:r>
          <w:rPr/>
          <w:delText>A</w:delText>
        </w:r>
      </w:del>
      <w:r>
        <w:rPr/>
        <w:t xml:space="preserve">t Workflow Level. </w:t>
      </w:r>
      <w:r>
        <w:rPr>
          <w:i/>
        </w:rPr>
        <w:t>Future Generation Computer Systems</w:t>
      </w:r>
      <w:r>
        <w:rPr/>
        <w:t xml:space="preserve">, 24:744–751, 2008. </w:t>
      </w:r>
      <w:hyperlink r:id="rId345">
        <w:r>
          <w:rPr>
            <w:rStyle w:val="InternetLink"/>
            <w:rFonts w:ascii="Courier New" w:hAnsi="Courier New"/>
          </w:rPr>
          <w:t>doi:10.1016/j.future.2008.02.008</w:t>
        </w:r>
      </w:hyperlink>
      <w:r>
        <w:rPr/>
        <w:t>.</w:t>
      </w:r>
    </w:p>
    <w:p>
      <w:pPr>
        <w:pStyle w:val="Normal"/>
        <w:rPr/>
      </w:pPr>
      <w:r>
        <w:rPr/>
        <w:t>[</w:t>
      </w:r>
      <w:bookmarkStart w:id="161" w:name="BIB_Kacsuk2011"/>
      <w:r>
        <w:rPr/>
        <w:t>98</w:t>
      </w:r>
      <w:bookmarkEnd w:id="161"/>
      <w:r>
        <w:rPr/>
        <w:t>]</w:t>
        <w:tab/>
        <w:t xml:space="preserve">Peter Kacsuk. P-GRADE Portal Family </w:t>
      </w:r>
      <w:ins w:id="3666" w:author="S J" w:date="2015-03-29T14:30:00Z">
        <w:r>
          <w:rPr/>
          <w:t>f</w:t>
        </w:r>
      </w:ins>
      <w:del w:id="3667" w:author="S J" w:date="2015-03-29T14:30:00Z">
        <w:r>
          <w:rPr/>
          <w:delText>F</w:delText>
        </w:r>
      </w:del>
      <w:r>
        <w:rPr/>
        <w:t xml:space="preserve">or Grid Infrastructures. </w:t>
      </w:r>
      <w:r>
        <w:rPr>
          <w:i/>
        </w:rPr>
        <w:t>Concurrency Computation Practice and Experience</w:t>
      </w:r>
      <w:r>
        <w:rPr/>
        <w:t xml:space="preserve">, 23:235–245, 2011. </w:t>
      </w:r>
      <w:hyperlink r:id="rId346">
        <w:r>
          <w:rPr>
            <w:rStyle w:val="InternetLink"/>
            <w:rFonts w:ascii="Courier New" w:hAnsi="Courier New"/>
          </w:rPr>
          <w:t>doi:10.1002/cpe.1654</w:t>
        </w:r>
      </w:hyperlink>
      <w:r>
        <w:rPr/>
        <w:t>.</w:t>
      </w:r>
    </w:p>
    <w:p>
      <w:pPr>
        <w:pStyle w:val="Normal"/>
        <w:rPr/>
      </w:pPr>
      <w:r>
        <w:rPr/>
        <w:t>[</w:t>
      </w:r>
      <w:bookmarkStart w:id="162" w:name="BIB_Plankensteiner2013"/>
      <w:r>
        <w:rPr/>
        <w:t>99</w:t>
      </w:r>
      <w:bookmarkEnd w:id="162"/>
      <w:r>
        <w:rPr/>
        <w:t>]</w:t>
        <w:tab/>
        <w:t xml:space="preserve">Kassian Plankensteiner, Radu Prodan, Matthias Janetschek, Thomas Fahringer, Johan Montagnat, et al. Fine-Grain Interoperability of Scientific Workflows in Distributed Computing Infrastructures. </w:t>
      </w:r>
      <w:r>
        <w:rPr>
          <w:i/>
        </w:rPr>
        <w:t>Journal of Grid Computing</w:t>
      </w:r>
      <w:r>
        <w:rPr/>
        <w:t xml:space="preserve">, 11:429–455, 2013. </w:t>
      </w:r>
      <w:hyperlink r:id="rId347">
        <w:r>
          <w:rPr>
            <w:rStyle w:val="InternetLink"/>
            <w:rFonts w:ascii="Courier New" w:hAnsi="Courier New"/>
          </w:rPr>
          <w:t>doi:10.1007/s10723-013-9261-8</w:t>
        </w:r>
      </w:hyperlink>
      <w:r>
        <w:rPr/>
        <w:t>.</w:t>
      </w:r>
    </w:p>
    <w:p>
      <w:pPr>
        <w:pStyle w:val="Normal"/>
        <w:rPr/>
      </w:pPr>
      <w:r>
        <w:rPr/>
        <w:t>[</w:t>
      </w:r>
      <w:bookmarkStart w:id="163" w:name="BIB_Wilkins_Diehr2007"/>
      <w:r>
        <w:rPr/>
        <w:t>100</w:t>
      </w:r>
      <w:bookmarkEnd w:id="163"/>
      <w:r>
        <w:rPr/>
        <w:t>]</w:t>
        <w:tab/>
        <w:t xml:space="preserve">Nancy Wilkins-Diehr. Special Issue: Science Gateways—Common Community Interfaces to Grid Resources. </w:t>
      </w:r>
      <w:r>
        <w:rPr>
          <w:i/>
        </w:rPr>
        <w:t>Concurrency and Computation: Practice and Experience</w:t>
      </w:r>
      <w:r>
        <w:rPr/>
        <w:t xml:space="preserve">, 19(6):743–749, April 2007. URL: </w:t>
      </w:r>
      <w:hyperlink r:id="rId348">
        <w:r>
          <w:rPr>
            <w:rStyle w:val="InternetLink"/>
            <w:rFonts w:ascii="Courier New" w:hAnsi="Courier New"/>
          </w:rPr>
          <w:t>http://doi.wiley.com/10.1002/cpe.1098</w:t>
        </w:r>
      </w:hyperlink>
      <w:r>
        <w:rPr/>
        <w:t xml:space="preserve">, </w:t>
      </w:r>
      <w:hyperlink r:id="rId349">
        <w:r>
          <w:rPr>
            <w:rStyle w:val="InternetLink"/>
            <w:rFonts w:ascii="Courier New" w:hAnsi="Courier New"/>
          </w:rPr>
          <w:t>doi:10.1002/cpe.1098</w:t>
        </w:r>
      </w:hyperlink>
      <w:r>
        <w:rPr/>
        <w:t>.</w:t>
      </w:r>
    </w:p>
    <w:p>
      <w:pPr>
        <w:pStyle w:val="Normal"/>
        <w:rPr/>
      </w:pPr>
      <w:r>
        <w:rPr/>
        <w:t>[</w:t>
      </w:r>
      <w:bookmarkStart w:id="164" w:name="BIB_Pierce2014"/>
      <w:r>
        <w:rPr/>
        <w:t>101</w:t>
      </w:r>
      <w:bookmarkEnd w:id="164"/>
      <w:r>
        <w:rPr/>
        <w:t>]</w:t>
        <w:tab/>
        <w:t xml:space="preserve">Marlon Pierce, Suresh Marru, Borries Demeler, Raminderjeet Singh, and Gary Gorbet. The Apache Airavata Application Programming Interface: Overview and Evaluation with the UltraScan Science Gateway. In </w:t>
      </w:r>
      <w:r>
        <w:rPr>
          <w:i/>
        </w:rPr>
        <w:t>2014 9th Gateway Computing Environments Workshop</w:t>
      </w:r>
      <w:r>
        <w:rPr/>
        <w:t xml:space="preserve">, pages 25–29. IEEE, November 2014. URL: </w:t>
      </w:r>
      <w:hyperlink r:id="rId350">
        <w:r>
          <w:rPr>
            <w:rStyle w:val="InternetLink"/>
            <w:rFonts w:ascii="Courier New" w:hAnsi="Courier New"/>
          </w:rPr>
          <w:t>http://ieeexplore.ieee.org/lpdocs/epic03/wrapper.htm?arnumber=7021845</w:t>
        </w:r>
      </w:hyperlink>
      <w:r>
        <w:rPr/>
        <w:t xml:space="preserve">, </w:t>
      </w:r>
      <w:hyperlink r:id="rId351">
        <w:r>
          <w:rPr>
            <w:rStyle w:val="InternetLink"/>
            <w:rFonts w:ascii="Courier New" w:hAnsi="Courier New"/>
          </w:rPr>
          <w:t>doi:10.1109/GCE.2014.15</w:t>
        </w:r>
      </w:hyperlink>
      <w:r>
        <w:rPr/>
        <w:t>.</w:t>
      </w:r>
    </w:p>
    <w:p>
      <w:pPr>
        <w:pStyle w:val="Normal"/>
        <w:rPr/>
      </w:pPr>
      <w:r>
        <w:rPr/>
        <w:t>[</w:t>
      </w:r>
      <w:bookmarkStart w:id="165" w:name="BIB_Memon2014"/>
      <w:r>
        <w:rPr/>
        <w:t>102</w:t>
      </w:r>
      <w:bookmarkEnd w:id="165"/>
      <w:r>
        <w:rPr/>
        <w:t>]</w:t>
        <w:tab/>
        <w:t xml:space="preserve">Shahbaz Memon, Morris Riedel, Florian Janetzko, Borries Demeler, Gary Gorbet, et al. Advancements of the UltraScan scientific Gateway </w:t>
      </w:r>
      <w:ins w:id="3668" w:author="S J" w:date="2015-03-29T14:30:00Z">
        <w:r>
          <w:rPr/>
          <w:t>f</w:t>
        </w:r>
      </w:ins>
      <w:del w:id="3669" w:author="S J" w:date="2015-03-29T14:30:00Z">
        <w:r>
          <w:rPr/>
          <w:delText>F</w:delText>
        </w:r>
      </w:del>
      <w:r>
        <w:rPr/>
        <w:t>or Open Standards-</w:t>
      </w:r>
      <w:del w:id="3670" w:author="S J" w:date="2015-03-29T14:30:00Z">
        <w:r>
          <w:rPr/>
          <w:delText xml:space="preserve">Based </w:delText>
        </w:r>
      </w:del>
      <w:ins w:id="3671" w:author="S J" w:date="2015-03-29T14:30:00Z">
        <w:r>
          <w:rPr/>
          <w:t xml:space="preserve">based </w:t>
        </w:r>
      </w:ins>
      <w:r>
        <w:rPr/>
        <w:t xml:space="preserve">Cyberinfrastructures. </w:t>
      </w:r>
      <w:r>
        <w:rPr>
          <w:i/>
        </w:rPr>
        <w:t>Concurrency and Computation: Practice and Experience</w:t>
      </w:r>
      <w:r>
        <w:rPr/>
        <w:t xml:space="preserve">, 26(13):2280–2291, September 2014. </w:t>
      </w:r>
      <w:hyperlink r:id="rId352">
        <w:r>
          <w:rPr>
            <w:rStyle w:val="InternetLink"/>
            <w:rFonts w:ascii="Courier New" w:hAnsi="Courier New"/>
          </w:rPr>
          <w:t>doi:10.1002/cpe.3251</w:t>
        </w:r>
      </w:hyperlink>
      <w:r>
        <w:rPr/>
        <w:t>.</w:t>
      </w:r>
    </w:p>
    <w:p>
      <w:pPr>
        <w:pStyle w:val="Normal"/>
        <w:rPr/>
      </w:pPr>
      <w:r>
        <w:rPr/>
        <w:t>[</w:t>
      </w:r>
      <w:bookmarkStart w:id="166" w:name="BIB_Kacsuk2012"/>
      <w:r>
        <w:rPr/>
        <w:t>103</w:t>
      </w:r>
      <w:bookmarkEnd w:id="166"/>
      <w:r>
        <w:rPr/>
        <w:t>]</w:t>
        <w:tab/>
        <w:t xml:space="preserve">Peter Kacsuk, Zoltan Farkas, Miklos Kozlovszky, Gabor Hermann, Akos Balasko, Krisztian Karoczkai, and Istvan Marton. WS-PGRADE/gUSE Generic DCI Gateway Framework for a Large Variety of User Communities. </w:t>
      </w:r>
      <w:r>
        <w:rPr>
          <w:i/>
        </w:rPr>
        <w:t>Journal of Grid Computing</w:t>
      </w:r>
      <w:r>
        <w:rPr/>
        <w:t xml:space="preserve">, 10:601–630, 2012. </w:t>
      </w:r>
      <w:hyperlink r:id="rId353">
        <w:r>
          <w:rPr>
            <w:rStyle w:val="InternetLink"/>
            <w:rFonts w:ascii="Courier New" w:hAnsi="Courier New"/>
          </w:rPr>
          <w:t>doi:10.1007/s10723-012-9240-5</w:t>
        </w:r>
      </w:hyperlink>
      <w:r>
        <w:rPr/>
        <w:t>.</w:t>
      </w:r>
    </w:p>
    <w:p>
      <w:pPr>
        <w:pStyle w:val="Normal"/>
        <w:rPr/>
      </w:pPr>
      <w:r>
        <w:rPr/>
        <w:t>[</w:t>
      </w:r>
      <w:bookmarkStart w:id="167" w:name="BIB_Bankman2000"/>
      <w:r>
        <w:rPr/>
        <w:t>104</w:t>
      </w:r>
      <w:bookmarkEnd w:id="167"/>
      <w:r>
        <w:rPr/>
        <w:t>]</w:t>
        <w:tab/>
        <w:t xml:space="preserve">Issac N. Bankman, editor. </w:t>
      </w:r>
      <w:r>
        <w:rPr>
          <w:i/>
        </w:rPr>
        <w:t>Handbook of Medical Imaging; Processing and Analysis</w:t>
      </w:r>
      <w:r>
        <w:rPr/>
        <w:t>. 2000.</w:t>
      </w:r>
    </w:p>
    <w:p>
      <w:pPr>
        <w:pStyle w:val="Normal"/>
        <w:rPr/>
      </w:pPr>
      <w:r>
        <w:rPr/>
        <w:t>[</w:t>
      </w:r>
      <w:bookmarkStart w:id="168" w:name="BIB_Slavicek2010"/>
      <w:r>
        <w:rPr/>
        <w:t>105</w:t>
      </w:r>
      <w:bookmarkEnd w:id="168"/>
      <w:r>
        <w:rPr/>
        <w:t>]</w:t>
        <w:tab/>
        <w:t xml:space="preserve">K. Slavicek, O. Dostal, M. Javornik, and M. Drdla. MEDIMED - Regional Centre for Medicine Image Data Processing. </w:t>
      </w:r>
      <w:r>
        <w:rPr>
          <w:i/>
        </w:rPr>
        <w:t>2010 Third International Conference on Knowledge Discovery and Data Mining</w:t>
      </w:r>
      <w:r>
        <w:rPr/>
        <w:t xml:space="preserve">, pages 310–313, January 2010. </w:t>
      </w:r>
      <w:hyperlink r:id="rId354">
        <w:r>
          <w:rPr>
            <w:rStyle w:val="InternetLink"/>
            <w:rFonts w:ascii="Courier New" w:hAnsi="Courier New"/>
          </w:rPr>
          <w:t>doi:10.1109/WKDD.2010.133</w:t>
        </w:r>
      </w:hyperlink>
      <w:r>
        <w:rPr/>
        <w:t>.</w:t>
      </w:r>
    </w:p>
    <w:p>
      <w:pPr>
        <w:pStyle w:val="Normal"/>
        <w:rPr/>
      </w:pPr>
      <w:r>
        <w:rPr/>
        <w:t>[</w:t>
      </w:r>
      <w:bookmarkStart w:id="169" w:name="BIB_Ross2010"/>
      <w:r>
        <w:rPr/>
        <w:t>106</w:t>
      </w:r>
      <w:bookmarkEnd w:id="169"/>
      <w:r>
        <w:rPr/>
        <w:t>]</w:t>
        <w:tab/>
      </w:r>
      <w:commentRangeStart w:id="9"/>
      <w:r>
        <w:rPr/>
        <w:t>Peeter</w:t>
      </w:r>
      <w:commentRangeEnd w:id="9"/>
      <w:r>
        <w:rPr/>
      </w:r>
      <w:r>
        <w:rPr/>
        <w:commentReference w:id="9"/>
      </w:r>
      <w:r>
        <w:rPr/>
        <w:t xml:space="preserve"> Ross, Ruth Sepper, and Hanna Pohjonen. Cross-border Teleradiology-Experience From Two International Teleradiology Projects. </w:t>
      </w:r>
      <w:r>
        <w:rPr>
          <w:i/>
        </w:rPr>
        <w:t xml:space="preserve">European Journal </w:t>
      </w:r>
      <w:del w:id="3672" w:author="S J" w:date="2015-03-29T14:30:00Z">
        <w:r>
          <w:rPr>
            <w:i/>
          </w:rPr>
          <w:delText xml:space="preserve">Of </w:delText>
        </w:r>
      </w:del>
      <w:ins w:id="3673" w:author="S J" w:date="2015-03-29T14:30:00Z">
        <w:r>
          <w:rPr>
            <w:i/>
          </w:rPr>
          <w:t xml:space="preserve">of </w:t>
        </w:r>
      </w:ins>
      <w:r>
        <w:rPr>
          <w:i/>
        </w:rPr>
        <w:t>Radiology</w:t>
      </w:r>
      <w:r>
        <w:rPr/>
        <w:t xml:space="preserve">, 73(1):20–5, January 2010. </w:t>
      </w:r>
      <w:hyperlink r:id="rId355">
        <w:r>
          <w:rPr>
            <w:rStyle w:val="InternetLink"/>
            <w:rFonts w:ascii="Courier New" w:hAnsi="Courier New"/>
          </w:rPr>
          <w:t>Doi:10.1016/J.Ejrad.2009.10.016</w:t>
        </w:r>
      </w:hyperlink>
      <w:r>
        <w:rPr/>
        <w:t>.</w:t>
      </w:r>
    </w:p>
    <w:p>
      <w:pPr>
        <w:pStyle w:val="Normal"/>
        <w:rPr/>
      </w:pPr>
      <w:r>
        <w:rPr/>
        <w:t>[</w:t>
      </w:r>
      <w:bookmarkStart w:id="170" w:name="BIB_Saliba2012"/>
      <w:r>
        <w:rPr/>
        <w:t>107</w:t>
      </w:r>
      <w:bookmarkEnd w:id="170"/>
      <w:r>
        <w:rPr/>
        <w:t>]</w:t>
        <w:tab/>
        <w:t xml:space="preserve">Vanessa Saliba, Helena Legido-Quigley, Riina Hallik, Ain Aaviksoo, Josip Car, and Martin McKee. Telemedicine Across Borders: A Systematic Review </w:t>
      </w:r>
      <w:ins w:id="3674" w:author="S J" w:date="2015-03-29T14:30:00Z">
        <w:r>
          <w:rPr/>
          <w:t>o</w:t>
        </w:r>
      </w:ins>
      <w:del w:id="3675" w:author="S J" w:date="2015-03-29T14:30:00Z">
        <w:r>
          <w:rPr/>
          <w:delText>O</w:delText>
        </w:r>
      </w:del>
      <w:r>
        <w:rPr/>
        <w:t xml:space="preserve">f Factors That Hinder </w:t>
      </w:r>
      <w:del w:id="3676" w:author="S J" w:date="2015-03-29T14:31:00Z">
        <w:r>
          <w:rPr/>
          <w:delText xml:space="preserve">Or </w:delText>
        </w:r>
      </w:del>
      <w:ins w:id="3677" w:author="S J" w:date="2015-03-29T14:31:00Z">
        <w:r>
          <w:rPr/>
          <w:t xml:space="preserve">or </w:t>
        </w:r>
      </w:ins>
      <w:r>
        <w:rPr/>
        <w:t xml:space="preserve">Support Implementation. </w:t>
      </w:r>
      <w:r>
        <w:rPr>
          <w:i/>
        </w:rPr>
        <w:t xml:space="preserve">International Journal </w:t>
      </w:r>
      <w:del w:id="3678" w:author="S J" w:date="2015-03-29T14:31:00Z">
        <w:r>
          <w:rPr>
            <w:i/>
          </w:rPr>
          <w:delText xml:space="preserve">Of </w:delText>
        </w:r>
      </w:del>
      <w:ins w:id="3679" w:author="S J" w:date="2015-03-29T14:31:00Z">
        <w:r>
          <w:rPr>
            <w:i/>
          </w:rPr>
          <w:t xml:space="preserve">of </w:t>
        </w:r>
      </w:ins>
      <w:r>
        <w:rPr>
          <w:i/>
        </w:rPr>
        <w:t>Medical Informatics</w:t>
      </w:r>
      <w:r>
        <w:rPr/>
        <w:t xml:space="preserve">, 81(12):793–809, December 2012. </w:t>
      </w:r>
      <w:hyperlink r:id="rId356">
        <w:r>
          <w:rPr>
            <w:rStyle w:val="InternetLink"/>
            <w:rFonts w:ascii="Courier New" w:hAnsi="Courier New"/>
          </w:rPr>
          <w:t>doi:10.1016/j.ijmedinf.2012.08.003</w:t>
        </w:r>
      </w:hyperlink>
      <w:r>
        <w:rPr/>
        <w:t>.</w:t>
      </w:r>
    </w:p>
    <w:p>
      <w:pPr>
        <w:pStyle w:val="Normal"/>
        <w:rPr/>
      </w:pPr>
      <w:r>
        <w:rPr/>
        <w:t>[</w:t>
      </w:r>
      <w:bookmarkStart w:id="171" w:name="BIB_Erberich2006"/>
      <w:r>
        <w:rPr/>
        <w:t>108</w:t>
      </w:r>
      <w:bookmarkEnd w:id="171"/>
      <w:r>
        <w:rPr/>
        <w:t>]</w:t>
        <w:tab/>
        <w:t xml:space="preserve">S. G. Erberich, M. Bhandekar, M. D. Nelson, a. Chervenak, and C. Kesselman. DICOM Grid Interface Service </w:t>
      </w:r>
      <w:ins w:id="3680" w:author="S J" w:date="2015-03-29T14:31:00Z">
        <w:r>
          <w:rPr/>
          <w:t>f</w:t>
        </w:r>
      </w:ins>
      <w:del w:id="3681" w:author="S J" w:date="2015-03-29T14:31:00Z">
        <w:r>
          <w:rPr/>
          <w:delText>F</w:delText>
        </w:r>
      </w:del>
      <w:r>
        <w:rPr/>
        <w:t xml:space="preserve">or Clinical </w:t>
      </w:r>
      <w:del w:id="3682" w:author="S J" w:date="2015-03-29T14:31:00Z">
        <w:r>
          <w:rPr/>
          <w:delText xml:space="preserve">And </w:delText>
        </w:r>
      </w:del>
      <w:ins w:id="3683" w:author="S J" w:date="2015-03-29T14:31:00Z">
        <w:r>
          <w:rPr/>
          <w:t xml:space="preserve">and </w:t>
        </w:r>
      </w:ins>
      <w:r>
        <w:rPr/>
        <w:t xml:space="preserve">Research PACS: A Globus Toolkit Web Service </w:t>
      </w:r>
      <w:del w:id="3684" w:author="S J" w:date="2015-03-29T14:31:00Z">
        <w:r>
          <w:rPr/>
          <w:delText xml:space="preserve">For </w:delText>
        </w:r>
      </w:del>
      <w:ins w:id="3685" w:author="S J" w:date="2015-03-29T14:31:00Z">
        <w:r>
          <w:rPr/>
          <w:t xml:space="preserve">for </w:t>
        </w:r>
      </w:ins>
      <w:r>
        <w:rPr/>
        <w:t xml:space="preserve">Medical Data Grids. </w:t>
      </w:r>
      <w:r>
        <w:rPr>
          <w:i/>
        </w:rPr>
        <w:t>International Journal of Computer Assisted Radiology and Surgery</w:t>
      </w:r>
      <w:r>
        <w:rPr/>
        <w:t xml:space="preserve">, 1(ii):100–102, 2006. </w:t>
      </w:r>
      <w:hyperlink r:id="rId357">
        <w:r>
          <w:rPr>
            <w:rStyle w:val="InternetLink"/>
            <w:rFonts w:ascii="Courier New" w:hAnsi="Courier New"/>
          </w:rPr>
          <w:t>doi:10.1007/s11548-006-0013-0</w:t>
        </w:r>
      </w:hyperlink>
      <w:r>
        <w:rPr/>
        <w:t>.</w:t>
      </w:r>
    </w:p>
    <w:p>
      <w:pPr>
        <w:pStyle w:val="Normal"/>
        <w:rPr/>
      </w:pPr>
      <w:r>
        <w:rPr/>
        <w:t>[</w:t>
      </w:r>
      <w:bookmarkStart w:id="172" w:name="BIB_Erberich2007"/>
      <w:r>
        <w:rPr/>
        <w:t>109</w:t>
      </w:r>
      <w:bookmarkEnd w:id="172"/>
      <w:r>
        <w:rPr/>
        <w:t>]</w:t>
        <w:tab/>
        <w:t xml:space="preserve">Stephan G Erberich, Jonathan C Silverstein, Ann Chervenak, Robert Schuler, Marvin D Nelson, and Carl Kesselman. Globus MEDICUS - Federation </w:t>
      </w:r>
      <w:ins w:id="3686" w:author="S J" w:date="2015-03-29T14:31:00Z">
        <w:r>
          <w:rPr/>
          <w:t>o</w:t>
        </w:r>
      </w:ins>
      <w:del w:id="3687" w:author="S J" w:date="2015-03-29T14:31:00Z">
        <w:r>
          <w:rPr/>
          <w:delText>O</w:delText>
        </w:r>
      </w:del>
      <w:r>
        <w:rPr/>
        <w:t xml:space="preserve">f DICOM Medical Imaging Devices </w:t>
      </w:r>
      <w:ins w:id="3688" w:author="S J" w:date="2015-03-29T14:31:00Z">
        <w:r>
          <w:rPr/>
          <w:t>i</w:t>
        </w:r>
      </w:ins>
      <w:del w:id="3689" w:author="S J" w:date="2015-03-29T14:31:00Z">
        <w:r>
          <w:rPr/>
          <w:delText>I</w:delText>
        </w:r>
      </w:del>
      <w:r>
        <w:rPr/>
        <w:t xml:space="preserve">nto Healthcare Grids. </w:t>
      </w:r>
      <w:r>
        <w:rPr>
          <w:i/>
        </w:rPr>
        <w:t xml:space="preserve">Studies </w:t>
      </w:r>
      <w:ins w:id="3690" w:author="S J" w:date="2015-03-29T14:31:00Z">
        <w:r>
          <w:rPr>
            <w:i/>
          </w:rPr>
          <w:t>i</w:t>
        </w:r>
      </w:ins>
      <w:del w:id="3691" w:author="S J" w:date="2015-03-29T14:31:00Z">
        <w:r>
          <w:rPr>
            <w:i/>
          </w:rPr>
          <w:delText>I</w:delText>
        </w:r>
      </w:del>
      <w:r>
        <w:rPr>
          <w:i/>
        </w:rPr>
        <w:t xml:space="preserve">n Health Technology </w:t>
      </w:r>
      <w:del w:id="3692" w:author="S J" w:date="2015-03-29T14:31:00Z">
        <w:r>
          <w:rPr>
            <w:i/>
          </w:rPr>
          <w:delText xml:space="preserve">And </w:delText>
        </w:r>
      </w:del>
      <w:ins w:id="3693" w:author="S J" w:date="2015-03-29T14:31:00Z">
        <w:r>
          <w:rPr>
            <w:i/>
          </w:rPr>
          <w:t xml:space="preserve">and </w:t>
        </w:r>
      </w:ins>
      <w:r>
        <w:rPr>
          <w:i/>
        </w:rPr>
        <w:t>Informatics</w:t>
      </w:r>
      <w:r>
        <w:rPr/>
        <w:t>, 126:269–278, 2007.</w:t>
      </w:r>
    </w:p>
    <w:p>
      <w:pPr>
        <w:pStyle w:val="Normal"/>
        <w:rPr/>
      </w:pPr>
      <w:r>
        <w:rPr/>
        <w:t>[</w:t>
      </w:r>
      <w:bookmarkStart w:id="173" w:name="BIB_Duque"/>
      <w:r>
        <w:rPr/>
        <w:t>110</w:t>
      </w:r>
      <w:bookmarkEnd w:id="173"/>
      <w:r>
        <w:rPr/>
        <w:t>]</w:t>
        <w:tab/>
        <w:t xml:space="preserve">H Duque, J Montagnat, J Pierson, L Brunie, and I E Magnin. DM 2 : A Distributed Medical Data Manager for Grids. In </w:t>
      </w:r>
      <w:r>
        <w:rPr>
          <w:i/>
        </w:rPr>
        <w:t>Biogrid’03 workshop</w:t>
      </w:r>
      <w:r>
        <w:rPr/>
        <w:t>, pages 138–147, Tokyo, Japan.</w:t>
      </w:r>
    </w:p>
    <w:p>
      <w:pPr>
        <w:pStyle w:val="Normal"/>
        <w:rPr/>
      </w:pPr>
      <w:r>
        <w:rPr/>
        <w:t>[</w:t>
      </w:r>
      <w:bookmarkStart w:id="174" w:name="BIB_Montagnat2007"/>
      <w:r>
        <w:rPr/>
        <w:t>111</w:t>
      </w:r>
      <w:bookmarkEnd w:id="174"/>
      <w:r>
        <w:rPr/>
        <w:t>]</w:t>
        <w:tab/>
        <w:t xml:space="preserve">Johan Montagnat, Ákos Frohner, Daniel Jouvenot, Christophe Pera, Peter Kunszt, et al. A Secure Grid Medical Data Manager Interfaced to the gLite Middleware. </w:t>
      </w:r>
      <w:r>
        <w:rPr>
          <w:i/>
        </w:rPr>
        <w:t>Journal of Grid Computing</w:t>
      </w:r>
      <w:r>
        <w:rPr/>
        <w:t xml:space="preserve">, 6(1):45–59, July 2007. </w:t>
      </w:r>
      <w:hyperlink r:id="rId358">
        <w:r>
          <w:rPr>
            <w:rStyle w:val="InternetLink"/>
            <w:rFonts w:ascii="Courier New" w:hAnsi="Courier New"/>
          </w:rPr>
          <w:t>doi:10.1007/s10723-007-9088-2</w:t>
        </w:r>
      </w:hyperlink>
      <w:r>
        <w:rPr/>
        <w:t>.</w:t>
      </w:r>
    </w:p>
    <w:p>
      <w:pPr>
        <w:pStyle w:val="Normal"/>
        <w:rPr/>
      </w:pPr>
      <w:r>
        <w:rPr/>
        <w:t>[</w:t>
      </w:r>
      <w:bookmarkStart w:id="175" w:name="BIB_Krefting2009"/>
      <w:r>
        <w:rPr/>
        <w:t>112</w:t>
      </w:r>
      <w:bookmarkEnd w:id="175"/>
      <w:r>
        <w:rPr/>
        <w:t>]</w:t>
        <w:tab/>
        <w:t xml:space="preserve">Dagmar Krefting, Julian Bart, Kamen Beronov, Olga Dzhimova, Jürgen Falkner, et al. MediGRID: Towards a User Friendly Secured Grid Infrastructure. </w:t>
      </w:r>
      <w:r>
        <w:rPr>
          <w:i/>
        </w:rPr>
        <w:t>Future Generation Computer Systems</w:t>
      </w:r>
      <w:r>
        <w:rPr/>
        <w:t xml:space="preserve">, 25(3):326–336, 2009. </w:t>
      </w:r>
      <w:hyperlink r:id="rId359">
        <w:r>
          <w:rPr>
            <w:rStyle w:val="InternetLink"/>
            <w:rFonts w:ascii="Courier New" w:hAnsi="Courier New"/>
          </w:rPr>
          <w:t>doi:10.1016/j.future.2008.05.005</w:t>
        </w:r>
      </w:hyperlink>
      <w:r>
        <w:rPr/>
        <w:t>.</w:t>
      </w:r>
    </w:p>
    <w:p>
      <w:pPr>
        <w:pStyle w:val="Normal"/>
        <w:rPr/>
      </w:pPr>
      <w:r>
        <w:rPr/>
        <w:t>[</w:t>
      </w:r>
      <w:bookmarkStart w:id="176" w:name="BIB_Krefting2010"/>
      <w:r>
        <w:rPr/>
        <w:t>113</w:t>
      </w:r>
      <w:bookmarkEnd w:id="176"/>
      <w:r>
        <w:rPr/>
        <w:t>]</w:t>
        <w:tab/>
        <w:t xml:space="preserve">Dagmar Krefting, Michal Vossberg, Andreas Hoheisel, and Thomas Tolxdorff. Simplified Implementation </w:t>
      </w:r>
      <w:del w:id="3694" w:author="S J" w:date="2015-03-29T14:32:00Z">
        <w:r>
          <w:rPr/>
          <w:delText xml:space="preserve">Of </w:delText>
        </w:r>
      </w:del>
      <w:ins w:id="3695" w:author="S J" w:date="2015-03-29T14:32:00Z">
        <w:r>
          <w:rPr/>
          <w:t xml:space="preserve">of </w:t>
        </w:r>
      </w:ins>
      <w:r>
        <w:rPr/>
        <w:t xml:space="preserve">Medical Image Processing Algorithms </w:t>
      </w:r>
      <w:ins w:id="3696" w:author="S J" w:date="2015-03-29T14:32:00Z">
        <w:r>
          <w:rPr/>
          <w:t>i</w:t>
        </w:r>
      </w:ins>
      <w:del w:id="3697" w:author="S J" w:date="2015-03-29T14:32:00Z">
        <w:r>
          <w:rPr/>
          <w:delText>I</w:delText>
        </w:r>
      </w:del>
      <w:r>
        <w:rPr/>
        <w:t xml:space="preserve">nto </w:t>
      </w:r>
      <w:ins w:id="3698" w:author="S J" w:date="2015-03-29T14:32:00Z">
        <w:r>
          <w:rPr/>
          <w:t>a</w:t>
        </w:r>
      </w:ins>
      <w:del w:id="3699" w:author="S J" w:date="2015-03-29T14:32:00Z">
        <w:r>
          <w:rPr/>
          <w:delText>A</w:delText>
        </w:r>
      </w:del>
      <w:r>
        <w:rPr/>
        <w:t xml:space="preserve"> Grid Using </w:t>
      </w:r>
      <w:ins w:id="3700" w:author="S J" w:date="2015-03-29T14:32:00Z">
        <w:r>
          <w:rPr/>
          <w:t>a</w:t>
        </w:r>
      </w:ins>
      <w:del w:id="3701" w:author="S J" w:date="2015-03-29T14:32:00Z">
        <w:r>
          <w:rPr/>
          <w:delText>A</w:delText>
        </w:r>
      </w:del>
      <w:r>
        <w:rPr/>
        <w:t xml:space="preserve"> Workflow Management System. </w:t>
      </w:r>
      <w:r>
        <w:rPr>
          <w:i/>
        </w:rPr>
        <w:t>Future Generation Computer Systems</w:t>
      </w:r>
      <w:r>
        <w:rPr/>
        <w:t xml:space="preserve">, 26(4):681–684, 2010. </w:t>
      </w:r>
      <w:hyperlink r:id="rId360">
        <w:r>
          <w:rPr>
            <w:rStyle w:val="InternetLink"/>
            <w:rFonts w:ascii="Courier New" w:hAnsi="Courier New"/>
          </w:rPr>
          <w:t>doi:10.1016/j.future.2009.07.004</w:t>
        </w:r>
      </w:hyperlink>
      <w:r>
        <w:rPr/>
        <w:t>.</w:t>
      </w:r>
    </w:p>
    <w:p>
      <w:pPr>
        <w:pStyle w:val="Normal"/>
        <w:rPr/>
      </w:pPr>
      <w:r>
        <w:rPr/>
        <w:t>[</w:t>
      </w:r>
      <w:bookmarkStart w:id="177" w:name="BIB_Skaburskas2008"/>
      <w:r>
        <w:rPr/>
        <w:t>114</w:t>
      </w:r>
      <w:bookmarkEnd w:id="177"/>
      <w:r>
        <w:rPr/>
        <w:t>]</w:t>
        <w:tab/>
        <w:t xml:space="preserve">K Skaburskas, F Estrella, J Shade, D Manset, J Revillard, et al. Health-e-Child: A Grid Platform </w:t>
      </w:r>
      <w:ins w:id="3702" w:author="S J" w:date="2015-03-29T14:32:00Z">
        <w:r>
          <w:rPr/>
          <w:t>f</w:t>
        </w:r>
      </w:ins>
      <w:del w:id="3703" w:author="S J" w:date="2015-03-29T14:32:00Z">
        <w:r>
          <w:rPr/>
          <w:delText>F</w:delText>
        </w:r>
      </w:del>
      <w:r>
        <w:rPr/>
        <w:t xml:space="preserve">or European Paediatrics. </w:t>
      </w:r>
      <w:r>
        <w:rPr>
          <w:i/>
        </w:rPr>
        <w:t>Journal of Physics: Conference Series</w:t>
      </w:r>
      <w:r>
        <w:rPr/>
        <w:t xml:space="preserve">, 119:082011, 2008. </w:t>
      </w:r>
      <w:hyperlink r:id="rId361">
        <w:r>
          <w:rPr>
            <w:rStyle w:val="InternetLink"/>
            <w:rFonts w:ascii="Courier New" w:hAnsi="Courier New"/>
          </w:rPr>
          <w:t>doi:10.1088/1742-6596/119/8/082011</w:t>
        </w:r>
      </w:hyperlink>
      <w:r>
        <w:rPr/>
        <w:t>.</w:t>
      </w:r>
    </w:p>
    <w:p>
      <w:pPr>
        <w:pStyle w:val="Normal"/>
        <w:rPr/>
      </w:pPr>
      <w:r>
        <w:rPr/>
        <w:t>[</w:t>
      </w:r>
      <w:bookmarkStart w:id="178" w:name="BIB_Benkner2010"/>
      <w:r>
        <w:rPr/>
        <w:t>115</w:t>
      </w:r>
      <w:bookmarkEnd w:id="178"/>
      <w:r>
        <w:rPr/>
        <w:t>]</w:t>
        <w:tab/>
        <w:t xml:space="preserve">Siegfried Benkner, Antonio Arbona, Guntram Berti, Alessandro Chiarini, Robert Dunlop, et al. @neurIST: Infrastructure for </w:t>
      </w:r>
      <w:ins w:id="3704" w:author="S J" w:date="2015-03-29T14:32:00Z">
        <w:r>
          <w:rPr/>
          <w:t>A</w:t>
        </w:r>
      </w:ins>
      <w:del w:id="3705" w:author="S J" w:date="2015-03-29T14:32:00Z">
        <w:r>
          <w:rPr/>
          <w:delText>a</w:delText>
        </w:r>
      </w:del>
      <w:r>
        <w:rPr/>
        <w:t xml:space="preserve">dvanced Disease Management Through Integration </w:t>
      </w:r>
      <w:del w:id="3706" w:author="S J" w:date="2015-03-29T14:32:00Z">
        <w:r>
          <w:rPr/>
          <w:delText xml:space="preserve">Of </w:delText>
        </w:r>
      </w:del>
      <w:ins w:id="3707" w:author="S J" w:date="2015-03-29T14:32:00Z">
        <w:r>
          <w:rPr/>
          <w:t xml:space="preserve">of </w:t>
        </w:r>
      </w:ins>
      <w:r>
        <w:rPr/>
        <w:t xml:space="preserve">Heterogeneous Data, Computing, </w:t>
      </w:r>
      <w:del w:id="3708" w:author="S J" w:date="2015-03-29T14:32:00Z">
        <w:r>
          <w:rPr/>
          <w:delText xml:space="preserve">And </w:delText>
        </w:r>
      </w:del>
      <w:ins w:id="3709" w:author="S J" w:date="2015-03-29T14:32:00Z">
        <w:r>
          <w:rPr/>
          <w:t xml:space="preserve">and </w:t>
        </w:r>
      </w:ins>
      <w:r>
        <w:rPr/>
        <w:t xml:space="preserve">Complex Processing Services. </w:t>
      </w:r>
      <w:r>
        <w:rPr>
          <w:i/>
        </w:rPr>
        <w:t>IEEE Transactions on Information Technology in Biomedicine</w:t>
      </w:r>
      <w:r>
        <w:rPr/>
        <w:t xml:space="preserve">, 14(6):1365–1377, 2010. </w:t>
      </w:r>
      <w:hyperlink r:id="rId362">
        <w:r>
          <w:rPr>
            <w:rStyle w:val="InternetLink"/>
            <w:rFonts w:ascii="Courier New" w:hAnsi="Courier New"/>
          </w:rPr>
          <w:t>doi:10.1109/TITB.2010.2049268</w:t>
        </w:r>
      </w:hyperlink>
      <w:r>
        <w:rPr/>
        <w:t>.</w:t>
      </w:r>
    </w:p>
    <w:p>
      <w:pPr>
        <w:pStyle w:val="Normal"/>
        <w:rPr/>
      </w:pPr>
      <w:r>
        <w:rPr/>
        <w:t>[</w:t>
      </w:r>
      <w:bookmarkStart w:id="179" w:name="BIB_Kuba2006"/>
      <w:r>
        <w:rPr/>
        <w:t>116</w:t>
      </w:r>
      <w:bookmarkEnd w:id="179"/>
      <w:r>
        <w:rPr/>
        <w:t>]</w:t>
        <w:tab/>
        <w:t xml:space="preserve">Martin Kuba, Ondrej Krajícek, Petr Lesný, Jan Vejvalka, and Tomás Holecek. Grid Empowered Sharing </w:t>
      </w:r>
      <w:ins w:id="3710" w:author="S J" w:date="2015-03-29T14:32:00Z">
        <w:r>
          <w:rPr/>
          <w:t>o</w:t>
        </w:r>
      </w:ins>
      <w:del w:id="3711" w:author="S J" w:date="2015-03-29T14:32:00Z">
        <w:r>
          <w:rPr/>
          <w:delText>O</w:delText>
        </w:r>
      </w:del>
      <w:r>
        <w:rPr/>
        <w:t xml:space="preserve">f Medical Expertise. </w:t>
      </w:r>
      <w:r>
        <w:rPr>
          <w:i/>
        </w:rPr>
        <w:t xml:space="preserve">Studies </w:t>
      </w:r>
      <w:ins w:id="3712" w:author="S J" w:date="2015-03-29T14:32:00Z">
        <w:r>
          <w:rPr>
            <w:i/>
          </w:rPr>
          <w:t>i</w:t>
        </w:r>
      </w:ins>
      <w:del w:id="3713" w:author="S J" w:date="2015-03-29T14:32:00Z">
        <w:r>
          <w:rPr>
            <w:i/>
          </w:rPr>
          <w:delText>I</w:delText>
        </w:r>
      </w:del>
      <w:r>
        <w:rPr>
          <w:i/>
        </w:rPr>
        <w:t xml:space="preserve">n Health Technology </w:t>
      </w:r>
      <w:del w:id="3714" w:author="S J" w:date="2015-03-29T14:32:00Z">
        <w:r>
          <w:rPr>
            <w:i/>
          </w:rPr>
          <w:delText xml:space="preserve">And </w:delText>
        </w:r>
      </w:del>
      <w:ins w:id="3715" w:author="S J" w:date="2015-03-29T14:32:00Z">
        <w:r>
          <w:rPr>
            <w:i/>
          </w:rPr>
          <w:t xml:space="preserve">and </w:t>
        </w:r>
      </w:ins>
      <w:r>
        <w:rPr>
          <w:i/>
        </w:rPr>
        <w:t>Informatics</w:t>
      </w:r>
      <w:r>
        <w:rPr/>
        <w:t>, 120:273–282, 2006.</w:t>
      </w:r>
    </w:p>
    <w:p>
      <w:pPr>
        <w:pStyle w:val="Normal"/>
        <w:rPr/>
      </w:pPr>
      <w:r>
        <w:rPr/>
        <w:t>[</w:t>
      </w:r>
      <w:bookmarkStart w:id="180" w:name="BIB_Kuba2007a"/>
      <w:r>
        <w:rPr/>
        <w:t>117</w:t>
      </w:r>
      <w:bookmarkEnd w:id="180"/>
      <w:r>
        <w:rPr/>
        <w:t>]</w:t>
        <w:tab/>
        <w:t xml:space="preserve">Martin Kuba, Daniel Kouřil, and Michal Procházka. Sealed Grid </w:t>
      </w:r>
      <w:ins w:id="3716" w:author="S J" w:date="2015-03-29T14:32:00Z">
        <w:r>
          <w:rPr/>
          <w:t>w</w:t>
        </w:r>
      </w:ins>
      <w:del w:id="3717" w:author="S J" w:date="2015-03-29T14:32:00Z">
        <w:r>
          <w:rPr/>
          <w:delText>W</w:delText>
        </w:r>
      </w:del>
      <w:r>
        <w:rPr/>
        <w:t xml:space="preserve">ith Downloadable Services. In Thierry Priol and Marco Vanneschi, editors, </w:t>
      </w:r>
      <w:r>
        <w:rPr>
          <w:i/>
        </w:rPr>
        <w:t>Towards Next Generation Grids</w:t>
      </w:r>
      <w:r>
        <w:rPr/>
        <w:t xml:space="preserve">, pages 83–91. Springer US, 2007. </w:t>
      </w:r>
      <w:hyperlink r:id="rId363">
        <w:r>
          <w:rPr>
            <w:rStyle w:val="InternetLink"/>
            <w:rFonts w:ascii="Courier New" w:hAnsi="Courier New"/>
          </w:rPr>
          <w:t>doi:10.1007/978-0-387-72498-0_8</w:t>
        </w:r>
      </w:hyperlink>
      <w:r>
        <w:rPr/>
        <w:t>.</w:t>
      </w:r>
    </w:p>
    <w:p>
      <w:pPr>
        <w:pStyle w:val="Normal"/>
        <w:rPr/>
      </w:pPr>
      <w:r>
        <w:rPr/>
        <w:t>[</w:t>
      </w:r>
      <w:bookmarkStart w:id="181" w:name="BIB_Foster2006"/>
      <w:r>
        <w:rPr/>
        <w:t>118</w:t>
      </w:r>
      <w:bookmarkEnd w:id="181"/>
      <w:r>
        <w:rPr/>
        <w:t>]</w:t>
        <w:tab/>
        <w:t xml:space="preserve">I Foster. Globus Toolkit Version 4:Software for </w:t>
      </w:r>
      <w:del w:id="3718" w:author="S J" w:date="2015-03-29T14:33:00Z">
        <w:r>
          <w:rPr/>
          <w:delText>service</w:delText>
        </w:r>
      </w:del>
      <w:ins w:id="3719" w:author="S J" w:date="2015-03-29T14:33:00Z">
        <w:r>
          <w:rPr/>
          <w:t>Service</w:t>
        </w:r>
      </w:ins>
      <w:r>
        <w:rPr/>
        <w:t>-</w:t>
      </w:r>
      <w:ins w:id="3720" w:author="S J" w:date="2015-03-29T14:33:00Z">
        <w:r>
          <w:rPr/>
          <w:t>o</w:t>
        </w:r>
      </w:ins>
      <w:del w:id="3721" w:author="S J" w:date="2015-03-29T14:33:00Z">
        <w:r>
          <w:rPr/>
          <w:delText>O</w:delText>
        </w:r>
      </w:del>
      <w:r>
        <w:rPr/>
        <w:t xml:space="preserve">riented Systems. </w:t>
      </w:r>
      <w:r>
        <w:rPr>
          <w:i/>
        </w:rPr>
        <w:t>Journal of Computer Science and Technology</w:t>
      </w:r>
      <w:r>
        <w:rPr/>
        <w:t>, 21(4):513–520, 2006.</w:t>
      </w:r>
    </w:p>
    <w:p>
      <w:pPr>
        <w:pStyle w:val="Normal"/>
        <w:rPr/>
      </w:pPr>
      <w:r>
        <w:rPr/>
        <w:t>[</w:t>
      </w:r>
      <w:bookmarkStart w:id="182" w:name="BIB_Allcock2005"/>
      <w:r>
        <w:rPr/>
        <w:t>119</w:t>
      </w:r>
      <w:bookmarkEnd w:id="182"/>
      <w:r>
        <w:rPr/>
        <w:t>]</w:t>
        <w:tab/>
        <w:t xml:space="preserve">William Allcock, John Bresnahan, Rajkumar Kettimuthu, Michael Link, Catalin Dumitrescu, Ioan Raicu, and Ian Foster. The Globus </w:t>
      </w:r>
      <w:del w:id="3722" w:author="S J" w:date="2015-03-29T14:33:00Z">
        <w:r>
          <w:rPr/>
          <w:delText xml:space="preserve">striped </w:delText>
        </w:r>
      </w:del>
      <w:ins w:id="3723" w:author="S J" w:date="2015-03-29T14:33:00Z">
        <w:r>
          <w:rPr/>
          <w:t xml:space="preserve">Striped </w:t>
        </w:r>
      </w:ins>
      <w:r>
        <w:rPr/>
        <w:t xml:space="preserve">GridFTP </w:t>
      </w:r>
      <w:del w:id="3724" w:author="S J" w:date="2015-03-29T14:33:00Z">
        <w:r>
          <w:rPr/>
          <w:delText xml:space="preserve">framework </w:delText>
        </w:r>
      </w:del>
      <w:ins w:id="3725" w:author="S J" w:date="2015-03-29T14:33:00Z">
        <w:r>
          <w:rPr/>
          <w:t xml:space="preserve">Framework </w:t>
        </w:r>
      </w:ins>
      <w:r>
        <w:rPr/>
        <w:t xml:space="preserve">and </w:t>
      </w:r>
      <w:del w:id="3726" w:author="S J" w:date="2015-03-29T14:33:00Z">
        <w:r>
          <w:rPr/>
          <w:delText>server</w:delText>
        </w:r>
      </w:del>
      <w:ins w:id="3727" w:author="S J" w:date="2015-03-29T14:33:00Z">
        <w:r>
          <w:rPr/>
          <w:t>Server</w:t>
        </w:r>
      </w:ins>
      <w:r>
        <w:rPr/>
        <w:t xml:space="preserve">. </w:t>
      </w:r>
      <w:r>
        <w:rPr>
          <w:i/>
        </w:rPr>
        <w:t>Proceedings of the ACM/IEEE 2005 Supercomputing Conference, SC’05</w:t>
      </w:r>
      <w:r>
        <w:rPr/>
        <w:t xml:space="preserve">, 2005(c):1–11, 2005. </w:t>
      </w:r>
      <w:hyperlink r:id="rId364">
        <w:r>
          <w:rPr>
            <w:rStyle w:val="InternetLink"/>
            <w:rFonts w:ascii="Courier New" w:hAnsi="Courier New"/>
          </w:rPr>
          <w:t>doi:10.1109/SC.2005.72</w:t>
        </w:r>
      </w:hyperlink>
      <w:r>
        <w:rPr/>
        <w:t>.</w:t>
      </w:r>
    </w:p>
    <w:p>
      <w:pPr>
        <w:pStyle w:val="Normal"/>
        <w:rPr/>
      </w:pPr>
      <w:r>
        <w:rPr/>
        <w:t>[</w:t>
      </w:r>
      <w:bookmarkStart w:id="183" w:name="BIB_Cooley1965"/>
      <w:r>
        <w:rPr/>
        <w:t>120</w:t>
      </w:r>
      <w:bookmarkEnd w:id="183"/>
      <w:r>
        <w:rPr/>
        <w:t>]</w:t>
        <w:tab/>
        <w:t xml:space="preserve">JW Cooley and JW Tukey. An Algorithm </w:t>
      </w:r>
      <w:ins w:id="3728" w:author="S J" w:date="2015-03-29T14:33:00Z">
        <w:r>
          <w:rPr/>
          <w:t>f</w:t>
        </w:r>
      </w:ins>
      <w:del w:id="3729" w:author="S J" w:date="2015-03-29T14:33:00Z">
        <w:r>
          <w:rPr/>
          <w:delText>F</w:delText>
        </w:r>
      </w:del>
      <w:r>
        <w:rPr/>
        <w:t xml:space="preserve">or </w:t>
      </w:r>
      <w:ins w:id="3730" w:author="S J" w:date="2015-03-29T14:33:00Z">
        <w:r>
          <w:rPr/>
          <w:t>t</w:t>
        </w:r>
      </w:ins>
      <w:del w:id="3731" w:author="S J" w:date="2015-03-29T14:33:00Z">
        <w:r>
          <w:rPr/>
          <w:delText>T</w:delText>
        </w:r>
      </w:del>
      <w:r>
        <w:rPr/>
        <w:t xml:space="preserve">he Machine Calculation </w:t>
      </w:r>
      <w:del w:id="3732" w:author="S J" w:date="2015-03-29T14:33:00Z">
        <w:r>
          <w:rPr/>
          <w:delText xml:space="preserve">Of </w:delText>
        </w:r>
      </w:del>
      <w:ins w:id="3733" w:author="S J" w:date="2015-03-29T14:33:00Z">
        <w:r>
          <w:rPr/>
          <w:t xml:space="preserve">of </w:t>
        </w:r>
      </w:ins>
      <w:r>
        <w:rPr/>
        <w:t xml:space="preserve">Complex Fourier Series. </w:t>
      </w:r>
      <w:r>
        <w:rPr>
          <w:i/>
        </w:rPr>
        <w:t xml:space="preserve">Mathematics of </w:t>
      </w:r>
      <w:del w:id="3734" w:author="S J" w:date="2015-03-29T14:33:00Z">
        <w:r>
          <w:rPr>
            <w:i/>
          </w:rPr>
          <w:delText>computation</w:delText>
        </w:r>
      </w:del>
      <w:ins w:id="3735" w:author="S J" w:date="2015-03-29T14:33:00Z">
        <w:r>
          <w:rPr>
            <w:i/>
          </w:rPr>
          <w:t>Computation</w:t>
        </w:r>
      </w:ins>
      <w:r>
        <w:rPr/>
        <w:t xml:space="preserve">, pages 297–301, 1965. URL: </w:t>
      </w:r>
      <w:hyperlink r:id="rId365">
        <w:r>
          <w:rPr>
            <w:rStyle w:val="InternetLink"/>
            <w:rFonts w:ascii="Courier New" w:hAnsi="Courier New"/>
          </w:rPr>
          <w:t>http://www.jstor.org/stable/2003354</w:t>
        </w:r>
      </w:hyperlink>
      <w:r>
        <w:rPr/>
        <w:t>.</w:t>
      </w:r>
    </w:p>
    <w:p>
      <w:pPr>
        <w:pStyle w:val="Normal"/>
        <w:rPr/>
      </w:pPr>
      <w:r>
        <w:rPr/>
        <w:t>[</w:t>
      </w:r>
      <w:bookmarkStart w:id="184" w:name="BIB_Frigo2005"/>
      <w:r>
        <w:rPr/>
        <w:t>121</w:t>
      </w:r>
      <w:bookmarkEnd w:id="184"/>
      <w:r>
        <w:rPr/>
        <w:t>]</w:t>
        <w:tab/>
        <w:t xml:space="preserve">M. Frigo and S.G. Johnson. The Design and Implementation of FFTW3. </w:t>
      </w:r>
      <w:r>
        <w:rPr>
          <w:i/>
        </w:rPr>
        <w:t>Proceedings of the IEEE</w:t>
      </w:r>
      <w:r>
        <w:rPr/>
        <w:t xml:space="preserve">, 93(2):216–231, 2005. URL: </w:t>
      </w:r>
      <w:hyperlink r:id="rId366">
        <w:r>
          <w:rPr>
            <w:rStyle w:val="InternetLink"/>
            <w:rFonts w:ascii="Courier New" w:hAnsi="Courier New"/>
          </w:rPr>
          <w:t>http://ieeexplore.ieee.org/lpdocs/epic03/wrapper.htm?arnumber=1386650</w:t>
        </w:r>
      </w:hyperlink>
      <w:r>
        <w:rPr/>
        <w:t xml:space="preserve">, </w:t>
      </w:r>
      <w:hyperlink r:id="rId367">
        <w:r>
          <w:rPr>
            <w:rStyle w:val="InternetLink"/>
            <w:rFonts w:ascii="Courier New" w:hAnsi="Courier New"/>
          </w:rPr>
          <w:t>doi:10.1109/JPROC.2004.840301</w:t>
        </w:r>
      </w:hyperlink>
      <w:r>
        <w:rPr/>
        <w:t>.</w:t>
      </w:r>
    </w:p>
    <w:p>
      <w:pPr>
        <w:pStyle w:val="Normal"/>
        <w:rPr/>
      </w:pPr>
      <w:r>
        <w:rPr/>
        <w:t>[</w:t>
      </w:r>
      <w:bookmarkStart w:id="185" w:name="BIB_DeLeoLeBorgne2002"/>
      <w:r>
        <w:rPr/>
        <w:t>122</w:t>
      </w:r>
      <w:bookmarkEnd w:id="185"/>
      <w:r>
        <w:rPr/>
        <w:t>]</w:t>
        <w:tab/>
        <w:t xml:space="preserve">Wendy DeLeo LeBorgne and Barbara D. Weinrich. Phonetogram Changes For Trained Singers Over </w:t>
      </w:r>
      <w:del w:id="3736" w:author="S J" w:date="2015-03-29T16:05:00Z">
        <w:r>
          <w:rPr/>
          <w:delText xml:space="preserve">A </w:delText>
        </w:r>
      </w:del>
      <w:ins w:id="3737" w:author="S J" w:date="2015-03-29T16:05:00Z">
        <w:r>
          <w:rPr/>
          <w:t xml:space="preserve">a </w:t>
        </w:r>
      </w:ins>
      <w:r>
        <w:rPr/>
        <w:t>Nine-</w:t>
      </w:r>
      <w:ins w:id="3738" w:author="S J" w:date="2015-03-29T16:05:00Z">
        <w:r>
          <w:rPr/>
          <w:t>m</w:t>
        </w:r>
      </w:ins>
      <w:del w:id="3739" w:author="S J" w:date="2015-03-29T16:05:00Z">
        <w:r>
          <w:rPr/>
          <w:delText>M</w:delText>
        </w:r>
      </w:del>
      <w:r>
        <w:rPr/>
        <w:t xml:space="preserve">onth Period </w:t>
      </w:r>
      <w:del w:id="3740" w:author="S J" w:date="2015-03-29T16:05:00Z">
        <w:r>
          <w:rPr/>
          <w:delText xml:space="preserve">Of </w:delText>
        </w:r>
      </w:del>
      <w:ins w:id="3741" w:author="S J" w:date="2015-03-29T16:05:00Z">
        <w:r>
          <w:rPr/>
          <w:t xml:space="preserve">of </w:t>
        </w:r>
      </w:ins>
      <w:r>
        <w:rPr/>
        <w:t xml:space="preserve">Vocal Training. </w:t>
      </w:r>
      <w:r>
        <w:rPr>
          <w:i/>
        </w:rPr>
        <w:t>Journal of Voice</w:t>
      </w:r>
      <w:r>
        <w:rPr/>
        <w:t xml:space="preserve">, 16(1):37–43, 2002. </w:t>
      </w:r>
      <w:hyperlink r:id="rId368">
        <w:r>
          <w:rPr>
            <w:rStyle w:val="InternetLink"/>
            <w:rFonts w:ascii="Courier New" w:hAnsi="Courier New"/>
          </w:rPr>
          <w:t>doi:10.1016/S0892-1997(02)00070-X</w:t>
        </w:r>
      </w:hyperlink>
      <w:r>
        <w:rPr/>
        <w:t>.</w:t>
      </w:r>
    </w:p>
    <w:p>
      <w:pPr>
        <w:pStyle w:val="Normal"/>
        <w:rPr/>
      </w:pPr>
      <w:r>
        <w:rPr/>
        <w:t>[</w:t>
      </w:r>
      <w:bookmarkStart w:id="186" w:name="BIB_wuyts2003effects"/>
      <w:r>
        <w:rPr/>
        <w:t>123</w:t>
      </w:r>
      <w:bookmarkEnd w:id="186"/>
      <w:r>
        <w:rPr/>
        <w:t>]</w:t>
        <w:tab/>
        <w:t>F</w:t>
      </w:r>
      <w:ins w:id="3742" w:author="Owner" w:date="2015-03-29T20:33:00Z">
        <w:r>
          <w:rPr/>
          <w:t xml:space="preserve">loris </w:t>
        </w:r>
      </w:ins>
      <w:del w:id="3743" w:author="Owner" w:date="2015-03-29T20:33:00Z">
        <w:r>
          <w:rPr/>
          <w:delText>LORIS </w:delText>
        </w:r>
      </w:del>
      <w:r>
        <w:rPr/>
        <w:t xml:space="preserve">L Wuyts, </w:t>
      </w:r>
      <w:ins w:id="3744" w:author="Owner" w:date="2015-03-29T20:33:00Z">
        <w:r>
          <w:rPr/>
          <w:t>Louis</w:t>
        </w:r>
      </w:ins>
      <w:del w:id="3745" w:author="Owner" w:date="2015-03-29T20:33:00Z">
        <w:r>
          <w:rPr/>
          <w:delText>LOUIS</w:delText>
        </w:r>
      </w:del>
      <w:r>
        <w:rPr/>
        <w:t xml:space="preserve"> Heylen, </w:t>
      </w:r>
      <w:del w:id="3746" w:author="Owner" w:date="2015-03-29T20:33:00Z">
        <w:r>
          <w:rPr/>
          <w:delText xml:space="preserve">FONS </w:delText>
        </w:r>
      </w:del>
      <w:ins w:id="3747" w:author="Owner" w:date="2015-03-29T20:33:00Z">
        <w:r>
          <w:rPr/>
          <w:t xml:space="preserve">Fons </w:t>
        </w:r>
      </w:ins>
      <w:r>
        <w:rPr/>
        <w:t xml:space="preserve">Mertens, M D Caju, </w:t>
      </w:r>
      <w:ins w:id="3748" w:author="Owner" w:date="2015-03-29T20:33:00Z">
        <w:r>
          <w:rPr/>
          <w:t>Raoul</w:t>
        </w:r>
      </w:ins>
      <w:del w:id="3749" w:author="Owner" w:date="2015-03-29T20:33:00Z">
        <w:r>
          <w:rPr/>
          <w:delText>RAOUL</w:delText>
        </w:r>
      </w:del>
      <w:r>
        <w:rPr/>
        <w:t xml:space="preserve"> Rooman, P H de Heyning, and Marc De Bodt. Effects of Age, Sex, </w:t>
      </w:r>
      <w:ins w:id="3750" w:author="S J" w:date="2015-03-29T16:05:00Z">
        <w:r>
          <w:rPr/>
          <w:t>a</w:t>
        </w:r>
      </w:ins>
      <w:del w:id="3751" w:author="S J" w:date="2015-03-29T16:05:00Z">
        <w:r>
          <w:rPr/>
          <w:delText>A</w:delText>
        </w:r>
      </w:del>
      <w:r>
        <w:rPr/>
        <w:t xml:space="preserve">nd Disorder </w:t>
      </w:r>
      <w:ins w:id="3752" w:author="S J" w:date="2015-03-29T16:05:00Z">
        <w:r>
          <w:rPr/>
          <w:t>o</w:t>
        </w:r>
      </w:ins>
      <w:del w:id="3753" w:author="S J" w:date="2015-03-29T16:05:00Z">
        <w:r>
          <w:rPr/>
          <w:delText>O</w:delText>
        </w:r>
      </w:del>
      <w:r>
        <w:rPr/>
        <w:t xml:space="preserve">n Voice Range Profile Characteristics </w:t>
      </w:r>
      <w:del w:id="3754" w:author="S J" w:date="2015-03-29T16:05:00Z">
        <w:r>
          <w:rPr/>
          <w:delText xml:space="preserve">Of </w:delText>
        </w:r>
      </w:del>
      <w:ins w:id="3755" w:author="S J" w:date="2015-03-29T16:05:00Z">
        <w:r>
          <w:rPr/>
          <w:t xml:space="preserve">of </w:t>
        </w:r>
      </w:ins>
      <w:r>
        <w:rPr/>
        <w:t xml:space="preserve">230 Children. </w:t>
      </w:r>
      <w:r>
        <w:rPr>
          <w:i/>
        </w:rPr>
        <w:t>ANNALS OF OTOLOGY RHINOLOGY AND LARYNGOLOGY</w:t>
      </w:r>
      <w:r>
        <w:rPr/>
        <w:t>, 112(6):540–548, 2003.</w:t>
      </w:r>
    </w:p>
    <w:p>
      <w:pPr>
        <w:pStyle w:val="Normal"/>
        <w:rPr/>
      </w:pPr>
      <w:r>
        <w:rPr/>
        <w:t>[</w:t>
      </w:r>
      <w:bookmarkStart w:id="187" w:name="BIB_Svec1996"/>
      <w:r>
        <w:rPr/>
        <w:t>124</w:t>
      </w:r>
      <w:bookmarkEnd w:id="187"/>
      <w:r>
        <w:rPr/>
        <w:t>]</w:t>
        <w:tab/>
        <w:t xml:space="preserve">Jan G. Švec and Harm K. Schutte. Videokymography: High-speed Line Scanning </w:t>
      </w:r>
      <w:del w:id="3756" w:author="S J" w:date="2015-03-29T16:05:00Z">
        <w:r>
          <w:rPr/>
          <w:delText xml:space="preserve">Of </w:delText>
        </w:r>
      </w:del>
      <w:ins w:id="3757" w:author="S J" w:date="2015-03-29T16:05:00Z">
        <w:r>
          <w:rPr/>
          <w:t xml:space="preserve">of </w:t>
        </w:r>
      </w:ins>
      <w:r>
        <w:rPr/>
        <w:t xml:space="preserve">Vocal Fold Vibration. </w:t>
      </w:r>
      <w:r>
        <w:rPr>
          <w:i/>
        </w:rPr>
        <w:t>Journal of Voice</w:t>
      </w:r>
      <w:r>
        <w:rPr/>
        <w:t xml:space="preserve">, 10(2):201–205, 1996. </w:t>
      </w:r>
      <w:hyperlink r:id="rId369">
        <w:r>
          <w:rPr>
            <w:rStyle w:val="InternetLink"/>
            <w:rFonts w:ascii="Courier New" w:hAnsi="Courier New"/>
          </w:rPr>
          <w:t>doi:10.1016/S0892-1997(96)80047-6</w:t>
        </w:r>
      </w:hyperlink>
      <w:r>
        <w:rPr/>
        <w:t>.</w:t>
      </w:r>
    </w:p>
    <w:p>
      <w:pPr>
        <w:pStyle w:val="Normal"/>
        <w:rPr/>
      </w:pPr>
      <w:r>
        <w:rPr/>
        <w:t>[</w:t>
      </w:r>
      <w:bookmarkStart w:id="188" w:name="BIB_Svec2007"/>
      <w:r>
        <w:rPr/>
        <w:t>125</w:t>
      </w:r>
      <w:bookmarkEnd w:id="188"/>
      <w:r>
        <w:rPr/>
        <w:t>]</w:t>
        <w:tab/>
        <w:t xml:space="preserve">Jan G Svec, Frantisek Sram, and Harm K Schutte. Videokymography in Voice Disorders: What </w:t>
      </w:r>
      <w:ins w:id="3758" w:author="S J" w:date="2015-03-29T16:04:00Z">
        <w:r>
          <w:rPr/>
          <w:t>t</w:t>
        </w:r>
      </w:ins>
      <w:del w:id="3759" w:author="S J" w:date="2015-03-29T16:04:00Z">
        <w:r>
          <w:rPr/>
          <w:delText>T</w:delText>
        </w:r>
      </w:del>
      <w:r>
        <w:rPr/>
        <w:t xml:space="preserve">o Look For?  </w:t>
      </w:r>
      <w:r>
        <w:rPr>
          <w:i/>
        </w:rPr>
        <w:t xml:space="preserve">The Annals </w:t>
      </w:r>
      <w:ins w:id="3760" w:author="S J" w:date="2015-03-29T16:04:00Z">
        <w:r>
          <w:rPr>
            <w:i/>
          </w:rPr>
          <w:t>o</w:t>
        </w:r>
      </w:ins>
      <w:del w:id="3761" w:author="S J" w:date="2015-03-29T16:04:00Z">
        <w:r>
          <w:rPr>
            <w:i/>
          </w:rPr>
          <w:delText>O</w:delText>
        </w:r>
      </w:del>
      <w:r>
        <w:rPr>
          <w:i/>
        </w:rPr>
        <w:t xml:space="preserve">f Otology, Rhinology, </w:t>
      </w:r>
      <w:ins w:id="3762" w:author="S J" w:date="2015-03-29T16:04:00Z">
        <w:r>
          <w:rPr>
            <w:i/>
          </w:rPr>
          <w:t>a</w:t>
        </w:r>
      </w:ins>
      <w:del w:id="3763" w:author="S J" w:date="2015-03-29T16:04:00Z">
        <w:r>
          <w:rPr>
            <w:i/>
          </w:rPr>
          <w:delText>A</w:delText>
        </w:r>
      </w:del>
      <w:r>
        <w:rPr>
          <w:i/>
        </w:rPr>
        <w:t>nd Laryngology</w:t>
      </w:r>
      <w:r>
        <w:rPr/>
        <w:t xml:space="preserve">, 116(3):172–80, March 2007. URL: </w:t>
      </w:r>
      <w:hyperlink r:id="rId370">
        <w:r>
          <w:rPr>
            <w:rStyle w:val="InternetLink"/>
            <w:rFonts w:ascii="Courier New" w:hAnsi="Courier New"/>
          </w:rPr>
          <w:t>http://europepmc.org/abstract/MED/17419520</w:t>
        </w:r>
      </w:hyperlink>
      <w:r>
        <w:rPr/>
        <w:t>.</w:t>
      </w:r>
    </w:p>
    <w:p>
      <w:pPr>
        <w:pStyle w:val="Normal"/>
        <w:rPr/>
      </w:pPr>
      <w:r>
        <w:rPr/>
        <w:t>[</w:t>
      </w:r>
      <w:bookmarkStart w:id="189" w:name="BIB_Fric2007"/>
      <w:r>
        <w:rPr/>
        <w:t>126</w:t>
      </w:r>
      <w:bookmarkEnd w:id="189"/>
      <w:r>
        <w:rPr/>
        <w:t>]</w:t>
        <w:tab/>
        <w:t xml:space="preserve">Marek Frič. Parametrizovaný Fonetogram Obecných Řečových </w:t>
      </w:r>
      <w:ins w:id="3764" w:author="S J" w:date="2015-03-29T16:04:00Z">
        <w:r>
          <w:rPr/>
          <w:t>a</w:t>
        </w:r>
      </w:ins>
      <w:del w:id="3765" w:author="S J" w:date="2015-03-29T16:04:00Z">
        <w:r>
          <w:rPr/>
          <w:delText>A</w:delText>
        </w:r>
      </w:del>
      <w:r>
        <w:rPr/>
        <w:t xml:space="preserve"> Hlasových Projevů - ParVRP, 2007. URL: </w:t>
      </w:r>
      <w:hyperlink r:id="rId371">
        <w:r>
          <w:rPr>
            <w:rStyle w:val="InternetLink"/>
            <w:rFonts w:ascii="Courier New" w:hAnsi="Courier New"/>
          </w:rPr>
          <w:t>http://zvuk.hamu.cz/vyzkum/dokumenty/TL12x.pdf</w:t>
        </w:r>
      </w:hyperlink>
      <w:r>
        <w:rPr/>
        <w:t>.</w:t>
      </w:r>
    </w:p>
    <w:p>
      <w:pPr>
        <w:pStyle w:val="Normal"/>
        <w:rPr/>
      </w:pPr>
      <w:r>
        <w:rPr/>
        <w:t>[</w:t>
      </w:r>
      <w:bookmarkStart w:id="190" w:name="BIB_Fric2012"/>
      <w:r>
        <w:rPr/>
        <w:t>127</w:t>
      </w:r>
      <w:bookmarkEnd w:id="190"/>
      <w:r>
        <w:rPr/>
        <w:t>]</w:t>
        <w:tab/>
        <w:t xml:space="preserve">Marek Frič, Tomáš Kulhánek, and Jaroslav Hrb. Systém Pro Vzdáleně Přístupnou Analýzu Hlasu RealVoiceLab, 2012. URL: </w:t>
      </w:r>
      <w:hyperlink r:id="rId372">
        <w:r>
          <w:rPr>
            <w:rStyle w:val="InternetLink"/>
            <w:rFonts w:ascii="Courier New" w:hAnsi="Courier New"/>
          </w:rPr>
          <w:t>http://zvuk.hamu.cz/vyzkum/dokumenty/TL46x.pdf</w:t>
        </w:r>
      </w:hyperlink>
      <w:r>
        <w:rPr/>
        <w:t>.</w:t>
      </w:r>
    </w:p>
    <w:p>
      <w:pPr>
        <w:pStyle w:val="Normal"/>
        <w:rPr/>
      </w:pPr>
      <w:r>
        <w:rPr/>
        <w:t>[</w:t>
      </w:r>
      <w:bookmarkStart w:id="191" w:name="BIB_Kohl2010"/>
      <w:r>
        <w:rPr/>
        <w:t>128</w:t>
      </w:r>
      <w:bookmarkEnd w:id="191"/>
      <w:r>
        <w:rPr/>
        <w:t>]</w:t>
        <w:tab/>
        <w:t xml:space="preserve">P Kohl, E J Crampin, T A Quinn, and D Noble. Systems biology: An Approach. </w:t>
      </w:r>
      <w:r>
        <w:rPr>
          <w:i/>
        </w:rPr>
        <w:t xml:space="preserve">Clinical Pharmacology </w:t>
      </w:r>
      <w:ins w:id="3766" w:author="S J" w:date="2015-03-29T16:04:00Z">
        <w:r>
          <w:rPr>
            <w:i/>
          </w:rPr>
          <w:t>a</w:t>
        </w:r>
      </w:ins>
      <w:del w:id="3767" w:author="S J" w:date="2015-03-29T16:04:00Z">
        <w:r>
          <w:rPr>
            <w:i/>
          </w:rPr>
          <w:delText>A</w:delText>
        </w:r>
      </w:del>
      <w:r>
        <w:rPr>
          <w:i/>
        </w:rPr>
        <w:t>nd Therapeutics</w:t>
      </w:r>
      <w:r>
        <w:rPr/>
        <w:t xml:space="preserve">, 88:25–33, 2010. </w:t>
      </w:r>
      <w:hyperlink r:id="rId373">
        <w:r>
          <w:rPr>
            <w:rStyle w:val="InternetLink"/>
            <w:rFonts w:ascii="Courier New" w:hAnsi="Courier New"/>
          </w:rPr>
          <w:t>doi:10.1038/clpt.2010.92</w:t>
        </w:r>
      </w:hyperlink>
      <w:r>
        <w:rPr/>
        <w:t>.</w:t>
      </w:r>
    </w:p>
    <w:p>
      <w:pPr>
        <w:pStyle w:val="Normal"/>
        <w:rPr/>
      </w:pPr>
      <w:r>
        <w:rPr/>
        <w:t>[</w:t>
      </w:r>
      <w:bookmarkStart w:id="192" w:name="BIB_Hunter2009"/>
      <w:r>
        <w:rPr/>
        <w:t>129</w:t>
      </w:r>
      <w:bookmarkEnd w:id="192"/>
      <w:r>
        <w:rPr/>
        <w:t>]</w:t>
        <w:tab/>
        <w:t xml:space="preserve">P. J. Hunter and M. Viceconti. The VPH-Physiome Project: Standards and Tools for Multiscale Modeling in Clinical Applications. </w:t>
      </w:r>
      <w:r>
        <w:rPr>
          <w:i/>
        </w:rPr>
        <w:t>IEEE Reviews in Biomedical Engineering</w:t>
      </w:r>
      <w:r>
        <w:rPr/>
        <w:t xml:space="preserve">, 2:40–53, 2009. </w:t>
      </w:r>
      <w:hyperlink r:id="rId374">
        <w:r>
          <w:rPr>
            <w:rStyle w:val="InternetLink"/>
            <w:rFonts w:ascii="Courier New" w:hAnsi="Courier New"/>
          </w:rPr>
          <w:t>doi:10.1109/RBME.2009.2036204</w:t>
        </w:r>
      </w:hyperlink>
      <w:r>
        <w:rPr/>
        <w:t>.</w:t>
      </w:r>
    </w:p>
    <w:p>
      <w:pPr>
        <w:pStyle w:val="Normal"/>
        <w:rPr/>
      </w:pPr>
      <w:r>
        <w:rPr/>
        <w:t>[</w:t>
      </w:r>
      <w:bookmarkStart w:id="193" w:name="BIB_Guyton1972"/>
      <w:r>
        <w:rPr/>
        <w:t>130</w:t>
      </w:r>
      <w:bookmarkEnd w:id="193"/>
      <w:r>
        <w:rPr/>
        <w:t>]</w:t>
        <w:tab/>
        <w:t xml:space="preserve">A C Guyton, T G Coleman, and H J Granger. Circulation: Overall Regulation. </w:t>
      </w:r>
      <w:r>
        <w:rPr>
          <w:i/>
        </w:rPr>
        <w:t xml:space="preserve">Annual </w:t>
      </w:r>
      <w:del w:id="3768" w:author="S J" w:date="2015-03-29T16:03:00Z">
        <w:r>
          <w:rPr>
            <w:i/>
          </w:rPr>
          <w:delText xml:space="preserve">review </w:delText>
        </w:r>
      </w:del>
      <w:ins w:id="3769" w:author="S J" w:date="2015-03-29T16:03:00Z">
        <w:r>
          <w:rPr>
            <w:i/>
          </w:rPr>
          <w:t xml:space="preserve">Review </w:t>
        </w:r>
      </w:ins>
      <w:r>
        <w:rPr>
          <w:i/>
        </w:rPr>
        <w:t xml:space="preserve">of </w:t>
      </w:r>
      <w:del w:id="3770" w:author="S J" w:date="2015-03-29T16:03:00Z">
        <w:r>
          <w:rPr>
            <w:i/>
          </w:rPr>
          <w:delText>physiology</w:delText>
        </w:r>
      </w:del>
      <w:ins w:id="3771" w:author="S J" w:date="2015-03-29T16:03:00Z">
        <w:r>
          <w:rPr>
            <w:i/>
          </w:rPr>
          <w:t>Physiology</w:t>
        </w:r>
      </w:ins>
      <w:r>
        <w:rPr/>
        <w:t xml:space="preserve">, 34:13–46, 1972. </w:t>
      </w:r>
      <w:hyperlink r:id="rId375">
        <w:r>
          <w:rPr>
            <w:rStyle w:val="InternetLink"/>
            <w:rFonts w:ascii="Courier New" w:hAnsi="Courier New"/>
          </w:rPr>
          <w:t>doi:10.1146/annurev.ph.34.030172.000305</w:t>
        </w:r>
      </w:hyperlink>
      <w:r>
        <w:rPr/>
        <w:t>.</w:t>
      </w:r>
    </w:p>
    <w:p>
      <w:pPr>
        <w:pStyle w:val="Normal"/>
        <w:rPr/>
      </w:pPr>
      <w:r>
        <w:rPr/>
        <w:t>[</w:t>
      </w:r>
      <w:bookmarkStart w:id="194" w:name="BIB_Hester2011systems"/>
      <w:r>
        <w:rPr/>
        <w:t>131</w:t>
      </w:r>
      <w:bookmarkEnd w:id="194"/>
      <w:r>
        <w:rPr/>
        <w:t>]</w:t>
        <w:tab/>
        <w:t xml:space="preserve">Robert L Hester, Radu Iliescu, Richard Summers, and Thomas G Coleman. Systems </w:t>
      </w:r>
      <w:del w:id="3772" w:author="S J" w:date="2015-03-29T16:03:00Z">
        <w:r>
          <w:rPr/>
          <w:delText xml:space="preserve">biology </w:delText>
        </w:r>
      </w:del>
      <w:ins w:id="3773" w:author="S J" w:date="2015-03-29T16:03:00Z">
        <w:r>
          <w:rPr/>
          <w:t xml:space="preserve">Biology </w:t>
        </w:r>
      </w:ins>
      <w:r>
        <w:rPr/>
        <w:t xml:space="preserve">and Integrative Physiological Modelling. </w:t>
      </w:r>
      <w:r>
        <w:rPr>
          <w:i/>
        </w:rPr>
        <w:t xml:space="preserve">The Journal of </w:t>
      </w:r>
      <w:del w:id="3774" w:author="S J" w:date="2015-03-29T16:03:00Z">
        <w:r>
          <w:rPr>
            <w:i/>
          </w:rPr>
          <w:delText>physiology</w:delText>
        </w:r>
      </w:del>
      <w:ins w:id="3775" w:author="S J" w:date="2015-03-29T16:03:00Z">
        <w:r>
          <w:rPr>
            <w:i/>
          </w:rPr>
          <w:t>Physiology</w:t>
        </w:r>
      </w:ins>
      <w:r>
        <w:rPr/>
        <w:t xml:space="preserve">, 589(Pt 5):1053–60, March 2011. </w:t>
      </w:r>
      <w:hyperlink r:id="rId376">
        <w:r>
          <w:rPr>
            <w:rStyle w:val="InternetLink"/>
            <w:rFonts w:ascii="Courier New" w:hAnsi="Courier New"/>
          </w:rPr>
          <w:t>doi:10.1113/jphysiol.2010.201558</w:t>
        </w:r>
      </w:hyperlink>
      <w:r>
        <w:rPr/>
        <w:t>.</w:t>
      </w:r>
    </w:p>
    <w:p>
      <w:pPr>
        <w:pStyle w:val="Normal"/>
        <w:rPr/>
      </w:pPr>
      <w:r>
        <w:rPr/>
        <w:t>[</w:t>
      </w:r>
      <w:bookmarkStart w:id="195" w:name="BIB_hester2011"/>
      <w:r>
        <w:rPr/>
        <w:t>132</w:t>
      </w:r>
      <w:bookmarkEnd w:id="195"/>
      <w:r>
        <w:rPr/>
        <w:t>]</w:t>
        <w:tab/>
        <w:t xml:space="preserve">Robert L Hester, Alison J Brown, Leland Husband, Radu Iliescu, Drew Pruett, Richard Summers, and Thomas G Coleman. HumMod: A Modeling Environment For </w:t>
      </w:r>
      <w:del w:id="3776" w:author="S J" w:date="2015-03-29T16:03:00Z">
        <w:r>
          <w:rPr/>
          <w:delText xml:space="preserve">The </w:delText>
        </w:r>
      </w:del>
      <w:ins w:id="3777" w:author="S J" w:date="2015-03-29T16:03:00Z">
        <w:r>
          <w:rPr/>
          <w:t xml:space="preserve">the </w:t>
        </w:r>
      </w:ins>
      <w:r>
        <w:rPr/>
        <w:t xml:space="preserve">Simulation </w:t>
      </w:r>
      <w:del w:id="3778" w:author="S J" w:date="2015-03-29T16:03:00Z">
        <w:r>
          <w:rPr/>
          <w:delText xml:space="preserve">Of </w:delText>
        </w:r>
      </w:del>
      <w:ins w:id="3779" w:author="S J" w:date="2015-03-29T16:03:00Z">
        <w:r>
          <w:rPr/>
          <w:t xml:space="preserve">of </w:t>
        </w:r>
      </w:ins>
      <w:r>
        <w:rPr/>
        <w:t xml:space="preserve">Integrative Human Physiology. </w:t>
      </w:r>
      <w:r>
        <w:rPr>
          <w:i/>
        </w:rPr>
        <w:t xml:space="preserve">Frontiers </w:t>
      </w:r>
      <w:del w:id="3780" w:author="S J" w:date="2015-03-29T16:03:00Z">
        <w:r>
          <w:rPr>
            <w:i/>
          </w:rPr>
          <w:delText xml:space="preserve">In </w:delText>
        </w:r>
      </w:del>
      <w:ins w:id="3781" w:author="S J" w:date="2015-03-29T16:03:00Z">
        <w:r>
          <w:rPr>
            <w:i/>
          </w:rPr>
          <w:t xml:space="preserve">in </w:t>
        </w:r>
      </w:ins>
      <w:r>
        <w:rPr>
          <w:i/>
        </w:rPr>
        <w:t>Physiology</w:t>
      </w:r>
      <w:r>
        <w:rPr/>
        <w:t xml:space="preserve">, 2(April):12, January 2011. </w:t>
      </w:r>
      <w:hyperlink r:id="rId377">
        <w:r>
          <w:rPr>
            <w:rStyle w:val="InternetLink"/>
            <w:rFonts w:ascii="Courier New" w:hAnsi="Courier New"/>
          </w:rPr>
          <w:t>doi:10.3389/fphys.2011.00012</w:t>
        </w:r>
      </w:hyperlink>
      <w:r>
        <w:rPr/>
        <w:t>.</w:t>
      </w:r>
    </w:p>
    <w:p>
      <w:pPr>
        <w:pStyle w:val="Normal"/>
        <w:rPr/>
      </w:pPr>
      <w:r>
        <w:rPr/>
        <w:t>[</w:t>
      </w:r>
      <w:bookmarkStart w:id="196" w:name="BIB_Butterworth2014"/>
      <w:r>
        <w:rPr/>
        <w:t>133</w:t>
      </w:r>
      <w:bookmarkEnd w:id="196"/>
      <w:r>
        <w:rPr/>
        <w:t>]</w:t>
        <w:tab/>
        <w:t xml:space="preserve">Erik Butterworth, Bartholomew E. Jardine, Gary M. Raymond, Maxwell L. Neal, and James B. Bassingthwaighte. </w:t>
      </w:r>
      <w:commentRangeStart w:id="10"/>
      <w:r>
        <w:rPr/>
        <w:t>JSim</w:t>
      </w:r>
      <w:commentRangeEnd w:id="10"/>
      <w:r>
        <w:rPr/>
      </w:r>
      <w:r>
        <w:rPr/>
        <w:commentReference w:id="10"/>
      </w:r>
      <w:r>
        <w:rPr/>
        <w:t>, An Open-</w:t>
      </w:r>
      <w:ins w:id="3782" w:author="S J" w:date="2015-03-29T16:03:00Z">
        <w:r>
          <w:rPr/>
          <w:t>s</w:t>
        </w:r>
      </w:ins>
      <w:del w:id="3783" w:author="S J" w:date="2015-03-29T16:03:00Z">
        <w:r>
          <w:rPr/>
          <w:delText>S</w:delText>
        </w:r>
      </w:del>
      <w:r>
        <w:rPr/>
        <w:t xml:space="preserve">ource Modeling System For Data Analysis. </w:t>
      </w:r>
      <w:r>
        <w:rPr>
          <w:i/>
        </w:rPr>
        <w:t>F1000Research</w:t>
      </w:r>
      <w:r>
        <w:rPr/>
        <w:t xml:space="preserve">, 2, May 2014. </w:t>
      </w:r>
      <w:hyperlink r:id="rId378">
        <w:r>
          <w:rPr>
            <w:rStyle w:val="InternetLink"/>
            <w:rFonts w:ascii="Courier New" w:hAnsi="Courier New"/>
          </w:rPr>
          <w:t>doi:10.12688/f1000research.2-288.v2</w:t>
        </w:r>
      </w:hyperlink>
      <w:r>
        <w:rPr/>
        <w:t>.</w:t>
      </w:r>
    </w:p>
    <w:p>
      <w:pPr>
        <w:pStyle w:val="Normal"/>
        <w:rPr/>
      </w:pPr>
      <w:r>
        <w:rPr/>
        <w:t>[</w:t>
      </w:r>
      <w:bookmarkStart w:id="197" w:name="BIB_Hunter2004"/>
      <w:r>
        <w:rPr/>
        <w:t>134</w:t>
      </w:r>
      <w:bookmarkEnd w:id="197"/>
      <w:r>
        <w:rPr/>
        <w:t>]</w:t>
        <w:tab/>
        <w:t xml:space="preserve">P J Hunter. The IUPS Physiome Project: A Framework For Computational Physiology. </w:t>
      </w:r>
      <w:r>
        <w:rPr>
          <w:i/>
        </w:rPr>
        <w:t xml:space="preserve">Progress </w:t>
      </w:r>
      <w:del w:id="3784" w:author="S J" w:date="2015-03-29T16:03:00Z">
        <w:r>
          <w:rPr>
            <w:i/>
          </w:rPr>
          <w:delText xml:space="preserve">In </w:delText>
        </w:r>
      </w:del>
      <w:ins w:id="3785" w:author="S J" w:date="2015-03-29T16:03:00Z">
        <w:r>
          <w:rPr>
            <w:i/>
          </w:rPr>
          <w:t xml:space="preserve">in </w:t>
        </w:r>
      </w:ins>
      <w:r>
        <w:rPr>
          <w:i/>
        </w:rPr>
        <w:t xml:space="preserve">Biophysics </w:t>
      </w:r>
      <w:del w:id="3786" w:author="S J" w:date="2015-03-29T16:03:00Z">
        <w:r>
          <w:rPr>
            <w:i/>
          </w:rPr>
          <w:delText xml:space="preserve">And </w:delText>
        </w:r>
      </w:del>
      <w:ins w:id="3787" w:author="S J" w:date="2015-03-29T16:03:00Z">
        <w:r>
          <w:rPr>
            <w:i/>
          </w:rPr>
          <w:t xml:space="preserve">and </w:t>
        </w:r>
      </w:ins>
      <w:r>
        <w:rPr>
          <w:i/>
        </w:rPr>
        <w:t>Molecular Biology</w:t>
      </w:r>
      <w:r>
        <w:rPr/>
        <w:t xml:space="preserve">, 85(2-3):551–69, January 2004. </w:t>
      </w:r>
      <w:hyperlink r:id="rId379">
        <w:r>
          <w:rPr>
            <w:rStyle w:val="InternetLink"/>
            <w:rFonts w:ascii="Courier New" w:hAnsi="Courier New"/>
          </w:rPr>
          <w:t>doi:10.1016/j.pbiomolbio.2004.02.006</w:t>
        </w:r>
      </w:hyperlink>
      <w:r>
        <w:rPr/>
        <w:t>.</w:t>
      </w:r>
    </w:p>
    <w:p>
      <w:pPr>
        <w:pStyle w:val="Normal"/>
        <w:rPr/>
      </w:pPr>
      <w:r>
        <w:rPr/>
        <w:t>[</w:t>
      </w:r>
      <w:bookmarkStart w:id="198" w:name="BIB_Yu2011"/>
      <w:r>
        <w:rPr/>
        <w:t>135</w:t>
      </w:r>
      <w:bookmarkEnd w:id="198"/>
      <w:r>
        <w:rPr/>
        <w:t>]</w:t>
        <w:tab/>
        <w:t xml:space="preserve">Tommy Yu, Catherine M Lloyd, David P Nickerson, Michael T Cooling, Andrew K Miller, et al. The Physiome Model Repository 2. </w:t>
      </w:r>
      <w:r>
        <w:rPr>
          <w:i/>
        </w:rPr>
        <w:t>Bioinformatics (Oxford, England)</w:t>
      </w:r>
      <w:r>
        <w:rPr/>
        <w:t xml:space="preserve">, 27(5):743–744, 2011. </w:t>
      </w:r>
      <w:hyperlink r:id="rId380">
        <w:r>
          <w:rPr>
            <w:rStyle w:val="InternetLink"/>
            <w:rFonts w:ascii="Courier New" w:hAnsi="Courier New"/>
          </w:rPr>
          <w:t>doi:10.1093/bioinformatics/btq723</w:t>
        </w:r>
      </w:hyperlink>
      <w:r>
        <w:rPr/>
        <w:t>.</w:t>
      </w:r>
    </w:p>
    <w:p>
      <w:pPr>
        <w:pStyle w:val="Normal"/>
        <w:rPr/>
      </w:pPr>
      <w:r>
        <w:rPr/>
        <w:t>[</w:t>
      </w:r>
      <w:bookmarkStart w:id="199" w:name="BIB_Hucka2004"/>
      <w:r>
        <w:rPr/>
        <w:t>136</w:t>
      </w:r>
      <w:bookmarkEnd w:id="199"/>
      <w:r>
        <w:rPr/>
        <w:t>]</w:t>
        <w:tab/>
        <w:t xml:space="preserve">Michael Hucka, ABBJ Finney, Benjamin J Bornstein, Sarah M Keating, Bruce E Shapiro, et al. Evolving a Lingua Franca </w:t>
      </w:r>
      <w:ins w:id="3788" w:author="S J" w:date="2015-03-29T16:02:00Z">
        <w:r>
          <w:rPr/>
          <w:t>a</w:t>
        </w:r>
      </w:ins>
      <w:del w:id="3789" w:author="S J" w:date="2015-03-29T16:02:00Z">
        <w:r>
          <w:rPr/>
          <w:delText>A</w:delText>
        </w:r>
      </w:del>
      <w:r>
        <w:rPr/>
        <w:t xml:space="preserve">nd Associated Software Infrastructure For Computational Systems Biology: The Systems Biology Markup Language (SBML) </w:t>
      </w:r>
      <w:del w:id="3790" w:author="S J" w:date="2015-03-29T16:02:00Z">
        <w:r>
          <w:rPr/>
          <w:delText>project</w:delText>
        </w:r>
      </w:del>
      <w:ins w:id="3791" w:author="S J" w:date="2015-03-29T16:02:00Z">
        <w:r>
          <w:rPr/>
          <w:t>Project</w:t>
        </w:r>
      </w:ins>
      <w:r>
        <w:rPr/>
        <w:t xml:space="preserve">. </w:t>
      </w:r>
      <w:r>
        <w:rPr>
          <w:i/>
        </w:rPr>
        <w:t xml:space="preserve">Systems </w:t>
      </w:r>
      <w:del w:id="3792" w:author="S J" w:date="2015-03-29T16:02:00Z">
        <w:r>
          <w:rPr>
            <w:i/>
          </w:rPr>
          <w:delText>biology</w:delText>
        </w:r>
      </w:del>
      <w:ins w:id="3793" w:author="S J" w:date="2015-03-29T16:02:00Z">
        <w:r>
          <w:rPr>
            <w:i/>
          </w:rPr>
          <w:t>Biology</w:t>
        </w:r>
      </w:ins>
      <w:r>
        <w:rPr/>
        <w:t>, 1(1):41–53, 2004.</w:t>
      </w:r>
    </w:p>
    <w:p>
      <w:pPr>
        <w:pStyle w:val="Normal"/>
        <w:rPr/>
      </w:pPr>
      <w:r>
        <w:rPr/>
        <w:t>[</w:t>
      </w:r>
      <w:bookmarkStart w:id="200" w:name="BIB_LeNovere2006"/>
      <w:r>
        <w:rPr/>
        <w:t>137</w:t>
      </w:r>
      <w:bookmarkEnd w:id="200"/>
      <w:r>
        <w:rPr/>
        <w:t>]</w:t>
        <w:tab/>
        <w:t xml:space="preserve">Nicolas Le Novère, Benjamin Bornstein, Alexander Broicher, Mélanie Courtot, Marco Donizelli, et al. BioModels Database: A Free, Centralized Database </w:t>
      </w:r>
      <w:del w:id="3794" w:author="S J" w:date="2015-03-29T16:02:00Z">
        <w:r>
          <w:rPr/>
          <w:delText xml:space="preserve">Of </w:delText>
        </w:r>
      </w:del>
      <w:ins w:id="3795" w:author="S J" w:date="2015-03-29T16:02:00Z">
        <w:r>
          <w:rPr/>
          <w:t xml:space="preserve">of </w:t>
        </w:r>
      </w:ins>
      <w:r>
        <w:rPr/>
        <w:t xml:space="preserve">Curated, Published, Quantitative Kinetic Models </w:t>
      </w:r>
      <w:del w:id="3796" w:author="S J" w:date="2015-03-29T16:02:00Z">
        <w:r>
          <w:rPr/>
          <w:delText xml:space="preserve">Of </w:delText>
        </w:r>
      </w:del>
      <w:ins w:id="3797" w:author="S J" w:date="2015-03-29T16:02:00Z">
        <w:r>
          <w:rPr/>
          <w:t xml:space="preserve">of </w:t>
        </w:r>
      </w:ins>
      <w:r>
        <w:rPr/>
        <w:t xml:space="preserve">Biochemical </w:t>
      </w:r>
      <w:del w:id="3798" w:author="S J" w:date="2015-03-29T16:02:00Z">
        <w:r>
          <w:rPr/>
          <w:delText xml:space="preserve">And </w:delText>
        </w:r>
      </w:del>
      <w:ins w:id="3799" w:author="S J" w:date="2015-03-29T16:02:00Z">
        <w:r>
          <w:rPr/>
          <w:t xml:space="preserve">and </w:t>
        </w:r>
      </w:ins>
      <w:r>
        <w:rPr/>
        <w:t xml:space="preserve">Cellular Systems. </w:t>
      </w:r>
      <w:r>
        <w:rPr>
          <w:i/>
        </w:rPr>
        <w:t>Nucleic Acids Research</w:t>
      </w:r>
      <w:r>
        <w:rPr/>
        <w:t xml:space="preserve">, 34:D689–D691, 2006. </w:t>
      </w:r>
      <w:hyperlink r:id="rId381">
        <w:r>
          <w:rPr>
            <w:rStyle w:val="InternetLink"/>
            <w:rFonts w:ascii="Courier New" w:hAnsi="Courier New"/>
          </w:rPr>
          <w:t>doi:10.1093/nar/gkj092</w:t>
        </w:r>
      </w:hyperlink>
      <w:r>
        <w:rPr/>
        <w:t>.</w:t>
      </w:r>
    </w:p>
    <w:p>
      <w:pPr>
        <w:pStyle w:val="Normal"/>
        <w:rPr/>
      </w:pPr>
      <w:r>
        <w:rPr/>
        <w:t>[</w:t>
      </w:r>
      <w:bookmarkStart w:id="201" w:name="BIB_Kofranek2010"/>
      <w:r>
        <w:rPr/>
        <w:t>138</w:t>
      </w:r>
      <w:bookmarkEnd w:id="201"/>
      <w:r>
        <w:rPr/>
        <w:t>]</w:t>
        <w:tab/>
        <w:t xml:space="preserve">J Kofránek and J Rusz. Restoration of Guyton´s Diagram </w:t>
      </w:r>
      <w:ins w:id="3800" w:author="S J" w:date="2015-03-29T16:01:00Z">
        <w:r>
          <w:rPr/>
          <w:t>f</w:t>
        </w:r>
      </w:ins>
      <w:del w:id="3801" w:author="S J" w:date="2015-03-29T16:01:00Z">
        <w:r>
          <w:rPr/>
          <w:delText>F</w:delText>
        </w:r>
      </w:del>
      <w:r>
        <w:rPr/>
        <w:t xml:space="preserve">or Regulation </w:t>
      </w:r>
      <w:ins w:id="3802" w:author="S J" w:date="2015-03-29T16:01:00Z">
        <w:r>
          <w:rPr/>
          <w:t>o</w:t>
        </w:r>
      </w:ins>
      <w:del w:id="3803" w:author="S J" w:date="2015-03-29T16:01:00Z">
        <w:r>
          <w:rPr/>
          <w:delText>O</w:delText>
        </w:r>
      </w:del>
      <w:r>
        <w:rPr/>
        <w:t xml:space="preserve">f </w:t>
      </w:r>
      <w:del w:id="3804" w:author="S J" w:date="2015-03-29T16:01:00Z">
        <w:r>
          <w:rPr/>
          <w:delText xml:space="preserve">The </w:delText>
        </w:r>
      </w:del>
      <w:ins w:id="3805" w:author="S J" w:date="2015-03-29T16:01:00Z">
        <w:r>
          <w:rPr/>
          <w:t xml:space="preserve">the </w:t>
        </w:r>
      </w:ins>
      <w:r>
        <w:rPr/>
        <w:t xml:space="preserve">Circulation As </w:t>
      </w:r>
      <w:ins w:id="3806" w:author="S J" w:date="2015-03-29T16:02:00Z">
        <w:r>
          <w:rPr/>
          <w:t>a</w:t>
        </w:r>
      </w:ins>
      <w:del w:id="3807" w:author="S J" w:date="2015-03-29T16:02:00Z">
        <w:r>
          <w:rPr/>
          <w:delText>A</w:delText>
        </w:r>
      </w:del>
      <w:r>
        <w:rPr/>
        <w:t xml:space="preserve"> Basis </w:t>
      </w:r>
      <w:del w:id="3808" w:author="S J" w:date="2015-03-29T16:02:00Z">
        <w:r>
          <w:rPr/>
          <w:delText xml:space="preserve">For </w:delText>
        </w:r>
      </w:del>
      <w:ins w:id="3809" w:author="S J" w:date="2015-03-29T16:02:00Z">
        <w:r>
          <w:rPr/>
          <w:t xml:space="preserve">for </w:t>
        </w:r>
      </w:ins>
      <w:r>
        <w:rPr/>
        <w:t xml:space="preserve">Quantitative Physiological Model Development. </w:t>
      </w:r>
      <w:r>
        <w:rPr>
          <w:i/>
        </w:rPr>
        <w:t>Physiological research / Academia Scientiarum Bohemoslovaca</w:t>
      </w:r>
      <w:r>
        <w:rPr/>
        <w:t>, 59(6):897–908, January 2010.</w:t>
      </w:r>
    </w:p>
    <w:p>
      <w:pPr>
        <w:pStyle w:val="Normal"/>
        <w:rPr/>
      </w:pPr>
      <w:r>
        <w:rPr/>
        <w:t>[</w:t>
      </w:r>
      <w:bookmarkStart w:id="202" w:name="BIB_Kofranek2011hummod"/>
      <w:r>
        <w:rPr/>
        <w:t>139</w:t>
      </w:r>
      <w:bookmarkEnd w:id="202"/>
      <w:r>
        <w:rPr/>
        <w:t>]</w:t>
        <w:tab/>
        <w:t xml:space="preserve">J Kofranek, M Matejak, and P Privitzer. Hummod-large Scale Physiological Models </w:t>
      </w:r>
      <w:ins w:id="3810" w:author="S J" w:date="2015-03-29T16:01:00Z">
        <w:r>
          <w:rPr/>
          <w:t>i</w:t>
        </w:r>
      </w:ins>
      <w:del w:id="3811" w:author="S J" w:date="2015-03-29T16:01:00Z">
        <w:r>
          <w:rPr/>
          <w:delText>I</w:delText>
        </w:r>
      </w:del>
      <w:r>
        <w:rPr/>
        <w:t xml:space="preserve">n Modelica. In </w:t>
      </w:r>
      <w:r>
        <w:rPr>
          <w:i/>
        </w:rPr>
        <w:t>Proceedings 8th Modelica Conference, Dresden, Germany</w:t>
      </w:r>
      <w:r>
        <w:rPr/>
        <w:t>, pages 713–724, 2011.</w:t>
      </w:r>
    </w:p>
    <w:p>
      <w:pPr>
        <w:pStyle w:val="Normal"/>
        <w:rPr/>
      </w:pPr>
      <w:r>
        <w:rPr/>
        <w:t>[</w:t>
      </w:r>
      <w:bookmarkStart w:id="203" w:name="BIB_FernandezDeCanete2013"/>
      <w:r>
        <w:rPr/>
        <w:t>140</w:t>
      </w:r>
      <w:bookmarkEnd w:id="203"/>
      <w:r>
        <w:rPr/>
        <w:t>]</w:t>
        <w:tab/>
        <w:t xml:space="preserve">Javier Fernandez de Canete, P del Saz-Orozco, D Moreno-Boza, and E Duran-Venegas. Object-oriented Modeling </w:t>
      </w:r>
      <w:ins w:id="3812" w:author="S J" w:date="2015-03-29T16:01:00Z">
        <w:r>
          <w:rPr/>
          <w:t>a</w:t>
        </w:r>
      </w:ins>
      <w:del w:id="3813" w:author="S J" w:date="2015-03-29T16:01:00Z">
        <w:r>
          <w:rPr/>
          <w:delText>A</w:delText>
        </w:r>
      </w:del>
      <w:r>
        <w:rPr/>
        <w:t xml:space="preserve">nd Simulation </w:t>
      </w:r>
      <w:del w:id="3814" w:author="S J" w:date="2015-03-29T16:01:00Z">
        <w:r>
          <w:rPr/>
          <w:delText xml:space="preserve">Of </w:delText>
        </w:r>
      </w:del>
      <w:ins w:id="3815" w:author="S J" w:date="2015-03-29T16:01:00Z">
        <w:r>
          <w:rPr/>
          <w:t xml:space="preserve">of </w:t>
        </w:r>
      </w:ins>
      <w:del w:id="3816" w:author="S J" w:date="2015-03-29T16:01:00Z">
        <w:r>
          <w:rPr/>
          <w:delText xml:space="preserve">The </w:delText>
        </w:r>
      </w:del>
      <w:ins w:id="3817" w:author="S J" w:date="2015-03-29T16:01:00Z">
        <w:r>
          <w:rPr/>
          <w:t xml:space="preserve">the </w:t>
        </w:r>
      </w:ins>
      <w:r>
        <w:rPr/>
        <w:t xml:space="preserve">Closed Loop Cardiovascular System </w:t>
      </w:r>
      <w:del w:id="3818" w:author="S J" w:date="2015-03-29T16:01:00Z">
        <w:r>
          <w:rPr/>
          <w:delText xml:space="preserve">By </w:delText>
        </w:r>
      </w:del>
      <w:ins w:id="3819" w:author="S J" w:date="2015-03-29T16:01:00Z">
        <w:r>
          <w:rPr/>
          <w:t xml:space="preserve">by </w:t>
        </w:r>
      </w:ins>
      <w:r>
        <w:rPr/>
        <w:t xml:space="preserve">Using SIMSCAPE. </w:t>
      </w:r>
      <w:r>
        <w:rPr>
          <w:i/>
        </w:rPr>
        <w:t xml:space="preserve">Computers </w:t>
      </w:r>
      <w:del w:id="3820" w:author="S J" w:date="2015-03-29T16:01:00Z">
        <w:r>
          <w:rPr>
            <w:i/>
          </w:rPr>
          <w:delText xml:space="preserve">In </w:delText>
        </w:r>
      </w:del>
      <w:ins w:id="3821" w:author="S J" w:date="2015-03-29T16:01:00Z">
        <w:r>
          <w:rPr>
            <w:i/>
          </w:rPr>
          <w:t xml:space="preserve">in </w:t>
        </w:r>
      </w:ins>
      <w:r>
        <w:rPr>
          <w:i/>
        </w:rPr>
        <w:t xml:space="preserve">Biology </w:t>
      </w:r>
      <w:del w:id="3822" w:author="S J" w:date="2015-03-29T16:01:00Z">
        <w:r>
          <w:rPr>
            <w:i/>
          </w:rPr>
          <w:delText xml:space="preserve">And </w:delText>
        </w:r>
      </w:del>
      <w:ins w:id="3823" w:author="S J" w:date="2015-03-29T16:01:00Z">
        <w:r>
          <w:rPr>
            <w:i/>
          </w:rPr>
          <w:t xml:space="preserve">and </w:t>
        </w:r>
      </w:ins>
      <w:r>
        <w:rPr>
          <w:i/>
        </w:rPr>
        <w:t>Medicine</w:t>
      </w:r>
      <w:r>
        <w:rPr/>
        <w:t xml:space="preserve">, 43(4):323–33, May 2013. </w:t>
      </w:r>
      <w:hyperlink r:id="rId382">
        <w:r>
          <w:rPr>
            <w:rStyle w:val="InternetLink"/>
            <w:rFonts w:ascii="Courier New" w:hAnsi="Courier New"/>
          </w:rPr>
          <w:t>doi:10.1016/j.compbiomed.2013.01.007</w:t>
        </w:r>
      </w:hyperlink>
      <w:r>
        <w:rPr/>
        <w:t>.</w:t>
      </w:r>
    </w:p>
    <w:p>
      <w:pPr>
        <w:pStyle w:val="Normal"/>
        <w:rPr/>
      </w:pPr>
      <w:r>
        <w:rPr/>
        <w:t>[</w:t>
      </w:r>
      <w:bookmarkStart w:id="204" w:name="BIB_FernandezdeCanete2014"/>
      <w:r>
        <w:rPr/>
        <w:t>141</w:t>
      </w:r>
      <w:bookmarkEnd w:id="204"/>
      <w:r>
        <w:rPr/>
        <w:t>]</w:t>
        <w:tab/>
        <w:t>J Fernandez de Canete, J Luque, J Barbancho, and V Munoz. Modelling of Long-</w:t>
      </w:r>
      <w:ins w:id="3824" w:author="S J" w:date="2015-03-29T16:00:00Z">
        <w:r>
          <w:rPr/>
          <w:t>t</w:t>
        </w:r>
      </w:ins>
      <w:del w:id="3825" w:author="S J" w:date="2015-03-29T16:00:00Z">
        <w:r>
          <w:rPr/>
          <w:delText>T</w:delText>
        </w:r>
      </w:del>
      <w:r>
        <w:rPr/>
        <w:t xml:space="preserve">erm </w:t>
      </w:r>
      <w:ins w:id="3826" w:author="S J" w:date="2015-03-29T16:00:00Z">
        <w:r>
          <w:rPr/>
          <w:t>a</w:t>
        </w:r>
      </w:ins>
      <w:del w:id="3827" w:author="S J" w:date="2015-03-29T16:00:00Z">
        <w:r>
          <w:rPr/>
          <w:delText>A</w:delText>
        </w:r>
      </w:del>
      <w:r>
        <w:rPr/>
        <w:t>nd Short-</w:t>
      </w:r>
      <w:ins w:id="3828" w:author="S J" w:date="2015-03-29T16:00:00Z">
        <w:r>
          <w:rPr/>
          <w:t>t</w:t>
        </w:r>
      </w:ins>
      <w:del w:id="3829" w:author="S J" w:date="2015-03-29T16:00:00Z">
        <w:r>
          <w:rPr/>
          <w:delText>T</w:delText>
        </w:r>
      </w:del>
      <w:r>
        <w:rPr/>
        <w:t xml:space="preserve">erm Mechanisms </w:t>
      </w:r>
      <w:del w:id="3830" w:author="S J" w:date="2015-03-29T16:01:00Z">
        <w:r>
          <w:rPr/>
          <w:delText xml:space="preserve">Of </w:delText>
        </w:r>
      </w:del>
      <w:ins w:id="3831" w:author="S J" w:date="2015-03-29T16:01:00Z">
        <w:r>
          <w:rPr/>
          <w:t xml:space="preserve">of </w:t>
        </w:r>
      </w:ins>
      <w:r>
        <w:rPr/>
        <w:t xml:space="preserve">Arterial Pressure Control </w:t>
      </w:r>
      <w:del w:id="3832" w:author="S J" w:date="2015-03-29T16:01:00Z">
        <w:r>
          <w:rPr/>
          <w:delText xml:space="preserve">In </w:delText>
        </w:r>
      </w:del>
      <w:ins w:id="3833" w:author="S J" w:date="2015-03-29T16:01:00Z">
        <w:r>
          <w:rPr/>
          <w:t xml:space="preserve">in </w:t>
        </w:r>
      </w:ins>
      <w:del w:id="3834" w:author="S J" w:date="2015-03-29T16:01:00Z">
        <w:r>
          <w:rPr/>
          <w:delText xml:space="preserve">The </w:delText>
        </w:r>
      </w:del>
      <w:ins w:id="3835" w:author="S J" w:date="2015-03-29T16:01:00Z">
        <w:r>
          <w:rPr/>
          <w:t xml:space="preserve">the </w:t>
        </w:r>
      </w:ins>
      <w:r>
        <w:rPr/>
        <w:t>Cardiovascular System: An Object-</w:t>
      </w:r>
      <w:del w:id="3836" w:author="S J" w:date="2015-03-29T16:01:00Z">
        <w:r>
          <w:rPr/>
          <w:delText xml:space="preserve">Oriented </w:delText>
        </w:r>
      </w:del>
      <w:ins w:id="3837" w:author="S J" w:date="2015-03-29T16:01:00Z">
        <w:r>
          <w:rPr/>
          <w:t xml:space="preserve">oriented </w:t>
        </w:r>
      </w:ins>
      <w:r>
        <w:rPr/>
        <w:t xml:space="preserve">Approach. </w:t>
      </w:r>
      <w:r>
        <w:rPr>
          <w:i/>
        </w:rPr>
        <w:t xml:space="preserve">Computers </w:t>
      </w:r>
      <w:del w:id="3838" w:author="S J" w:date="2015-03-29T16:01:00Z">
        <w:r>
          <w:rPr>
            <w:i/>
          </w:rPr>
          <w:delText xml:space="preserve">In </w:delText>
        </w:r>
      </w:del>
      <w:ins w:id="3839" w:author="S J" w:date="2015-03-29T16:01:00Z">
        <w:r>
          <w:rPr>
            <w:i/>
          </w:rPr>
          <w:t xml:space="preserve">in </w:t>
        </w:r>
      </w:ins>
      <w:r>
        <w:rPr>
          <w:i/>
        </w:rPr>
        <w:t xml:space="preserve">Biology </w:t>
      </w:r>
      <w:del w:id="3840" w:author="S J" w:date="2015-03-29T16:01:00Z">
        <w:r>
          <w:rPr>
            <w:i/>
          </w:rPr>
          <w:delText xml:space="preserve">And </w:delText>
        </w:r>
      </w:del>
      <w:ins w:id="3841" w:author="S J" w:date="2015-03-29T16:01:00Z">
        <w:r>
          <w:rPr>
            <w:i/>
          </w:rPr>
          <w:t xml:space="preserve">and </w:t>
        </w:r>
      </w:ins>
      <w:r>
        <w:rPr>
          <w:i/>
        </w:rPr>
        <w:t>Medicine</w:t>
      </w:r>
      <w:r>
        <w:rPr/>
        <w:t xml:space="preserve">, 47:104–112, April 2014. </w:t>
      </w:r>
      <w:hyperlink r:id="rId383">
        <w:r>
          <w:rPr>
            <w:rStyle w:val="InternetLink"/>
            <w:rFonts w:ascii="Courier New" w:hAnsi="Courier New"/>
          </w:rPr>
          <w:t>doi:10.1016/j.compbiomed.2014.01.006</w:t>
        </w:r>
      </w:hyperlink>
      <w:r>
        <w:rPr/>
        <w:t>.</w:t>
      </w:r>
    </w:p>
    <w:p>
      <w:pPr>
        <w:pStyle w:val="Normal"/>
        <w:rPr/>
      </w:pPr>
      <w:r>
        <w:rPr/>
        <w:t>[</w:t>
      </w:r>
      <w:bookmarkStart w:id="205" w:name="BIB_fritzson2002"/>
      <w:r>
        <w:rPr/>
        <w:t>142</w:t>
      </w:r>
      <w:bookmarkEnd w:id="205"/>
      <w:r>
        <w:rPr/>
        <w:t>]</w:t>
        <w:tab/>
        <w:t>Peter Fritzson and Peter Bunus. Modelica-a General Object-</w:t>
      </w:r>
      <w:del w:id="3842" w:author="S J" w:date="2015-03-29T16:00:00Z">
        <w:r>
          <w:rPr/>
          <w:delText xml:space="preserve">Oriented </w:delText>
        </w:r>
      </w:del>
      <w:ins w:id="3843" w:author="S J" w:date="2015-03-29T16:00:00Z">
        <w:r>
          <w:rPr/>
          <w:t xml:space="preserve">oriented </w:t>
        </w:r>
      </w:ins>
      <w:r>
        <w:rPr/>
        <w:t xml:space="preserve">Language </w:t>
      </w:r>
      <w:del w:id="3844" w:author="S J" w:date="2015-03-29T16:00:00Z">
        <w:r>
          <w:rPr/>
          <w:delText xml:space="preserve">For </w:delText>
        </w:r>
      </w:del>
      <w:ins w:id="3845" w:author="S J" w:date="2015-03-29T16:00:00Z">
        <w:r>
          <w:rPr/>
          <w:t xml:space="preserve">for </w:t>
        </w:r>
      </w:ins>
      <w:r>
        <w:rPr/>
        <w:t xml:space="preserve">Continuous </w:t>
      </w:r>
      <w:del w:id="3846" w:author="S J" w:date="2015-03-29T16:00:00Z">
        <w:r>
          <w:rPr/>
          <w:delText xml:space="preserve">And </w:delText>
        </w:r>
      </w:del>
      <w:ins w:id="3847" w:author="S J" w:date="2015-03-29T16:00:00Z">
        <w:r>
          <w:rPr/>
          <w:t xml:space="preserve">and </w:t>
        </w:r>
      </w:ins>
      <w:r>
        <w:rPr/>
        <w:t>Discrete-</w:t>
      </w:r>
      <w:del w:id="3848" w:author="S J" w:date="2015-03-29T16:00:00Z">
        <w:r>
          <w:rPr/>
          <w:delText xml:space="preserve">Event </w:delText>
        </w:r>
      </w:del>
      <w:ins w:id="3849" w:author="S J" w:date="2015-03-29T16:00:00Z">
        <w:r>
          <w:rPr/>
          <w:t xml:space="preserve">event </w:t>
        </w:r>
      </w:ins>
      <w:r>
        <w:rPr/>
        <w:t xml:space="preserve">System Modeling </w:t>
      </w:r>
      <w:del w:id="3850" w:author="S J" w:date="2015-03-29T16:00:00Z">
        <w:r>
          <w:rPr/>
          <w:delText xml:space="preserve">And </w:delText>
        </w:r>
      </w:del>
      <w:ins w:id="3851" w:author="S J" w:date="2015-03-29T16:00:00Z">
        <w:r>
          <w:rPr/>
          <w:t xml:space="preserve">and </w:t>
        </w:r>
      </w:ins>
      <w:r>
        <w:rPr/>
        <w:t xml:space="preserve">Simulation. In </w:t>
      </w:r>
      <w:r>
        <w:rPr>
          <w:i/>
        </w:rPr>
        <w:t>Simulation Symposium, 2002. Proceedings. 35th Annual</w:t>
      </w:r>
      <w:r>
        <w:rPr/>
        <w:t>, pages 365–380. IEEE, 2002.</w:t>
      </w:r>
    </w:p>
    <w:p>
      <w:pPr>
        <w:pStyle w:val="Normal"/>
        <w:rPr/>
      </w:pPr>
      <w:r>
        <w:rPr/>
        <w:t>[</w:t>
      </w:r>
      <w:bookmarkStart w:id="206" w:name="BIB_Tiller2014"/>
      <w:r>
        <w:rPr/>
        <w:t>143</w:t>
      </w:r>
      <w:bookmarkEnd w:id="206"/>
      <w:r>
        <w:rPr/>
        <w:t>]</w:t>
        <w:tab/>
        <w:t xml:space="preserve">Michael Tiller. Modelica by Example, 2014. URL: </w:t>
      </w:r>
      <w:hyperlink r:id="rId384">
        <w:r>
          <w:rPr>
            <w:rStyle w:val="InternetLink"/>
            <w:rFonts w:ascii="Courier New" w:hAnsi="Courier New"/>
          </w:rPr>
          <w:t>http://book.xogeny.com</w:t>
        </w:r>
      </w:hyperlink>
      <w:r>
        <w:rPr/>
        <w:t>.</w:t>
      </w:r>
    </w:p>
    <w:p>
      <w:pPr>
        <w:pStyle w:val="Normal"/>
        <w:rPr/>
      </w:pPr>
      <w:r>
        <w:rPr/>
        <w:t>[</w:t>
      </w:r>
      <w:bookmarkStart w:id="207" w:name="BIB_Hofmann2005"/>
      <w:r>
        <w:rPr/>
        <w:t>144</w:t>
      </w:r>
      <w:bookmarkEnd w:id="207"/>
      <w:r>
        <w:rPr/>
        <w:t>]</w:t>
        <w:tab/>
        <w:t xml:space="preserve">M. Hofmann. On the Complexity of Parameter Calibration in Simulation Models. </w:t>
      </w:r>
      <w:r>
        <w:rPr>
          <w:i/>
        </w:rPr>
        <w:t>The Journal of Defense Modeling and Simulation: Applications, Methodology, Technology</w:t>
      </w:r>
      <w:r>
        <w:rPr/>
        <w:t xml:space="preserve">, 2(4):217–226, October 2005. </w:t>
      </w:r>
      <w:hyperlink r:id="rId385">
        <w:r>
          <w:rPr>
            <w:rStyle w:val="InternetLink"/>
            <w:rFonts w:ascii="Courier New" w:hAnsi="Courier New"/>
          </w:rPr>
          <w:t>doi:10.1177/154851290500200405</w:t>
        </w:r>
      </w:hyperlink>
      <w:r>
        <w:rPr/>
        <w:t>.</w:t>
      </w:r>
    </w:p>
    <w:p>
      <w:pPr>
        <w:pStyle w:val="Normal"/>
        <w:rPr/>
      </w:pPr>
      <w:r>
        <w:rPr/>
        <w:t>[</w:t>
      </w:r>
      <w:bookmarkStart w:id="208" w:name="BIB_Eykhoff1981"/>
      <w:r>
        <w:rPr/>
        <w:t>145</w:t>
      </w:r>
      <w:bookmarkEnd w:id="208"/>
      <w:r>
        <w:rPr/>
        <w:t>]</w:t>
        <w:tab/>
        <w:t xml:space="preserve">P Eykhoff. </w:t>
      </w:r>
      <w:r>
        <w:rPr>
          <w:i/>
        </w:rPr>
        <w:t>Trends and Progress in System Identification</w:t>
      </w:r>
      <w:r>
        <w:rPr/>
        <w:t xml:space="preserve">. IFAC Series </w:t>
      </w:r>
      <w:del w:id="3852" w:author="S J" w:date="2015-03-29T15:59:00Z">
        <w:r>
          <w:rPr/>
          <w:delText xml:space="preserve">For </w:delText>
        </w:r>
      </w:del>
      <w:ins w:id="3853" w:author="S J" w:date="2015-03-29T15:59:00Z">
        <w:r>
          <w:rPr/>
          <w:t xml:space="preserve">for </w:t>
        </w:r>
      </w:ins>
      <w:r>
        <w:rPr/>
        <w:t xml:space="preserve">Graduates, Research Workers </w:t>
      </w:r>
      <w:del w:id="3854" w:author="S J" w:date="2015-03-29T15:59:00Z">
        <w:r>
          <w:rPr/>
          <w:delText xml:space="preserve">And </w:delText>
        </w:r>
      </w:del>
      <w:ins w:id="3855" w:author="S J" w:date="2015-03-29T15:59:00Z">
        <w:r>
          <w:rPr/>
          <w:t xml:space="preserve">and </w:t>
        </w:r>
      </w:ins>
      <w:r>
        <w:rPr/>
        <w:t>Practising Engineers;</w:t>
      </w:r>
      <w:ins w:id="3856" w:author="S J" w:date="2015-03-29T15:59:00Z">
        <w:r>
          <w:rPr/>
          <w:t xml:space="preserve"> </w:t>
        </w:r>
      </w:ins>
      <w:r>
        <w:rPr/>
        <w:t>vol. 1. Pergamon, Oxford, 1981.</w:t>
      </w:r>
    </w:p>
    <w:p>
      <w:pPr>
        <w:pStyle w:val="Normal"/>
        <w:rPr/>
      </w:pPr>
      <w:r>
        <w:rPr/>
        <w:t>[</w:t>
      </w:r>
      <w:bookmarkStart w:id="209" w:name="BIB_khoo2000"/>
      <w:r>
        <w:rPr/>
        <w:t>146</w:t>
      </w:r>
      <w:bookmarkEnd w:id="209"/>
      <w:r>
        <w:rPr/>
        <w:t>]</w:t>
        <w:tab/>
        <w:t xml:space="preserve">Michael C K Khoo. </w:t>
      </w:r>
      <w:r>
        <w:rPr>
          <w:i/>
        </w:rPr>
        <w:t>Physiological Control Systems</w:t>
      </w:r>
      <w:r>
        <w:rPr/>
        <w:t>. IEEE press, 2000.</w:t>
      </w:r>
    </w:p>
    <w:p>
      <w:pPr>
        <w:pStyle w:val="Normal"/>
        <w:rPr>
          <w:rStyle w:val="InternetLink"/>
          <w:rFonts w:ascii="Courier New" w:hAnsi="Courier New"/>
        </w:rPr>
      </w:pPr>
      <w:r>
        <w:rPr/>
        <w:t>[</w:t>
      </w:r>
      <w:bookmarkStart w:id="210" w:name="BIB_Moles2003"/>
      <w:r>
        <w:rPr/>
        <w:t>147</w:t>
      </w:r>
      <w:bookmarkEnd w:id="210"/>
      <w:r>
        <w:rPr/>
        <w:t>]</w:t>
        <w:tab/>
        <w:t xml:space="preserve">Carmen G Moles, Pedro Mendes, and Julio R Banga. Parameter Estimation in Biochemical Pathways: A Comparison of Global Optimization Methods. </w:t>
      </w:r>
      <w:r>
        <w:rPr>
          <w:i/>
        </w:rPr>
        <w:t>Genome Research</w:t>
      </w:r>
      <w:r>
        <w:rPr/>
        <w:t xml:space="preserve">, pages 2467–2474, 2003. </w:t>
      </w:r>
      <w:hyperlink r:id="rId386">
        <w:r>
          <w:rPr>
            <w:rStyle w:val="InternetLink"/>
            <w:rFonts w:ascii="Courier New" w:hAnsi="Courier New"/>
          </w:rPr>
          <w:t>doi:10.1101/gr.1262503.</w:t>
        </w:r>
      </w:hyperlink>
    </w:p>
    <w:p>
      <w:pPr>
        <w:pStyle w:val="Normal"/>
        <w:rPr/>
      </w:pPr>
      <w:r>
        <w:rPr/>
        <w:t>[</w:t>
      </w:r>
      <w:bookmarkStart w:id="211" w:name="BIB_Pruett2013"/>
      <w:r>
        <w:rPr/>
        <w:t>148</w:t>
      </w:r>
      <w:bookmarkEnd w:id="211"/>
      <w:r>
        <w:rPr/>
        <w:t>]</w:t>
        <w:tab/>
        <w:t xml:space="preserve">William A Pruett, Leland D Husband, Graham Husband, Muhammad Dakhlalla, Kyle Bellamy, Thomas G Coleman, and Robert L Hester. A Population Model of Integrative Cardiovascular Physiology. </w:t>
      </w:r>
      <w:r>
        <w:rPr>
          <w:i/>
        </w:rPr>
        <w:t>PloS one</w:t>
      </w:r>
      <w:r>
        <w:rPr/>
        <w:t>, 8(9):e74329, 2013.</w:t>
      </w:r>
    </w:p>
    <w:p>
      <w:pPr>
        <w:pStyle w:val="Normal"/>
        <w:rPr/>
      </w:pPr>
      <w:r>
        <w:rPr/>
        <w:t>[</w:t>
      </w:r>
      <w:bookmarkStart w:id="212" w:name="BIB_Takahashi2013"/>
      <w:r>
        <w:rPr/>
        <w:t>149</w:t>
      </w:r>
      <w:bookmarkEnd w:id="212"/>
      <w:r>
        <w:rPr/>
        <w:t>]</w:t>
        <w:tab/>
        <w:t xml:space="preserve">Shuji Takahashi, Kenta Sakawa, Yoichi Shiraishi, Hiroshi Miyashita, and Science Technology. Modeling, Simulation </w:t>
      </w:r>
      <w:del w:id="3857" w:author="S J" w:date="2015-03-29T15:59:00Z">
        <w:r>
          <w:rPr/>
          <w:delText xml:space="preserve">And </w:delText>
        </w:r>
      </w:del>
      <w:ins w:id="3858" w:author="S J" w:date="2015-03-29T15:59:00Z">
        <w:r>
          <w:rPr/>
          <w:t xml:space="preserve">and </w:t>
        </w:r>
      </w:ins>
      <w:r>
        <w:rPr/>
        <w:t xml:space="preserve">Parameter Estimation </w:t>
      </w:r>
      <w:del w:id="3859" w:author="S J" w:date="2015-03-29T15:59:00Z">
        <w:r>
          <w:rPr/>
          <w:delText xml:space="preserve">Of </w:delText>
        </w:r>
      </w:del>
      <w:ins w:id="3860" w:author="S J" w:date="2015-03-29T15:59:00Z">
        <w:r>
          <w:rPr/>
          <w:t xml:space="preserve">of </w:t>
        </w:r>
      </w:ins>
      <w:del w:id="3861" w:author="S J" w:date="2015-03-29T15:59:00Z">
        <w:r>
          <w:rPr/>
          <w:delText xml:space="preserve">The </w:delText>
        </w:r>
      </w:del>
      <w:ins w:id="3862" w:author="S J" w:date="2015-03-29T15:59:00Z">
        <w:r>
          <w:rPr/>
          <w:t xml:space="preserve">the </w:t>
        </w:r>
      </w:ins>
      <w:r>
        <w:rPr/>
        <w:t xml:space="preserve">Cardiovascular System </w:t>
      </w:r>
      <w:ins w:id="3863" w:author="S J" w:date="2015-03-29T15:59:00Z">
        <w:r>
          <w:rPr/>
          <w:t>b</w:t>
        </w:r>
      </w:ins>
      <w:del w:id="3864" w:author="S J" w:date="2015-03-29T15:59:00Z">
        <w:r>
          <w:rPr/>
          <w:delText>B</w:delText>
        </w:r>
      </w:del>
      <w:r>
        <w:rPr/>
        <w:t>y Using Model Based Approach. pages 493–500, 2013.</w:t>
      </w:r>
    </w:p>
    <w:p>
      <w:pPr>
        <w:pStyle w:val="Normal"/>
        <w:rPr/>
      </w:pPr>
      <w:r>
        <w:rPr/>
        <w:t>[</w:t>
      </w:r>
      <w:bookmarkStart w:id="213" w:name="BIB_Abbass2012"/>
      <w:r>
        <w:rPr/>
        <w:t>150</w:t>
      </w:r>
      <w:bookmarkEnd w:id="213"/>
      <w:r>
        <w:rPr/>
        <w:t>]</w:t>
        <w:tab/>
        <w:t xml:space="preserve">Mohamed a. Abbass, Emad ElSamahy, and Ahmed Genedy. An Optimized Cardiovascular Model: A Pattern Search Approach. </w:t>
      </w:r>
      <w:r>
        <w:rPr>
          <w:i/>
        </w:rPr>
        <w:t>Proceedings - 2012 International Conference on Biomedical Engineering and Biotechnology, iCBEB 2012</w:t>
      </w:r>
      <w:r>
        <w:rPr/>
        <w:t xml:space="preserve">, 1:45–48, 2012. </w:t>
      </w:r>
      <w:hyperlink r:id="rId387">
        <w:r>
          <w:rPr>
            <w:rStyle w:val="InternetLink"/>
            <w:rFonts w:ascii="Courier New" w:hAnsi="Courier New"/>
          </w:rPr>
          <w:t>doi:10.1109/iCBEB.2012.62</w:t>
        </w:r>
      </w:hyperlink>
      <w:r>
        <w:rPr/>
        <w:t>.</w:t>
      </w:r>
    </w:p>
    <w:p>
      <w:pPr>
        <w:pStyle w:val="Normal"/>
        <w:rPr/>
      </w:pPr>
      <w:r>
        <w:rPr/>
        <w:t>[</w:t>
      </w:r>
      <w:bookmarkStart w:id="214" w:name="BIB_maffioletti2012computational"/>
      <w:r>
        <w:rPr/>
        <w:t>151</w:t>
      </w:r>
      <w:bookmarkEnd w:id="214"/>
      <w:r>
        <w:rPr/>
        <w:t>]</w:t>
        <w:tab/>
        <w:t xml:space="preserve">Sergio Maffioletti, Riccardo Murri, B Jonen, and S Scheuring. Computational </w:t>
      </w:r>
      <w:ins w:id="3865" w:author="S J" w:date="2015-03-29T15:57:00Z">
        <w:r>
          <w:rPr/>
          <w:t>W</w:t>
        </w:r>
      </w:ins>
      <w:del w:id="3866" w:author="S J" w:date="2015-03-29T15:57:00Z">
        <w:r>
          <w:rPr/>
          <w:delText>w</w:delText>
        </w:r>
      </w:del>
      <w:r>
        <w:rPr/>
        <w:t xml:space="preserve">orkflows with GC3Pie. In </w:t>
      </w:r>
      <w:r>
        <w:rPr>
          <w:i/>
        </w:rPr>
        <w:t>Proceedings of the EGI Community Forum</w:t>
      </w:r>
      <w:r>
        <w:rPr/>
        <w:t>, 2012.</w:t>
      </w:r>
    </w:p>
    <w:p>
      <w:pPr>
        <w:pStyle w:val="Normal"/>
        <w:rPr/>
      </w:pPr>
      <w:r>
        <w:rPr/>
        <w:t>[</w:t>
      </w:r>
      <w:bookmarkStart w:id="215" w:name="BIB_Humphrey2012"/>
      <w:r>
        <w:rPr/>
        <w:t>152</w:t>
      </w:r>
      <w:bookmarkEnd w:id="215"/>
      <w:r>
        <w:rPr/>
        <w:t>]</w:t>
        <w:tab/>
        <w:t xml:space="preserve">Marty Humphrey, Norm Beekwilder, Jonathan L. Goodall, and Mehmet B. Ercan. Calibration of Watershed Models Using Cloud Computing. </w:t>
      </w:r>
      <w:r>
        <w:rPr>
          <w:i/>
        </w:rPr>
        <w:t>2012 IEEE 8th International Conference on E-Science</w:t>
      </w:r>
      <w:r>
        <w:rPr/>
        <w:t xml:space="preserve">, (1048222):1–8, October 2012. </w:t>
      </w:r>
      <w:hyperlink r:id="rId388">
        <w:r>
          <w:rPr>
            <w:rStyle w:val="InternetLink"/>
            <w:rFonts w:ascii="Courier New" w:hAnsi="Courier New"/>
          </w:rPr>
          <w:t>doi:10.1109/eScience.2012.6404420</w:t>
        </w:r>
      </w:hyperlink>
      <w:r>
        <w:rPr/>
        <w:t>.</w:t>
      </w:r>
    </w:p>
    <w:p>
      <w:pPr>
        <w:pStyle w:val="Normal"/>
        <w:rPr/>
      </w:pPr>
      <w:r>
        <w:rPr/>
        <w:t>[</w:t>
      </w:r>
      <w:bookmarkStart w:id="216" w:name="BIB_Tolson2007"/>
      <w:r>
        <w:rPr/>
        <w:t>153</w:t>
      </w:r>
      <w:bookmarkEnd w:id="216"/>
      <w:r>
        <w:rPr/>
        <w:t>]</w:t>
        <w:tab/>
        <w:t xml:space="preserve">Bryan a. Tolson and Christine a. Shoemaker. Dynamically Dimensioned Search Algorithm </w:t>
      </w:r>
      <w:ins w:id="3867" w:author="S J" w:date="2015-03-29T15:57:00Z">
        <w:r>
          <w:rPr/>
          <w:t>f</w:t>
        </w:r>
      </w:ins>
      <w:del w:id="3868" w:author="S J" w:date="2015-03-29T15:57:00Z">
        <w:r>
          <w:rPr/>
          <w:delText>F</w:delText>
        </w:r>
      </w:del>
      <w:r>
        <w:rPr/>
        <w:t xml:space="preserve">or Computationally Efficient Watershed Model Calibration. </w:t>
      </w:r>
      <w:r>
        <w:rPr>
          <w:i/>
        </w:rPr>
        <w:t>Water Resources Research</w:t>
      </w:r>
      <w:r>
        <w:rPr/>
        <w:t xml:space="preserve">, 43(August 2006):1–16, 2007. </w:t>
      </w:r>
      <w:hyperlink r:id="rId389">
        <w:r>
          <w:rPr>
            <w:rStyle w:val="InternetLink"/>
            <w:rFonts w:ascii="Courier New" w:hAnsi="Courier New"/>
          </w:rPr>
          <w:t>doi:10.1029/2005WR004723</w:t>
        </w:r>
      </w:hyperlink>
      <w:r>
        <w:rPr/>
        <w:t>.</w:t>
      </w:r>
    </w:p>
    <w:p>
      <w:pPr>
        <w:pStyle w:val="Normal"/>
        <w:rPr/>
      </w:pPr>
      <w:r>
        <w:rPr/>
        <w:t>[</w:t>
      </w:r>
      <w:bookmarkStart w:id="217" w:name="BIB_Holland1975"/>
      <w:r>
        <w:rPr/>
        <w:t>154</w:t>
      </w:r>
      <w:bookmarkEnd w:id="217"/>
      <w:r>
        <w:rPr/>
        <w:t>]</w:t>
        <w:tab/>
        <w:t xml:space="preserve">John H Holland. </w:t>
      </w:r>
      <w:r>
        <w:rPr>
          <w:i/>
        </w:rPr>
        <w:t>Adaptation in Natural and Artificial Systems</w:t>
      </w:r>
      <w:r>
        <w:rPr/>
        <w:t xml:space="preserve">, volume Ann Arbor. 1975. URL: </w:t>
      </w:r>
      <w:hyperlink r:id="rId390">
        <w:r>
          <w:rPr>
            <w:rStyle w:val="InternetLink"/>
            <w:rFonts w:ascii="Courier New" w:hAnsi="Courier New"/>
          </w:rPr>
          <w:t>http://www.citeulike.org/group/664/article/400721</w:t>
        </w:r>
      </w:hyperlink>
      <w:r>
        <w:rPr/>
        <w:t>.</w:t>
      </w:r>
    </w:p>
    <w:p>
      <w:pPr>
        <w:pStyle w:val="Normal"/>
        <w:rPr/>
      </w:pPr>
      <w:r>
        <w:rPr/>
        <w:t>[</w:t>
      </w:r>
      <w:bookmarkStart w:id="218" w:name="BIB_Blochwitza"/>
      <w:r>
        <w:rPr/>
        <w:t>155</w:t>
      </w:r>
      <w:bookmarkEnd w:id="218"/>
      <w:r>
        <w:rPr/>
        <w:t>]</w:t>
        <w:tab/>
        <w:t xml:space="preserve">T Blochwitz, M Otter, M Arnold, and C Bausch. The Functional Mockup Interface </w:t>
      </w:r>
      <w:ins w:id="3869" w:author="S J" w:date="2015-03-29T15:56:00Z">
        <w:r>
          <w:rPr/>
          <w:t>f</w:t>
        </w:r>
      </w:ins>
      <w:del w:id="3870" w:author="S J" w:date="2015-03-29T15:56:00Z">
        <w:r>
          <w:rPr/>
          <w:delText>F</w:delText>
        </w:r>
      </w:del>
      <w:r>
        <w:rPr/>
        <w:t xml:space="preserve">or Tool Independent Exchange </w:t>
      </w:r>
      <w:del w:id="3871" w:author="S J" w:date="2015-03-29T15:56:00Z">
        <w:r>
          <w:rPr/>
          <w:delText xml:space="preserve">Of </w:delText>
        </w:r>
      </w:del>
      <w:ins w:id="3872" w:author="S J" w:date="2015-03-29T15:56:00Z">
        <w:r>
          <w:rPr/>
          <w:t xml:space="preserve">of </w:t>
        </w:r>
      </w:ins>
      <w:r>
        <w:rPr/>
        <w:t xml:space="preserve">Simulation Models. In </w:t>
      </w:r>
      <w:r>
        <w:rPr>
          <w:i/>
        </w:rPr>
        <w:t>Proceeding of 8th Modelica Conference, Dresden</w:t>
      </w:r>
      <w:r>
        <w:rPr/>
        <w:t>, 2011.</w:t>
      </w:r>
    </w:p>
    <w:p>
      <w:pPr>
        <w:pStyle w:val="Normal"/>
        <w:rPr/>
      </w:pPr>
      <w:r>
        <w:rPr/>
        <w:t>[</w:t>
      </w:r>
      <w:bookmarkStart w:id="219" w:name="BIB_Helton2006"/>
      <w:r>
        <w:rPr/>
        <w:t>156</w:t>
      </w:r>
      <w:bookmarkEnd w:id="219"/>
      <w:r>
        <w:rPr/>
        <w:t>]</w:t>
        <w:tab/>
        <w:t>J. C. Helton, J. D. Johnson, C. J. Sallaberry, and C. B. Storlie. Survey of Sampling-</w:t>
      </w:r>
      <w:ins w:id="3873" w:author="S J" w:date="2015-03-29T15:56:00Z">
        <w:r>
          <w:rPr/>
          <w:t>b</w:t>
        </w:r>
      </w:ins>
      <w:del w:id="3874" w:author="S J" w:date="2015-03-29T15:56:00Z">
        <w:r>
          <w:rPr/>
          <w:delText>B</w:delText>
        </w:r>
      </w:del>
      <w:r>
        <w:rPr/>
        <w:t xml:space="preserve">ased Methods </w:t>
      </w:r>
      <w:del w:id="3875" w:author="S J" w:date="2015-03-29T15:56:00Z">
        <w:r>
          <w:rPr/>
          <w:delText xml:space="preserve">For </w:delText>
        </w:r>
      </w:del>
      <w:ins w:id="3876" w:author="S J" w:date="2015-03-29T15:56:00Z">
        <w:r>
          <w:rPr/>
          <w:t xml:space="preserve">for </w:t>
        </w:r>
      </w:ins>
      <w:r>
        <w:rPr/>
        <w:t xml:space="preserve">Uncertainty </w:t>
      </w:r>
      <w:del w:id="3877" w:author="S J" w:date="2015-03-29T15:56:00Z">
        <w:r>
          <w:rPr/>
          <w:delText xml:space="preserve">And </w:delText>
        </w:r>
      </w:del>
      <w:ins w:id="3878" w:author="S J" w:date="2015-03-29T15:56:00Z">
        <w:r>
          <w:rPr/>
          <w:t xml:space="preserve">and </w:t>
        </w:r>
      </w:ins>
      <w:r>
        <w:rPr/>
        <w:t xml:space="preserve">Sensitivity Analysis. </w:t>
      </w:r>
      <w:r>
        <w:rPr>
          <w:i/>
        </w:rPr>
        <w:t>Reliability Engineering and System Safety</w:t>
      </w:r>
      <w:r>
        <w:rPr/>
        <w:t xml:space="preserve">, 91:1175–1209, 2006. </w:t>
      </w:r>
      <w:hyperlink r:id="rId391">
        <w:r>
          <w:rPr>
            <w:rStyle w:val="InternetLink"/>
            <w:rFonts w:ascii="Courier New" w:hAnsi="Courier New"/>
          </w:rPr>
          <w:t>doi:10.1016/j.ress.2005.11.017</w:t>
        </w:r>
      </w:hyperlink>
      <w:r>
        <w:rPr/>
        <w:t>.</w:t>
      </w:r>
    </w:p>
    <w:p>
      <w:pPr>
        <w:pStyle w:val="Normal"/>
        <w:rPr/>
      </w:pPr>
      <w:r>
        <w:rPr/>
        <w:t>[</w:t>
      </w:r>
      <w:bookmarkStart w:id="220" w:name="BIB_Saltelli2004"/>
      <w:r>
        <w:rPr/>
        <w:t>157</w:t>
      </w:r>
      <w:bookmarkEnd w:id="220"/>
      <w:r>
        <w:rPr/>
        <w:t>]</w:t>
        <w:tab/>
        <w:t xml:space="preserve">Andrea Saltelli, Stefano Tarantola, Francesca Campolongo, and Marco Ratto. </w:t>
      </w:r>
      <w:r>
        <w:rPr>
          <w:i/>
        </w:rPr>
        <w:t>Sensitivity Analysis in Practice</w:t>
      </w:r>
      <w:r>
        <w:rPr/>
        <w:t xml:space="preserve">. 2004. </w:t>
      </w:r>
      <w:hyperlink r:id="rId392">
        <w:r>
          <w:rPr>
            <w:rStyle w:val="InternetLink"/>
            <w:rFonts w:ascii="Courier New" w:hAnsi="Courier New"/>
          </w:rPr>
          <w:t>doi:10.1002/0470870958</w:t>
        </w:r>
      </w:hyperlink>
      <w:r>
        <w:rPr/>
        <w:t>.</w:t>
      </w:r>
    </w:p>
    <w:p>
      <w:pPr>
        <w:pStyle w:val="Normal"/>
        <w:rPr/>
      </w:pPr>
      <w:r>
        <w:rPr/>
        <w:t>[</w:t>
      </w:r>
      <w:bookmarkStart w:id="221" w:name="BIB_Saltelli2008"/>
      <w:r>
        <w:rPr/>
        <w:t>158</w:t>
      </w:r>
      <w:bookmarkEnd w:id="221"/>
      <w:r>
        <w:rPr/>
        <w:t>]</w:t>
        <w:tab/>
        <w:t xml:space="preserve">Andrea Saltelli, Marco Ratto, Terry Andres, Francesca Campolongo, Jessica Cariboni, Debora Gatelli, Michaela Saisana, and Stefano Tarantola. </w:t>
      </w:r>
      <w:r>
        <w:rPr>
          <w:i/>
        </w:rPr>
        <w:t>Global Sensitivity Analysis. The Primer</w:t>
      </w:r>
      <w:r>
        <w:rPr/>
        <w:t xml:space="preserve">. 2008. URL: </w:t>
      </w:r>
      <w:hyperlink r:id="rId393">
        <w:r>
          <w:rPr>
            <w:rStyle w:val="InternetLink"/>
            <w:rFonts w:ascii="Courier New" w:hAnsi="Courier New"/>
          </w:rPr>
          <w:t>http://eu.wiley.com/WileyCDA/WileyTitle/productCd-0470059974.html</w:t>
        </w:r>
      </w:hyperlink>
      <w:r>
        <w:rPr/>
        <w:t xml:space="preserve">, </w:t>
      </w:r>
      <w:hyperlink r:id="rId394">
        <w:r>
          <w:rPr>
            <w:rStyle w:val="InternetLink"/>
            <w:rFonts w:ascii="Courier New" w:hAnsi="Courier New"/>
          </w:rPr>
          <w:t>doi:10.1002/9780470725184</w:t>
        </w:r>
      </w:hyperlink>
      <w:r>
        <w:rPr/>
        <w:t>.</w:t>
      </w:r>
    </w:p>
    <w:p>
      <w:pPr>
        <w:pStyle w:val="Normal"/>
        <w:rPr/>
      </w:pPr>
      <w:r>
        <w:rPr/>
        <w:t>[</w:t>
      </w:r>
      <w:bookmarkStart w:id="222" w:name="BIB_Meurs2011"/>
      <w:r>
        <w:rPr/>
        <w:t>159</w:t>
      </w:r>
      <w:bookmarkEnd w:id="222"/>
      <w:r>
        <w:rPr/>
        <w:t>]</w:t>
        <w:tab/>
        <w:t xml:space="preserve">W van Meurs. </w:t>
      </w:r>
      <w:r>
        <w:rPr>
          <w:i/>
        </w:rPr>
        <w:t>Modeling and Simulation in Biomedical Engineering: Applications in Cardiorespiratory Physiology</w:t>
      </w:r>
      <w:r>
        <w:rPr/>
        <w:t>. McGraw-Hill Professional, 2011.</w:t>
      </w:r>
    </w:p>
    <w:p>
      <w:pPr>
        <w:pStyle w:val="Normal"/>
        <w:rPr/>
      </w:pPr>
      <w:r>
        <w:rPr/>
        <w:t>[</w:t>
      </w:r>
      <w:bookmarkStart w:id="223" w:name="BIB_Chervenak2012"/>
      <w:r>
        <w:rPr/>
        <w:t>160</w:t>
      </w:r>
      <w:bookmarkEnd w:id="223"/>
      <w:r>
        <w:rPr/>
        <w:t>]</w:t>
        <w:tab/>
        <w:t xml:space="preserve">Ann L. Chervenak, Theo G M Van Erp, Carl Kesselman, Mike D’Arcy, Janet Sobell, et al. A System Architecture </w:t>
      </w:r>
      <w:ins w:id="3879" w:author="S J" w:date="2015-03-29T15:56:00Z">
        <w:r>
          <w:rPr/>
          <w:t>f</w:t>
        </w:r>
      </w:ins>
      <w:del w:id="3880" w:author="S J" w:date="2015-03-29T15:56:00Z">
        <w:r>
          <w:rPr/>
          <w:delText>F</w:delText>
        </w:r>
      </w:del>
      <w:r>
        <w:rPr/>
        <w:t>or Sharing De-</w:t>
      </w:r>
      <w:ins w:id="3881" w:author="S J" w:date="2015-03-29T15:56:00Z">
        <w:r>
          <w:rPr/>
          <w:t>i</w:t>
        </w:r>
      </w:ins>
      <w:del w:id="3882" w:author="S J" w:date="2015-03-29T15:56:00Z">
        <w:r>
          <w:rPr/>
          <w:delText>I</w:delText>
        </w:r>
      </w:del>
      <w:r>
        <w:rPr/>
        <w:t>dentified, Research-</w:t>
      </w:r>
      <w:ins w:id="3883" w:author="S J" w:date="2015-03-29T15:56:00Z">
        <w:r>
          <w:rPr/>
          <w:t>r</w:t>
        </w:r>
      </w:ins>
      <w:del w:id="3884" w:author="S J" w:date="2015-03-29T15:56:00Z">
        <w:r>
          <w:rPr/>
          <w:delText>R</w:delText>
        </w:r>
      </w:del>
      <w:r>
        <w:rPr/>
        <w:t xml:space="preserve">eady Brain Scans </w:t>
      </w:r>
      <w:ins w:id="3885" w:author="S J" w:date="2015-03-29T15:56:00Z">
        <w:r>
          <w:rPr/>
          <w:t>a</w:t>
        </w:r>
      </w:ins>
      <w:del w:id="3886" w:author="S J" w:date="2015-03-29T15:56:00Z">
        <w:r>
          <w:rPr/>
          <w:delText>A</w:delText>
        </w:r>
      </w:del>
      <w:r>
        <w:rPr/>
        <w:t xml:space="preserve">nd Health Information Across Clinical Imaging Centers. </w:t>
      </w:r>
      <w:r>
        <w:rPr>
          <w:i/>
        </w:rPr>
        <w:t>Studies in Health Technology and Informatics</w:t>
      </w:r>
      <w:r>
        <w:rPr/>
        <w:t xml:space="preserve">, 175:19–28, 2012. </w:t>
      </w:r>
      <w:hyperlink r:id="rId395">
        <w:r>
          <w:rPr>
            <w:rStyle w:val="InternetLink"/>
            <w:rFonts w:ascii="Courier New" w:hAnsi="Courier New"/>
          </w:rPr>
          <w:t>doi:10.3233/978-1-61499-054-3-19</w:t>
        </w:r>
      </w:hyperlink>
      <w:r>
        <w:rPr/>
        <w:t>.</w:t>
      </w:r>
    </w:p>
    <w:p>
      <w:pPr>
        <w:pStyle w:val="Normal"/>
        <w:rPr/>
      </w:pPr>
      <w:r>
        <w:rPr/>
        <w:t>[</w:t>
      </w:r>
      <w:bookmarkStart w:id="224" w:name="BIB_Gleich2005"/>
      <w:r>
        <w:rPr/>
        <w:t>161</w:t>
      </w:r>
      <w:bookmarkEnd w:id="224"/>
      <w:r>
        <w:rPr/>
        <w:t>]</w:t>
        <w:tab/>
        <w:t xml:space="preserve">Bernhard Gleich and Jürgen Weizenecker. Tomographic Imaging Using </w:t>
      </w:r>
      <w:ins w:id="3887" w:author="S J" w:date="2015-03-29T15:55:00Z">
        <w:r>
          <w:rPr/>
          <w:t>t</w:t>
        </w:r>
      </w:ins>
      <w:del w:id="3888" w:author="S J" w:date="2015-03-29T15:55:00Z">
        <w:r>
          <w:rPr/>
          <w:delText>T</w:delText>
        </w:r>
      </w:del>
      <w:r>
        <w:rPr/>
        <w:t xml:space="preserve">he Nonlinear Response </w:t>
      </w:r>
      <w:del w:id="3889" w:author="S J" w:date="2015-03-29T15:55:00Z">
        <w:r>
          <w:rPr/>
          <w:delText xml:space="preserve">Of </w:delText>
        </w:r>
      </w:del>
      <w:ins w:id="3890" w:author="S J" w:date="2015-03-29T15:55:00Z">
        <w:r>
          <w:rPr/>
          <w:t xml:space="preserve">of </w:t>
        </w:r>
      </w:ins>
      <w:r>
        <w:rPr/>
        <w:t xml:space="preserve">Magnetic Particles. </w:t>
      </w:r>
      <w:r>
        <w:rPr>
          <w:i/>
        </w:rPr>
        <w:t>Nature</w:t>
      </w:r>
      <w:r>
        <w:rPr/>
        <w:t xml:space="preserve">, 435(7046):1214–7, June 2005. URL: </w:t>
      </w:r>
      <w:hyperlink r:id="rId396">
        <w:r>
          <w:rPr>
            <w:rStyle w:val="InternetLink"/>
            <w:rFonts w:ascii="Courier New" w:hAnsi="Courier New"/>
          </w:rPr>
          <w:t>http://www.nature.com.ezproxy.techlib.cz/nature/journal/v435/n7046/full/nature03808.html</w:t>
        </w:r>
      </w:hyperlink>
      <w:r>
        <w:rPr/>
        <w:t xml:space="preserve">, </w:t>
      </w:r>
      <w:hyperlink r:id="rId397">
        <w:r>
          <w:rPr>
            <w:rStyle w:val="InternetLink"/>
            <w:rFonts w:ascii="Courier New" w:hAnsi="Courier New"/>
          </w:rPr>
          <w:t>doi:10.1038/nature03808</w:t>
        </w:r>
      </w:hyperlink>
      <w:r>
        <w:rPr/>
        <w:t>.</w:t>
      </w:r>
    </w:p>
    <w:p>
      <w:pPr>
        <w:pStyle w:val="Normal"/>
        <w:rPr/>
      </w:pPr>
      <w:r>
        <w:rPr/>
        <w:t>[</w:t>
      </w:r>
      <w:bookmarkStart w:id="225" w:name="BIB_Saritas2013"/>
      <w:r>
        <w:rPr/>
        <w:t>162</w:t>
      </w:r>
      <w:bookmarkEnd w:id="225"/>
      <w:r>
        <w:rPr/>
        <w:t>]</w:t>
        <w:tab/>
        <w:t xml:space="preserve">Emine U. Saritas, Patrick W. Goodwill, Laura R. Croft, Justin J. Konkle, Kuan Lu, Bo Zheng, and Steven M. Conolly. Magnetic Particle Imaging (MPI) for NMR and MRI Researchers. </w:t>
      </w:r>
      <w:r>
        <w:rPr>
          <w:i/>
        </w:rPr>
        <w:t>Journal of Magnetic Resonance</w:t>
      </w:r>
      <w:r>
        <w:rPr/>
        <w:t xml:space="preserve">, 229:116–126, 2013. URL: </w:t>
      </w:r>
      <w:hyperlink r:id="rId398">
        <w:r>
          <w:rPr>
            <w:rStyle w:val="InternetLink"/>
            <w:rFonts w:ascii="Courier New" w:hAnsi="Courier New"/>
          </w:rPr>
          <w:t>http://dx.doi.org/10.1016/j.jmr.2012.11.029</w:t>
        </w:r>
      </w:hyperlink>
      <w:r>
        <w:rPr/>
        <w:t xml:space="preserve">, </w:t>
      </w:r>
      <w:hyperlink r:id="rId399">
        <w:r>
          <w:rPr>
            <w:rStyle w:val="InternetLink"/>
            <w:rFonts w:ascii="Courier New" w:hAnsi="Courier New"/>
          </w:rPr>
          <w:t>doi:10.1016/j.jmr.2012.11.029</w:t>
        </w:r>
      </w:hyperlink>
      <w:r>
        <w:rPr/>
        <w:t>.</w:t>
      </w:r>
    </w:p>
    <w:p>
      <w:pPr>
        <w:pStyle w:val="Normal"/>
        <w:rPr/>
      </w:pPr>
      <w:r>
        <w:rPr/>
        <w:t>[</w:t>
      </w:r>
      <w:bookmarkStart w:id="226" w:name="BIB_Hunter2013"/>
      <w:r>
        <w:rPr/>
        <w:t>163</w:t>
      </w:r>
      <w:bookmarkEnd w:id="226"/>
      <w:r>
        <w:rPr/>
        <w:t>]</w:t>
        <w:tab/>
        <w:t xml:space="preserve">Peter Hunter, Tara Chapman, Peter V Coveney, Bernard de Bono, Vanessa Diaz, et al. A </w:t>
      </w:r>
      <w:del w:id="3891" w:author="S J" w:date="2015-03-29T15:55:00Z">
        <w:r>
          <w:rPr/>
          <w:delText xml:space="preserve">vision </w:delText>
        </w:r>
      </w:del>
      <w:ins w:id="3892" w:author="S J" w:date="2015-03-29T15:55:00Z">
        <w:r>
          <w:rPr/>
          <w:t xml:space="preserve">Vision </w:t>
        </w:r>
      </w:ins>
      <w:r>
        <w:rPr/>
        <w:t xml:space="preserve">and Strategy </w:t>
      </w:r>
      <w:ins w:id="3893" w:author="S J" w:date="2015-03-29T15:55:00Z">
        <w:r>
          <w:rPr/>
          <w:t>f</w:t>
        </w:r>
      </w:ins>
      <w:del w:id="3894" w:author="S J" w:date="2015-03-29T15:55:00Z">
        <w:r>
          <w:rPr/>
          <w:delText>F</w:delText>
        </w:r>
      </w:del>
      <w:r>
        <w:rPr/>
        <w:t xml:space="preserve">or </w:t>
      </w:r>
      <w:del w:id="3895" w:author="S J" w:date="2015-03-29T15:55:00Z">
        <w:r>
          <w:rPr/>
          <w:delText xml:space="preserve">The </w:delText>
        </w:r>
      </w:del>
      <w:ins w:id="3896" w:author="S J" w:date="2015-03-29T15:55:00Z">
        <w:r>
          <w:rPr/>
          <w:t xml:space="preserve">the </w:t>
        </w:r>
      </w:ins>
      <w:r>
        <w:rPr/>
        <w:t xml:space="preserve">Virtual Physiological Human: 2012 Update. </w:t>
      </w:r>
      <w:r>
        <w:rPr>
          <w:i/>
        </w:rPr>
        <w:t>Interface Focus</w:t>
      </w:r>
      <w:r>
        <w:rPr/>
        <w:t xml:space="preserve">, 3(2), February 2013. URL: </w:t>
      </w:r>
      <w:hyperlink r:id="rId400">
        <w:r>
          <w:rPr>
            <w:rStyle w:val="InternetLink"/>
            <w:rFonts w:ascii="Courier New" w:hAnsi="Courier New"/>
          </w:rPr>
          <w:t>http://rsfs.royalsocietypublishing.org/content/3/2/20130004.abstract</w:t>
        </w:r>
      </w:hyperlink>
      <w:r>
        <w:rPr/>
        <w:t>.</w:t>
      </w:r>
    </w:p>
    <w:p>
      <w:pPr>
        <w:pStyle w:val="Normal"/>
        <w:rPr/>
      </w:pPr>
      <w:r>
        <w:rPr/>
        <w:t>[</w:t>
      </w:r>
      <w:bookmarkStart w:id="227" w:name="BIB_Vines2014"/>
      <w:r>
        <w:rPr/>
        <w:t>164</w:t>
      </w:r>
      <w:bookmarkEnd w:id="227"/>
      <w:r>
        <w:rPr/>
        <w:t>]</w:t>
        <w:tab/>
        <w:t xml:space="preserve">Timothy H. Vines, Arianne Y K Albert, Rose L. Andrew, Florence Débarre, Dan G. Bock, et al. The Availability </w:t>
      </w:r>
      <w:ins w:id="3897" w:author="S J" w:date="2015-03-29T15:54:00Z">
        <w:r>
          <w:rPr/>
          <w:t>o</w:t>
        </w:r>
      </w:ins>
      <w:del w:id="3898" w:author="S J" w:date="2015-03-29T15:54:00Z">
        <w:r>
          <w:rPr/>
          <w:delText>O</w:delText>
        </w:r>
      </w:del>
      <w:r>
        <w:rPr/>
        <w:t xml:space="preserve">f Research Data Declines Rapidly </w:t>
      </w:r>
      <w:ins w:id="3899" w:author="S J" w:date="2015-03-29T15:55:00Z">
        <w:r>
          <w:rPr/>
          <w:t>w</w:t>
        </w:r>
      </w:ins>
      <w:del w:id="3900" w:author="S J" w:date="2015-03-29T15:55:00Z">
        <w:r>
          <w:rPr/>
          <w:delText>W</w:delText>
        </w:r>
      </w:del>
      <w:r>
        <w:rPr/>
        <w:t xml:space="preserve">ith Article Age. </w:t>
      </w:r>
      <w:r>
        <w:rPr>
          <w:i/>
        </w:rPr>
        <w:t>Current Biology</w:t>
      </w:r>
      <w:r>
        <w:rPr/>
        <w:t xml:space="preserve">, 24:94–97, 2014. </w:t>
      </w:r>
      <w:hyperlink r:id="rId401">
        <w:r>
          <w:rPr>
            <w:rStyle w:val="InternetLink"/>
            <w:rFonts w:ascii="Courier New" w:hAnsi="Courier New"/>
          </w:rPr>
          <w:t>arXiv:1312.5670</w:t>
        </w:r>
      </w:hyperlink>
      <w:r>
        <w:rPr/>
        <w:t xml:space="preserve">, </w:t>
      </w:r>
      <w:hyperlink r:id="rId402">
        <w:r>
          <w:rPr>
            <w:rStyle w:val="InternetLink"/>
            <w:rFonts w:ascii="Courier New" w:hAnsi="Courier New"/>
          </w:rPr>
          <w:t>doi:10.1016/j.cub.2013.11.014</w:t>
        </w:r>
      </w:hyperlink>
      <w:r>
        <w:rPr/>
        <w:t>.</w:t>
      </w:r>
    </w:p>
    <w:p>
      <w:pPr>
        <w:pStyle w:val="Normal"/>
        <w:rPr/>
      </w:pPr>
      <w:r>
        <w:rPr/>
        <w:t>[</w:t>
      </w:r>
      <w:bookmarkStart w:id="228" w:name="BIB_P_BryanHeidorn2008"/>
      <w:r>
        <w:rPr/>
        <w:t>165</w:t>
      </w:r>
      <w:bookmarkEnd w:id="228"/>
      <w:r>
        <w:rPr/>
        <w:t>]</w:t>
        <w:tab/>
        <w:t xml:space="preserve">P. Bryan Heidorn. Shedding Light on the Dark Data in the Long Tail of Science. </w:t>
      </w:r>
      <w:r>
        <w:rPr>
          <w:i/>
        </w:rPr>
        <w:t>Library Trends</w:t>
      </w:r>
      <w:r>
        <w:rPr/>
        <w:t xml:space="preserve">, 57(2):280–299, 2008. </w:t>
      </w:r>
      <w:hyperlink r:id="rId403">
        <w:r>
          <w:rPr>
            <w:rStyle w:val="InternetLink"/>
            <w:rFonts w:ascii="Courier New" w:hAnsi="Courier New"/>
          </w:rPr>
          <w:t>doi:10.1353/lib.0.0036</w:t>
        </w:r>
      </w:hyperlink>
      <w:r>
        <w:rPr/>
        <w:t>.</w:t>
      </w:r>
    </w:p>
    <w:p>
      <w:pPr>
        <w:pStyle w:val="Normal"/>
        <w:rPr/>
      </w:pPr>
      <w:r>
        <w:rPr/>
        <w:t>[</w:t>
      </w:r>
      <w:bookmarkStart w:id="229" w:name="BIB_Weinhardt2009"/>
      <w:r>
        <w:rPr/>
        <w:t>166</w:t>
      </w:r>
      <w:bookmarkEnd w:id="229"/>
      <w:r>
        <w:rPr/>
        <w:t>]</w:t>
        <w:tab/>
        <w:t>Christof Weinhardt, Arun Anandasivam, Benjamin Blau, Nikolay Borissov, Thomas Meinl, Wibke Michalk, and Jochen Stöß</w:t>
      </w:r>
      <w:del w:id="3901" w:author="Owner" w:date="2015-03-29T20:36:00Z">
        <w:r>
          <w:rPr/>
          <w:delText> </w:delText>
        </w:r>
      </w:del>
      <w:r>
        <w:rPr/>
        <w:t xml:space="preserve">er. Cloud Computing – A Classification, Business Models, and Research Directions. </w:t>
      </w:r>
      <w:r>
        <w:rPr>
          <w:i/>
        </w:rPr>
        <w:t>Business &amp; Information Systems Engineering</w:t>
      </w:r>
      <w:r>
        <w:rPr/>
        <w:t xml:space="preserve">, 1:391–399, 2009. </w:t>
      </w:r>
      <w:hyperlink r:id="rId404">
        <w:r>
          <w:rPr>
            <w:rStyle w:val="InternetLink"/>
            <w:rFonts w:ascii="Courier New" w:hAnsi="Courier New"/>
          </w:rPr>
          <w:t>doi:10.1007/s12599-009-0071-2</w:t>
        </w:r>
      </w:hyperlink>
      <w:r>
        <w:rPr/>
        <w:t>.</w:t>
      </w:r>
    </w:p>
    <w:p>
      <w:pPr>
        <w:pStyle w:val="Normal"/>
        <w:rPr/>
      </w:pPr>
      <w:r>
        <w:rPr/>
        <w:t>[</w:t>
      </w:r>
      <w:bookmarkStart w:id="230" w:name="BIB_Anderson2006"/>
      <w:r>
        <w:rPr/>
        <w:t>167</w:t>
      </w:r>
      <w:bookmarkEnd w:id="230"/>
      <w:r>
        <w:rPr/>
        <w:t>]</w:t>
        <w:tab/>
        <w:t xml:space="preserve">Chris Anderson. The Long Tail: How Endless Choice Is Creating Unlimited Demand. </w:t>
      </w:r>
      <w:r>
        <w:rPr>
          <w:i/>
        </w:rPr>
        <w:t xml:space="preserve">Word Journal </w:t>
      </w:r>
      <w:ins w:id="3902" w:author="S J" w:date="2015-03-29T15:54:00Z">
        <w:r>
          <w:rPr>
            <w:i/>
          </w:rPr>
          <w:t>o</w:t>
        </w:r>
      </w:ins>
      <w:del w:id="3903" w:author="S J" w:date="2015-03-29T15:54:00Z">
        <w:r>
          <w:rPr>
            <w:i/>
          </w:rPr>
          <w:delText>O</w:delText>
        </w:r>
      </w:del>
      <w:r>
        <w:rPr>
          <w:i/>
        </w:rPr>
        <w:t xml:space="preserve">f </w:t>
      </w:r>
      <w:ins w:id="3904" w:author="S J" w:date="2015-03-29T15:54:00Z">
        <w:r>
          <w:rPr>
            <w:i/>
          </w:rPr>
          <w:t>t</w:t>
        </w:r>
      </w:ins>
      <w:del w:id="3905" w:author="S J" w:date="2015-03-29T15:54:00Z">
        <w:r>
          <w:rPr>
            <w:i/>
          </w:rPr>
          <w:delText>T</w:delText>
        </w:r>
      </w:del>
      <w:r>
        <w:rPr>
          <w:i/>
        </w:rPr>
        <w:t>he International Linguistic Association</w:t>
      </w:r>
      <w:r>
        <w:rPr/>
        <w:t xml:space="preserve">, page 256, 2006. URL: </w:t>
      </w:r>
      <w:hyperlink r:id="rId405">
        <w:r>
          <w:rPr>
            <w:rStyle w:val="InternetLink"/>
            <w:rFonts w:ascii="Courier New" w:hAnsi="Courier New"/>
          </w:rPr>
          <w:t>http://www.amazon.co.uk/dp/184413850X</w:t>
        </w:r>
      </w:hyperlink>
      <w:r>
        <w:rPr/>
        <w:t xml:space="preserve">, </w:t>
      </w:r>
      <w:hyperlink r:id="rId406">
        <w:r>
          <w:rPr>
            <w:rStyle w:val="InternetLink"/>
            <w:rFonts w:ascii="Courier New" w:hAnsi="Courier New"/>
          </w:rPr>
          <w:t>doi:30</w:t>
        </w:r>
      </w:hyperlink>
      <w:r>
        <w:rPr/>
        <w:t>.</w:t>
      </w:r>
    </w:p>
    <w:sectPr>
      <w:footnotePr>
        <w:numFmt w:val="decimal"/>
      </w:footnote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S J" w:date="2015-03-29T09:12:00Z" w:initials="SJ">
    <w:p>
      <w:r>
        <w:rPr/>
        <w:t>You may wish to directly name these references in your text, e.g. ‘…were published by Tomas Kulhanek and Milan Sarek…?’ The same can be said for the rest of the paper.</w:t>
      </w:r>
    </w:p>
  </w:comment>
  <w:comment w:id="1" w:author="S J" w:date="2015-03-29T11:15:00Z" w:initials="SJ">
    <w:p>
      <w:r>
        <w:rPr/>
        <w:t>Just a reminder to fill in this appendix reference. The same goes for the rest of the appendix references on this page.</w:t>
      </w:r>
    </w:p>
  </w:comment>
  <w:comment w:id="2" w:author="S J" w:date="2015-03-29T11:48:00Z" w:initials="SJ">
    <w:p>
      <w:r>
        <w:rPr/>
        <w:t>‘…processed work…?’</w:t>
      </w:r>
    </w:p>
  </w:comment>
  <w:comment w:id="3" w:author="S J" w:date="2015-03-29T13:38:00Z" w:initials="SJ">
    <w:p>
      <w:r>
        <w:rPr/>
        <w:t>Just a reminder to fill in appendix reference.</w:t>
      </w:r>
    </w:p>
  </w:comment>
  <w:comment w:id="4" w:author="S J" w:date="2015-03-29T13:52:00Z" w:initials="SJ">
    <w:p>
      <w:r>
        <w:rPr/>
        <w:t>Just a reminder to fill in this appendix details.</w:t>
      </w:r>
    </w:p>
  </w:comment>
  <w:comment w:id="5" w:author="S J" w:date="2015-03-29T17:02:00Z" w:initials="SJ">
    <w:p>
      <w:r>
        <w:rPr/>
        <w:t>Reminder to fill in appendix reference.</w:t>
      </w:r>
    </w:p>
  </w:comment>
  <w:comment w:id="6" w:author="S J" w:date="2015-03-29T17:06:00Z" w:initials="SJ">
    <w:p>
      <w:r>
        <w:rPr/>
        <w:t>Appendix reminder.</w:t>
      </w:r>
    </w:p>
  </w:comment>
  <w:comment w:id="7" w:author="S J" w:date="2015-03-29T17:13:00Z" w:initials="SJ">
    <w:p>
      <w:r>
        <w:rPr/>
        <w:t>Appendix reference reminder. Same goes for the other examples.</w:t>
      </w:r>
    </w:p>
  </w:comment>
  <w:comment w:id="8" w:author="Owner" w:date="2015-03-29T20:39:00Z" w:initials="O">
    <w:p>
      <w:r>
        <w:rPr/>
        <w:t>Please ensure that author names are consistently presented, i.e., full names have thus far been presented. The same applies for full stops after initials. I will leave this matter with the author to address throughout if deemed appropriate.</w:t>
      </w:r>
    </w:p>
  </w:comment>
  <w:comment w:id="9" w:author="Owner" w:date="2015-03-29T20:30:00Z" w:initials="O">
    <w:p>
      <w:r>
        <w:rPr/>
        <w:t>Correct?</w:t>
      </w:r>
    </w:p>
  </w:comment>
  <w:comment w:id="10" w:author="Owner" w:date="2015-03-29T20:34:00Z" w:initials="O">
    <w:p>
      <w:r>
        <w:rPr/>
        <w:t>Correct?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ucida Grande">
    <w:charset w:val="01"/>
    <w:family w:val="roman"/>
    <w:pitch w:val="variable"/>
  </w:font>
  <w:font w:name="Liberation Sans">
    <w:altName w:val="Arial"/>
    <w:charset w:val="01"/>
    <w:family w:val="swiss"/>
    <w:pitch w:val="variable"/>
  </w:font>
  <w:font w:name="Courier New">
    <w:charset w:val="01"/>
    <w:family w:val="roman"/>
    <w:pitch w:val="variable"/>
  </w:font>
</w:fonts>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rStyle w:val="FootnoteCharacters"/>
        </w:rPr>
        <w:footnoteRef/>
        <w:tab/>
      </w:r>
      <w:r>
        <w:rPr/>
        <w:t xml:space="preserve"> </w:t>
      </w:r>
      <w:hyperlink r:id="rId1">
        <w:r>
          <w:rPr>
            <w:rStyle w:val="InternetLink"/>
            <w:rFonts w:ascii="Courier New" w:hAnsi="Courier New"/>
          </w:rPr>
          <w:t>http://unity3d.com/</w:t>
        </w:r>
      </w:hyperlink>
      <w:r>
        <w:rPr/>
        <w:t xml:space="preserve"> accessed March 2015</w:t>
      </w:r>
    </w:p>
  </w:footnote>
  <w:footnote w:id="3">
    <w:p>
      <w:pPr>
        <w:pStyle w:val="Footnote"/>
        <w:rPr/>
      </w:pPr>
      <w:r>
        <w:rPr>
          <w:rStyle w:val="FootnoteCharacters"/>
        </w:rPr>
        <w:footnoteRef/>
        <w:tab/>
      </w:r>
      <w:r>
        <w:rPr/>
        <w:t xml:space="preserve"> </w:t>
      </w:r>
      <w:hyperlink r:id="rId2">
        <w:r>
          <w:rPr>
            <w:rStyle w:val="InternetLink"/>
            <w:rFonts w:ascii="Courier New" w:hAnsi="Courier New"/>
          </w:rPr>
          <w:t>http://www.kopenogram.org</w:t>
        </w:r>
      </w:hyperlink>
      <w:r>
        <w:rPr/>
        <w:t xml:space="preserve"> accessed March 2015</w:t>
      </w:r>
    </w:p>
  </w:footnote>
  <w:footnote w:id="4">
    <w:p>
      <w:pPr>
        <w:pStyle w:val="Footnote"/>
        <w:rPr/>
      </w:pPr>
      <w:r>
        <w:rPr>
          <w:rStyle w:val="FootnoteCharacters"/>
        </w:rPr>
        <w:footnoteRef/>
        <w:tab/>
      </w:r>
      <w:r>
        <w:rPr/>
        <w:t xml:space="preserve"> </w:t>
      </w:r>
      <w:r>
        <w:rPr/>
        <w:t>In searching</w:t>
      </w:r>
      <w:ins w:id="3906" w:author="S J" w:date="2015-03-29T11:24:00Z">
        <w:r>
          <w:rPr/>
          <w:t xml:space="preserve"> a</w:t>
        </w:r>
      </w:ins>
      <w:r>
        <w:rPr/>
        <w:t xml:space="preserve"> problem</w:t>
      </w:r>
      <w:ins w:id="3907" w:author="S J" w:date="2015-03-29T11:24:00Z">
        <w:r>
          <w:rPr/>
          <w:t>,</w:t>
        </w:r>
      </w:ins>
      <w:r>
        <w:rPr/>
        <w:t xml:space="preserve"> the sequential search algorithm is a brute</w:t>
      </w:r>
      <w:ins w:id="3908" w:author="S J" w:date="2015-03-29T11:24:00Z">
        <w:r>
          <w:rPr/>
          <w:t>-</w:t>
        </w:r>
      </w:ins>
      <w:del w:id="3909" w:author="S J" w:date="2015-03-29T11:24:00Z">
        <w:r>
          <w:rPr/>
          <w:delText xml:space="preserve"> </w:delText>
        </w:r>
      </w:del>
      <w:r>
        <w:rPr/>
        <w:t>force approach</w:t>
      </w:r>
      <w:ins w:id="3910" w:author="S J" w:date="2015-03-29T11:24:00Z">
        <w:r>
          <w:rPr/>
          <w:t xml:space="preserve"> that tries all of the </w:t>
        </w:r>
      </w:ins>
      <w:del w:id="3911" w:author="S J" w:date="2015-03-29T11:24:00Z">
        <w:r>
          <w:rPr/>
          <w:delText xml:space="preserve"> trying all </w:delText>
        </w:r>
      </w:del>
      <w:r>
        <w:rPr/>
        <w:t>values</w:t>
      </w:r>
      <w:ins w:id="3912" w:author="S J" w:date="2015-03-29T11:24:00Z">
        <w:r>
          <w:rPr/>
          <w:t xml:space="preserve">. There are better approaches, e.g., </w:t>
        </w:r>
      </w:ins>
      <w:del w:id="3913" w:author="S J" w:date="2015-03-29T11:24:00Z">
        <w:r>
          <w:rPr/>
          <w:delText xml:space="preserve"> </w:delText>
        </w:r>
      </w:del>
      <w:ins w:id="3914" w:author="S J" w:date="2015-03-29T11:24:00Z">
        <w:r>
          <w:rPr/>
          <w:t xml:space="preserve">a </w:t>
        </w:r>
      </w:ins>
      <w:del w:id="3915" w:author="S J" w:date="2015-03-29T11:24:00Z">
        <w:r>
          <w:rPr/>
          <w:delText xml:space="preserve">and better approach is e.g. </w:delText>
        </w:r>
      </w:del>
      <w:r>
        <w:rPr/>
        <w:t xml:space="preserve">binary search algorithm on </w:t>
      </w:r>
      <w:ins w:id="3916" w:author="S J" w:date="2015-03-29T11:24:00Z">
        <w:r>
          <w:rPr/>
          <w:t xml:space="preserve">a </w:t>
        </w:r>
      </w:ins>
      <w:r>
        <w:rPr/>
        <w:t>sorted list</w:t>
      </w:r>
      <w:ins w:id="3917" w:author="S J" w:date="2015-03-29T11:25:00Z">
        <w:r>
          <w:rPr/>
          <w:t>,</w:t>
        </w:r>
      </w:ins>
      <w:r>
        <w:rPr/>
        <w:t xml:space="preserve"> taking logarithmic time complexity </w:t>
      </w:r>
      <w:ins w:id="3918" w:author="S J" w:date="2015-03-29T11:25:00Z">
        <w:r>
          <w:rPr/>
          <w:t xml:space="preserve">, </w:t>
        </w:r>
      </w:ins>
      <w:del w:id="3919" w:author="S J" w:date="2015-03-29T11:25:00Z">
        <w:r>
          <w:rPr/>
          <w:delText xml:space="preserve"> </w:delText>
        </w:r>
      </w:del>
      <w:r>
        <w:rPr/>
        <w:t>which outperforms the sequential search. B-trees are</w:t>
      </w:r>
      <w:ins w:id="3920" w:author="S J" w:date="2015-03-29T11:25:00Z">
        <w:r>
          <w:rPr/>
          <w:t xml:space="preserve"> the</w:t>
        </w:r>
      </w:ins>
      <w:r>
        <w:rPr/>
        <w:t xml:space="preserve"> most used structure for holding the sorted list of elements in production application or databases</w:t>
      </w:r>
      <w:ins w:id="3921" w:author="S J" w:date="2015-03-29T11:25:00Z">
        <w:r>
          <w:rPr/>
          <w:t xml:space="preserve"> </w:t>
        </w:r>
      </w:ins>
      <w:r>
        <w:rPr/>
        <w:t>[</w:t>
      </w:r>
      <w:r>
        <w:rPr/>
        <w:fldChar w:fldCharType="begin"/>
      </w:r>
      <w:r>
        <w:instrText> REF BIB_Bayer1972Org \h </w:instrText>
      </w:r>
      <w:r>
        <w:fldChar w:fldCharType="separate"/>
      </w:r>
      <w:r>
        <w:t>26</w:t>
      </w:r>
      <w:r>
        <w:fldChar w:fldCharType="end"/>
      </w:r>
      <w:r>
        <w:rPr/>
        <w:t xml:space="preserve">, </w:t>
      </w:r>
      <w:r>
        <w:rPr/>
        <w:fldChar w:fldCharType="begin"/>
      </w:r>
      <w:r>
        <w:instrText> REF BIB_Bayer1972Sym \h </w:instrText>
      </w:r>
      <w:r>
        <w:fldChar w:fldCharType="separate"/>
      </w:r>
      <w:r>
        <w:t>27</w:t>
      </w:r>
      <w:r>
        <w:fldChar w:fldCharType="end"/>
      </w:r>
      <w:r>
        <w:rPr/>
        <w:t>].</w:t>
      </w:r>
    </w:p>
  </w:footnote>
  <w:footnote w:id="5">
    <w:p>
      <w:pPr>
        <w:pStyle w:val="Footnote"/>
        <w:rPr/>
      </w:pPr>
      <w:r>
        <w:rPr>
          <w:rStyle w:val="FootnoteCharacters"/>
        </w:rPr>
        <w:footnoteRef/>
        <w:tab/>
      </w:r>
      <w:ins w:id="3922" w:author="S J" w:date="2015-03-29T18:23:00Z">
        <w:r>
          <w:rPr/>
          <w:t xml:space="preserve"> </w:t>
        </w:r>
      </w:ins>
      <w:del w:id="3923" w:author="S J" w:date="2015-03-29T11:31:00Z">
        <w:r>
          <w:rPr/>
          <w:delText xml:space="preserve"> </w:delText>
        </w:r>
      </w:del>
      <w:del w:id="3924" w:author="S J" w:date="2015-03-29T11:31:00Z">
        <w:r>
          <w:rPr/>
          <w:delText>e.g.</w:delText>
        </w:r>
      </w:del>
      <w:ins w:id="3925" w:author="S J" w:date="2015-03-29T11:31:00Z">
        <w:r>
          <w:rPr/>
          <w:t>For example, the</w:t>
        </w:r>
      </w:ins>
      <w:r>
        <w:rPr/>
        <w:t xml:space="preserve"> depth-first iterative-deepening algorithm for </w:t>
      </w:r>
      <w:ins w:id="3926" w:author="S J" w:date="2015-03-29T11:31:00Z">
        <w:r>
          <w:rPr/>
          <w:t xml:space="preserve">a </w:t>
        </w:r>
      </w:ins>
      <w:r>
        <w:rPr/>
        <w:t>brute-force search was shown to be optimal</w:t>
      </w:r>
      <w:ins w:id="3927" w:author="S J" w:date="2015-03-29T11:31:00Z">
        <w:r>
          <w:rPr/>
          <w:t>,</w:t>
        </w:r>
      </w:ins>
      <w:r>
        <w:rPr/>
        <w:t xml:space="preserve"> compared to other standard brute-force search algorithm</w:t>
      </w:r>
      <w:ins w:id="3928" w:author="S J" w:date="2015-03-29T11:31:00Z">
        <w:r>
          <w:rPr/>
          <w:t>s</w:t>
        </w:r>
      </w:ins>
      <w:r>
        <w:rPr/>
        <w:t xml:space="preserve"> (depth-first search or breadth-first search)</w:t>
      </w:r>
      <w:ins w:id="3929" w:author="S J" w:date="2015-03-29T11:31:00Z">
        <w:r>
          <w:rPr/>
          <w:t xml:space="preserve"> </w:t>
        </w:r>
      </w:ins>
      <w:r>
        <w:rPr/>
        <w:t>[</w:t>
      </w:r>
      <w:r>
        <w:rPr/>
        <w:fldChar w:fldCharType="begin"/>
      </w:r>
      <w:r>
        <w:instrText> REF BIB_Korf1985 \h </w:instrText>
      </w:r>
      <w:r>
        <w:fldChar w:fldCharType="separate"/>
      </w:r>
      <w:r>
        <w:t>33</w:t>
      </w:r>
      <w:r>
        <w:fldChar w:fldCharType="end"/>
      </w:r>
      <w:r>
        <w:rPr/>
        <w:t xml:space="preserve">, </w:t>
      </w:r>
      <w:r>
        <w:rPr/>
        <w:fldChar w:fldCharType="begin"/>
      </w:r>
      <w:r>
        <w:instrText> REF BIB_Pearl1987 \h </w:instrText>
      </w:r>
      <w:r>
        <w:fldChar w:fldCharType="separate"/>
      </w:r>
      <w:r>
        <w:t>34</w:t>
      </w:r>
      <w:r>
        <w:fldChar w:fldCharType="end"/>
      </w:r>
      <w:r>
        <w:rPr/>
        <w:t>].</w:t>
      </w:r>
    </w:p>
  </w:footnote>
  <w:footnote w:id="6">
    <w:p>
      <w:pPr>
        <w:pStyle w:val="Footnote"/>
        <w:rPr/>
      </w:pPr>
      <w:r>
        <w:rPr>
          <w:rStyle w:val="FootnoteCharacters"/>
        </w:rPr>
        <w:footnoteRef/>
        <w:tab/>
      </w:r>
      <w:r>
        <w:rPr/>
        <w:t xml:space="preserve"> </w:t>
      </w:r>
      <w:hyperlink r:id="rId3">
        <w:r>
          <w:rPr>
            <w:rStyle w:val="InternetLink"/>
            <w:rFonts w:ascii="Courier New" w:hAnsi="Courier New"/>
          </w:rPr>
          <w:t>https://developer.nvidia.com/cuda-zone</w:t>
        </w:r>
      </w:hyperlink>
      <w:r>
        <w:rPr/>
        <w:t xml:space="preserve"> accessed February 2015</w:t>
      </w:r>
    </w:p>
  </w:footnote>
  <w:footnote w:id="7">
    <w:p>
      <w:pPr>
        <w:pStyle w:val="Footnote"/>
        <w:rPr/>
      </w:pPr>
      <w:r>
        <w:rPr>
          <w:rStyle w:val="FootnoteCharacters"/>
        </w:rPr>
        <w:footnoteRef/>
        <w:tab/>
      </w:r>
      <w:r>
        <w:rPr/>
        <w:t xml:space="preserve"> </w:t>
      </w:r>
      <w:hyperlink r:id="rId4">
        <w:r>
          <w:rPr>
            <w:rStyle w:val="InternetLink"/>
            <w:rFonts w:ascii="Courier New" w:hAnsi="Courier New"/>
          </w:rPr>
          <w:t>https://www.khronos.org/opencl/</w:t>
        </w:r>
      </w:hyperlink>
      <w:r>
        <w:rPr/>
        <w:t xml:space="preserve"> accessed February 2015</w:t>
      </w:r>
    </w:p>
  </w:footnote>
  <w:footnote w:id="8">
    <w:p>
      <w:pPr>
        <w:pStyle w:val="Footnote"/>
        <w:rPr/>
      </w:pPr>
      <w:r>
        <w:rPr>
          <w:rStyle w:val="FootnoteCharacters"/>
        </w:rPr>
        <w:footnoteRef/>
        <w:tab/>
      </w:r>
      <w:r>
        <w:rPr/>
        <w:t xml:space="preserve"> </w:t>
      </w:r>
      <w:hyperlink r:id="rId5">
        <w:r>
          <w:rPr>
            <w:rStyle w:val="InternetLink"/>
            <w:rFonts w:ascii="Courier New" w:hAnsi="Courier New"/>
          </w:rPr>
          <w:t>http://openmp.org/</w:t>
        </w:r>
      </w:hyperlink>
      <w:r>
        <w:rPr/>
        <w:t xml:space="preserve"> accessed February 2015</w:t>
      </w:r>
    </w:p>
  </w:footnote>
  <w:footnote w:id="9">
    <w:p>
      <w:pPr>
        <w:pStyle w:val="Footnote"/>
        <w:rPr/>
      </w:pPr>
      <w:r>
        <w:rPr>
          <w:rStyle w:val="FootnoteCharacters"/>
        </w:rPr>
        <w:footnoteRef/>
        <w:tab/>
      </w:r>
      <w:r>
        <w:rPr/>
        <w:t xml:space="preserve"> </w:t>
      </w:r>
      <w:hyperlink r:id="rId6">
        <w:r>
          <w:rPr>
            <w:rStyle w:val="InternetLink"/>
            <w:rFonts w:ascii="Courier New" w:hAnsi="Courier New"/>
          </w:rPr>
          <w:t>http://www.metacentrum.cz</w:t>
        </w:r>
      </w:hyperlink>
      <w:r>
        <w:rPr/>
        <w:t xml:space="preserve"> department of CESNET as </w:t>
      </w:r>
      <w:ins w:id="3930" w:author="S J" w:date="2015-03-29T12:20:00Z">
        <w:r>
          <w:rPr/>
          <w:t xml:space="preserve">a </w:t>
        </w:r>
      </w:ins>
      <w:r>
        <w:rPr/>
        <w:t>national grid infrastructure</w:t>
      </w:r>
    </w:p>
  </w:footnote>
  <w:footnote w:id="10">
    <w:p>
      <w:pPr>
        <w:pStyle w:val="Footnote"/>
        <w:rPr>
          <w:rStyle w:val="InternetLink"/>
          <w:rFonts w:ascii="Courier New" w:hAnsi="Courier New"/>
        </w:rPr>
      </w:pPr>
      <w:r>
        <w:rPr>
          <w:rStyle w:val="FootnoteCharacters"/>
        </w:rPr>
        <w:footnoteRef/>
        <w:tab/>
      </w:r>
      <w:r>
        <w:rPr/>
        <w:t xml:space="preserve"> </w:t>
      </w:r>
      <w:hyperlink r:id="rId7">
        <w:r>
          <w:rPr>
            <w:rStyle w:val="InternetLink"/>
            <w:rFonts w:ascii="Courier New" w:hAnsi="Courier New"/>
          </w:rPr>
          <w:t>http://www.egi.eu</w:t>
        </w:r>
      </w:hyperlink>
    </w:p>
  </w:footnote>
  <w:footnote w:id="11">
    <w:p>
      <w:pPr>
        <w:pStyle w:val="Footnote"/>
        <w:rPr/>
      </w:pPr>
      <w:r>
        <w:rPr>
          <w:rStyle w:val="FootnoteCharacters"/>
        </w:rPr>
        <w:footnoteRef/>
        <w:tab/>
      </w:r>
      <w:r>
        <w:rPr/>
        <w:t xml:space="preserve"> </w:t>
      </w:r>
      <w:hyperlink r:id="rId8">
        <w:r>
          <w:rPr>
            <w:rStyle w:val="InternetLink"/>
            <w:rFonts w:ascii="Courier New" w:hAnsi="Courier New"/>
          </w:rPr>
          <w:t>http://glite.cern.ch</w:t>
        </w:r>
      </w:hyperlink>
      <w:r>
        <w:rPr/>
        <w:t xml:space="preserve"> accessed February 2015</w:t>
      </w:r>
    </w:p>
  </w:footnote>
  <w:footnote w:id="12">
    <w:p>
      <w:pPr>
        <w:pStyle w:val="Footnote"/>
        <w:rPr/>
      </w:pPr>
      <w:r>
        <w:rPr>
          <w:rStyle w:val="FootnoteCharacters"/>
        </w:rPr>
        <w:footnoteRef/>
        <w:tab/>
      </w:r>
      <w:r>
        <w:rPr/>
        <w:t xml:space="preserve"> </w:t>
      </w:r>
      <w:hyperlink r:id="rId9">
        <w:r>
          <w:rPr>
            <w:rStyle w:val="InternetLink"/>
            <w:rFonts w:ascii="Courier New" w:hAnsi="Courier New"/>
          </w:rPr>
          <w:t>http://www.nordugrid.org/arc/</w:t>
        </w:r>
      </w:hyperlink>
      <w:r>
        <w:rPr/>
        <w:t xml:space="preserve"> accessed February 2015</w:t>
      </w:r>
    </w:p>
  </w:footnote>
  <w:footnote w:id="13">
    <w:p>
      <w:pPr>
        <w:pStyle w:val="Footnote"/>
        <w:rPr/>
      </w:pPr>
      <w:r>
        <w:rPr>
          <w:rStyle w:val="FootnoteCharacters"/>
        </w:rPr>
        <w:footnoteRef/>
        <w:tab/>
      </w:r>
      <w:r>
        <w:rPr/>
        <w:t xml:space="preserve"> </w:t>
      </w:r>
      <w:hyperlink r:id="rId10">
        <w:r>
          <w:rPr>
            <w:rStyle w:val="InternetLink"/>
            <w:rFonts w:ascii="Courier New" w:hAnsi="Courier New"/>
          </w:rPr>
          <w:t>http://toolkit.globus.org/toolkit/</w:t>
        </w:r>
      </w:hyperlink>
      <w:r>
        <w:rPr/>
        <w:t xml:space="preserve"> accessed February 2015</w:t>
      </w:r>
    </w:p>
  </w:footnote>
  <w:footnote w:id="14">
    <w:p>
      <w:pPr>
        <w:pStyle w:val="Footnote"/>
        <w:rPr>
          <w:rStyle w:val="InternetLink"/>
          <w:rFonts w:ascii="Courier New" w:hAnsi="Courier New"/>
        </w:rPr>
      </w:pPr>
      <w:r>
        <w:rPr>
          <w:rStyle w:val="FootnoteCharacters"/>
        </w:rPr>
        <w:footnoteRef/>
        <w:tab/>
      </w:r>
      <w:r>
        <w:rPr/>
        <w:t xml:space="preserve"> </w:t>
      </w:r>
      <w:hyperlink r:id="rId11">
        <w:r>
          <w:rPr>
            <w:rStyle w:val="InternetLink"/>
            <w:rFonts w:ascii="Courier New" w:hAnsi="Courier New"/>
          </w:rPr>
          <w:t>http://setiathome.ssl.berkeley.edu/</w:t>
        </w:r>
      </w:hyperlink>
    </w:p>
  </w:footnote>
  <w:footnote w:id="15">
    <w:p>
      <w:pPr>
        <w:pStyle w:val="Footnote"/>
        <w:rPr/>
      </w:pPr>
      <w:r>
        <w:rPr>
          <w:rStyle w:val="FootnoteCharacters"/>
        </w:rPr>
        <w:footnoteRef/>
        <w:tab/>
      </w:r>
      <w:r>
        <w:rPr/>
        <w:t xml:space="preserve"> </w:t>
      </w:r>
      <w:hyperlink r:id="rId12">
        <w:r>
          <w:rPr>
            <w:rStyle w:val="InternetLink"/>
            <w:rFonts w:ascii="Courier New" w:hAnsi="Courier New"/>
          </w:rPr>
          <w:t>http://www.vmware.com/</w:t>
        </w:r>
      </w:hyperlink>
      <w:r>
        <w:rPr/>
        <w:t xml:space="preserve"> accessed March 2015</w:t>
      </w:r>
    </w:p>
  </w:footnote>
  <w:footnote w:id="16">
    <w:p>
      <w:pPr>
        <w:pStyle w:val="Footnote"/>
        <w:rPr>
          <w:rStyle w:val="FootnoteCharacters"/>
        </w:rPr>
      </w:pPr>
      <w:r>
        <w:rPr>
          <w:rStyle w:val="FootnoteCharacters"/>
        </w:rPr>
        <w:footnoteRef/>
        <w:tab/>
      </w:r>
    </w:p>
  </w:footnote>
  <w:footnote w:id="17">
    <w:p>
      <w:pPr>
        <w:pStyle w:val="Footnote"/>
        <w:rPr/>
      </w:pPr>
      <w:r>
        <w:rPr/>
        <w:footnoteRef/>
      </w:r>
    </w:p>
  </w:footnote>
  <w:footnote w:id="18">
    <w:p>
      <w:pPr>
        <w:pStyle w:val="Footnote"/>
        <w:rPr/>
      </w:pPr>
      <w:r>
        <w:rPr/>
        <w:footnoteRef/>
      </w:r>
    </w:p>
  </w:footnote>
  <w:footnote w:id="19">
    <w:p>
      <w:pPr>
        <w:pStyle w:val="Footnote"/>
        <w:rPr/>
      </w:pPr>
      <w:r>
        <w:rPr/>
        <w:footnoteRef/>
      </w:r>
    </w:p>
  </w:footnote>
  <w:footnote w:id="20">
    <w:p>
      <w:pPr>
        <w:pStyle w:val="Footnote"/>
        <w:rPr/>
      </w:pPr>
      <w:r>
        <w:rPr/>
        <w:footnoteRef/>
      </w:r>
    </w:p>
  </w:footnote>
  <w:footnote w:id="21">
    <w:p>
      <w:pPr>
        <w:pStyle w:val="Footnote"/>
        <w:rPr/>
      </w:pPr>
      <w:r>
        <w:rPr/>
        <w:footnoteRef/>
      </w:r>
    </w:p>
  </w:footnote>
  <w:footnote w:id="22">
    <w:p>
      <w:pPr>
        <w:pStyle w:val="Footnote"/>
        <w:rPr/>
      </w:pPr>
      <w:r>
        <w:rPr/>
        <w:footnoteRef/>
      </w:r>
    </w:p>
  </w:footnote>
  <w:footnote w:id="23">
    <w:p>
      <w:pPr>
        <w:pStyle w:val="Footnote"/>
        <w:rPr/>
      </w:pPr>
      <w:r>
        <w:rPr/>
        <w:footnoteRef/>
      </w:r>
    </w:p>
  </w:footnote>
  <w:footnote w:id="24">
    <w:p>
      <w:pPr>
        <w:pStyle w:val="Footnote"/>
        <w:rPr/>
      </w:pPr>
      <w:r>
        <w:rPr/>
        <w:footnoteRef/>
      </w:r>
    </w:p>
  </w:footnote>
  <w:footnote w:id="25">
    <w:p>
      <w:pPr>
        <w:pStyle w:val="Footnote"/>
        <w:rPr/>
      </w:pPr>
      <w:r>
        <w:rPr/>
        <w:footnoteRef/>
      </w:r>
    </w:p>
  </w:footnote>
  <w:footnote w:id="26">
    <w:p>
      <w:pPr>
        <w:pStyle w:val="Footnote"/>
        <w:rPr/>
      </w:pPr>
      <w:r>
        <w:rPr/>
        <w:footnoteRef/>
      </w:r>
    </w:p>
  </w:footnote>
  <w:footnote w:id="27">
    <w:p>
      <w:pPr>
        <w:pStyle w:val="Footnote"/>
        <w:rPr/>
      </w:pPr>
      <w:r>
        <w:rPr/>
        <w:footnoteRef/>
      </w:r>
    </w:p>
  </w:footnote>
  <w:footnote w:id="28">
    <w:p>
      <w:pPr>
        <w:pStyle w:val="Footnote"/>
        <w:rPr/>
      </w:pPr>
      <w:r>
        <w:rPr/>
        <w:footnoteRef/>
      </w:r>
    </w:p>
  </w:footnote>
  <w:footnote w:id="29">
    <w:p>
      <w:pPr>
        <w:pStyle w:val="Footnote"/>
        <w:rPr/>
      </w:pPr>
      <w:r>
        <w:rPr/>
        <w:footnoteRef/>
      </w:r>
    </w:p>
  </w:footnote>
  <w:footnote w:id="30">
    <w:p>
      <w:pPr>
        <w:pStyle w:val="Footnote"/>
        <w:rPr/>
      </w:pPr>
      <w:r>
        <w:rPr/>
        <w:footnoteRef/>
      </w:r>
    </w:p>
  </w:footnote>
  <w:footnote w:id="31">
    <w:p>
      <w:pPr>
        <w:pStyle w:val="Footnote"/>
        <w:rPr/>
      </w:pPr>
      <w:r>
        <w:rPr/>
        <w:footnoteRef/>
      </w:r>
    </w:p>
  </w:footnote>
  <w:footnote w:id="32">
    <w:p>
      <w:pPr>
        <w:pStyle w:val="Footnote"/>
        <w:rPr/>
      </w:pPr>
      <w:r>
        <w:rPr/>
        <w:footnoteRef/>
      </w:r>
    </w:p>
  </w:footnote>
  <w:footnote w:id="33">
    <w:p>
      <w:pPr>
        <w:pStyle w:val="Footnote"/>
        <w:rPr/>
      </w:pPr>
      <w:r>
        <w:rPr/>
        <w:footnoteRef/>
      </w:r>
    </w:p>
  </w:footnote>
  <w:footnote w:id="34">
    <w:p>
      <w:pPr>
        <w:pStyle w:val="Footnote"/>
        <w:rPr/>
      </w:pPr>
      <w:r>
        <w:rPr/>
        <w:footnoteRef/>
      </w:r>
    </w:p>
  </w:footnote>
  <w:footnote w:id="35">
    <w:p>
      <w:pPr>
        <w:pStyle w:val="Footnote"/>
        <w:rPr/>
      </w:pPr>
      <w:r>
        <w:rPr/>
        <w:footnoteRef/>
      </w:r>
    </w:p>
  </w:footnote>
  <w:footnote w:id="36">
    <w:p>
      <w:pPr>
        <w:pStyle w:val="Footnote"/>
        <w:rPr/>
      </w:pPr>
      <w:r>
        <w:rPr/>
        <w:footnoteRef/>
      </w:r>
    </w:p>
  </w:footnote>
  <w:footnote w:id="37">
    <w:p>
      <w:pPr>
        <w:pStyle w:val="Footnote"/>
        <w:rPr/>
      </w:pPr>
      <w:r>
        <w:rPr/>
        <w:footnoteRef/>
      </w:r>
    </w:p>
  </w:footnote>
  <w:footnote w:id="38">
    <w:p>
      <w:pPr>
        <w:pStyle w:val="Footnote"/>
        <w:rPr/>
      </w:pPr>
      <w:r>
        <w:rPr/>
        <w:footnoteRef/>
      </w:r>
    </w:p>
  </w:footnote>
  <w:footnote w:id="39">
    <w:p>
      <w:pPr>
        <w:pStyle w:val="Footnote"/>
        <w:rPr/>
      </w:pPr>
      <w:r>
        <w:rPr/>
        <w:footnoteRef/>
      </w:r>
    </w:p>
  </w:footnote>
  <w:footnote w:id="40">
    <w:p>
      <w:pPr>
        <w:pStyle w:val="Footnote"/>
        <w:rPr/>
      </w:pPr>
      <w:r>
        <w:rPr/>
        <w:footnoteRef/>
      </w:r>
    </w:p>
  </w:footnote>
  <w:footnote w:id="41">
    <w:p>
      <w:pPr>
        <w:pStyle w:val="Footnote"/>
        <w:rPr/>
      </w:pPr>
      <w:r>
        <w:rPr/>
        <w:footnoteRef/>
      </w:r>
    </w:p>
  </w:footnote>
  <w:footnote w:id="42">
    <w:p>
      <w:pPr>
        <w:pStyle w:val="Footnote"/>
        <w:rPr/>
      </w:pPr>
      <w:r>
        <w:rPr/>
        <w:footnoteRef/>
      </w:r>
    </w:p>
  </w:footnote>
  <w:footnote w:id="43">
    <w:p>
      <w:pPr>
        <w:pStyle w:val="Footnote"/>
        <w:rPr/>
      </w:pPr>
      <w:r>
        <w:rPr/>
        <w:footnoteRef/>
      </w:r>
    </w:p>
  </w:footnote>
  <w:footnote w:id="44">
    <w:p>
      <w:pPr>
        <w:pStyle w:val="Footnote"/>
        <w:rPr/>
      </w:pPr>
      <w:r>
        <w:rPr/>
        <w:footnoteRef/>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10"/>
  <w:trackRevisions/>
  <w:embedSystemFonts/>
  <w:defaultTabStop w:val="720"/>
  <w:footnotePr>
    <w:numFmt w:val="decimal"/>
    <w:footnote w:id="0"/>
    <w:footnote w:id="1"/>
  </w:footnotePr>
</w:settings>
</file>

<file path=word/styles.xml><?xml version="1.0" encoding="utf-8"?>
<w:styles xmlns:w="http://schemas.openxmlformats.org/wordprocessingml/2006/main">
  <w:docDefaults>
    <w:rPrDefault>
      <w:rPr>
        <w:rFonts w:ascii="Times New Roman" w:hAnsi="Times New Roman" w:eastAsia="Times New Roman" w:cs="Times New Roman"/>
        <w:lang w:val="en-GB" w:eastAsia="en-GB" w:bidi="ar-SA"/>
      </w:rPr>
    </w:rPrDefault>
    <w:pPrDefault>
      <w:pPr/>
    </w:pPrDefault>
  </w:docDefaults>
  <w:latentStyles w:count="267" w:defQFormat="0" w:defUnhideWhenUsed="1" w:defSemiHidden="1" w:defUIPriority="99" w:defLockedState="0">
    <w:lsdException w:qFormat="1" w:unhideWhenUsed="0" w:semiHidden="0" w:uiPriority="0" w:name="Normal"/>
    <w:lsdException w:qFormat="1" w:unhideWhenUsed="0" w:semiHidden="0" w:uiPriority="9" w:name="heading 1"/>
    <w:lsdException w:qFormat="1" w:unhideWhenUsed="0" w:semiHidden="0" w:uiPriority="9" w:name="heading 2"/>
    <w:lsdException w:qFormat="1" w:unhideWhenUsed="0" w:semiHidden="0" w:uiPriority="9" w:name="heading 3"/>
    <w:lsdException w:qFormat="1" w:unhideWhenUsed="0" w:semiHidden="0" w:uiPriority="9" w:name="heading 4"/>
    <w:lsdException w:qFormat="1" w:unhideWhenUsed="0" w:semiHidden="0" w:uiPriority="9" w:name="heading 5"/>
    <w:lsdException w:qFormat="1" w:unhideWhenUsed="0" w:semiHidden="0"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semiHidden="0"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jc w:val="both"/>
    </w:pPr>
    <w:rPr>
      <w:rFonts w:eastAsia="Arial" w:cs="Courier New" w:ascii="Times New Roman" w:hAnsi="Times New Roman"/>
      <w:color w:val="auto"/>
      <w:sz w:val="24"/>
      <w:szCs w:val="24"/>
      <w:lang w:val="en-US" w:eastAsia="zh-CN" w:bidi="hi-IN"/>
    </w:rPr>
  </w:style>
  <w:style w:type="paragraph" w:styleId="Heading1">
    <w:name w:val="Heading 1"/>
    <w:qFormat/>
    <w:basedOn w:val="Normal"/>
    <w:next w:val="TextBody"/>
    <w:pPr>
      <w:keepNext/>
      <w:numPr>
        <w:ilvl w:val="0"/>
        <w:numId w:val="1"/>
      </w:numPr>
      <w:spacing w:before="240" w:after="120"/>
      <w:jc w:val="left"/>
      <w:outlineLvl w:val="0"/>
      <w:outlineLvl w:val="0"/>
    </w:pPr>
    <w:rPr>
      <w:rFonts w:cs="Times New Roman"/>
      <w:b/>
      <w:sz w:val="40"/>
    </w:rPr>
  </w:style>
  <w:style w:type="paragraph" w:styleId="Heading2">
    <w:name w:val="Heading 2"/>
    <w:qFormat/>
    <w:basedOn w:val="Normal"/>
    <w:next w:val="TextBody"/>
    <w:pPr>
      <w:keepNext/>
      <w:numPr>
        <w:ilvl w:val="1"/>
        <w:numId w:val="1"/>
      </w:numPr>
      <w:spacing w:before="240" w:after="120"/>
      <w:jc w:val="left"/>
      <w:outlineLvl w:val="1"/>
      <w:outlineLvl w:val="1"/>
    </w:pPr>
    <w:rPr>
      <w:rFonts w:cs="Times New Roman"/>
      <w:b/>
      <w:sz w:val="32"/>
    </w:rPr>
  </w:style>
  <w:style w:type="paragraph" w:styleId="Heading3">
    <w:name w:val="Heading 3"/>
    <w:qFormat/>
    <w:basedOn w:val="Normal"/>
    <w:next w:val="TextBody"/>
    <w:pPr>
      <w:keepNext/>
      <w:numPr>
        <w:ilvl w:val="2"/>
        <w:numId w:val="1"/>
      </w:numPr>
      <w:spacing w:before="240" w:after="120"/>
      <w:jc w:val="left"/>
      <w:outlineLvl w:val="2"/>
      <w:outlineLvl w:val="2"/>
    </w:pPr>
    <w:rPr>
      <w:rFonts w:cs="Times New Roman"/>
      <w:b/>
      <w:sz w:val="32"/>
    </w:rPr>
  </w:style>
  <w:style w:type="paragraph" w:styleId="Heading4">
    <w:name w:val="Heading 4"/>
    <w:qFormat/>
    <w:basedOn w:val="Normal"/>
    <w:next w:val="TextBody"/>
    <w:pPr>
      <w:keepNext/>
      <w:numPr>
        <w:ilvl w:val="3"/>
        <w:numId w:val="1"/>
      </w:numPr>
      <w:spacing w:before="240" w:after="120"/>
      <w:jc w:val="left"/>
      <w:outlineLvl w:val="3"/>
      <w:outlineLvl w:val="3"/>
    </w:pPr>
    <w:rPr>
      <w:rFonts w:cs="Times New Roman"/>
      <w:b/>
    </w:rPr>
  </w:style>
  <w:style w:type="paragraph" w:styleId="Heading5">
    <w:name w:val="Heading 5"/>
    <w:qFormat/>
    <w:basedOn w:val="Normal"/>
    <w:next w:val="TextBody"/>
    <w:pPr>
      <w:keepNext/>
      <w:numPr>
        <w:ilvl w:val="4"/>
        <w:numId w:val="1"/>
      </w:numPr>
      <w:spacing w:before="240" w:after="120"/>
      <w:jc w:val="left"/>
      <w:outlineLvl w:val="4"/>
      <w:outlineLvl w:val="4"/>
    </w:pPr>
    <w:rPr>
      <w:rFonts w:cs="Times New Roman"/>
      <w:b/>
    </w:rPr>
  </w:style>
  <w:style w:type="paragraph" w:styleId="Heading6">
    <w:name w:val="Heading 6"/>
    <w:qFormat/>
    <w:basedOn w:val="Normal"/>
    <w:next w:val="TextBody"/>
    <w:pPr>
      <w:keepNext/>
      <w:numPr>
        <w:ilvl w:val="5"/>
        <w:numId w:val="1"/>
      </w:numPr>
      <w:spacing w:before="240" w:after="120"/>
      <w:jc w:val="left"/>
      <w:outlineLvl w:val="5"/>
      <w:outlineLvl w:val="5"/>
    </w:pPr>
    <w:rPr>
      <w:rFonts w:cs="Times New Roman"/>
      <w:b/>
    </w:rPr>
  </w:style>
  <w:style w:type="character" w:styleId="DefaultParagraphFont" w:default="1">
    <w:name w:val="Default Paragraph Font"/>
    <w:uiPriority w:val="1"/>
    <w:semiHidden/>
    <w:unhideWhenUsed/>
    <w:rPr/>
  </w:style>
  <w:style w:type="character" w:styleId="EndnoteReference1" w:customStyle="1">
    <w:name w:val="Endnote Reference1"/>
    <w:rPr>
      <w:vertAlign w:val="superscript"/>
    </w:rPr>
  </w:style>
  <w:style w:type="character" w:styleId="EndnoteCharacters" w:customStyle="1">
    <w:name w:val="Endnote Characters"/>
    <w:rPr/>
  </w:style>
  <w:style w:type="character" w:styleId="InternetLink">
    <w:name w:val="Internet Link"/>
    <w:rPr>
      <w:color w:val="000080"/>
      <w:u w:val="single"/>
      <w:lang w:val="zxx" w:eastAsia="zxx" w:bidi="zxx"/>
    </w:rPr>
  </w:style>
  <w:style w:type="character" w:styleId="FootnoteCharacters" w:customStyle="1">
    <w:name w:val="Footnote Characters"/>
    <w:rPr/>
  </w:style>
  <w:style w:type="character" w:styleId="Footnotereference">
    <w:name w:val="footnote reference"/>
    <w:rPr>
      <w:vertAlign w:val="superscript"/>
    </w:rPr>
  </w:style>
  <w:style w:type="character" w:styleId="Endnotereference">
    <w:name w:val="endnote reference"/>
    <w:rPr>
      <w:vertAlign w:val="superscript"/>
    </w:rPr>
  </w:style>
  <w:style w:type="character" w:styleId="BalloonTextChar" w:customStyle="1">
    <w:name w:val="Balloon Text Char"/>
    <w:uiPriority w:val="99"/>
    <w:semiHidden/>
    <w:link w:val="BalloonText"/>
    <w:rsid w:val="00c027d0"/>
    <w:basedOn w:val="DefaultParagraphFont"/>
    <w:rPr>
      <w:rFonts w:ascii="Lucida Grande" w:hAnsi="Lucida Grande" w:eastAsia="Arial" w:cs="Lucida Grande"/>
      <w:sz w:val="18"/>
      <w:szCs w:val="18"/>
      <w:lang w:val="en-US" w:eastAsia="zh-CN" w:bidi="hi-IN"/>
    </w:rPr>
  </w:style>
  <w:style w:type="character" w:styleId="Annotationreference">
    <w:name w:val="annotation reference"/>
    <w:uiPriority w:val="99"/>
    <w:semiHidden/>
    <w:unhideWhenUsed/>
    <w:rsid w:val="00c9769b"/>
    <w:basedOn w:val="DefaultParagraphFont"/>
    <w:rPr>
      <w:sz w:val="18"/>
      <w:szCs w:val="18"/>
    </w:rPr>
  </w:style>
  <w:style w:type="character" w:styleId="CommentTextChar" w:customStyle="1">
    <w:name w:val="Comment Text Char"/>
    <w:uiPriority w:val="99"/>
    <w:semiHidden/>
    <w:link w:val="CommentText"/>
    <w:rsid w:val="00c9769b"/>
    <w:basedOn w:val="DefaultParagraphFont"/>
    <w:rPr>
      <w:rFonts w:eastAsia="Arial" w:cs="Courier New"/>
      <w:sz w:val="24"/>
      <w:szCs w:val="24"/>
      <w:lang w:val="en-US" w:eastAsia="zh-CN" w:bidi="hi-IN"/>
    </w:rPr>
  </w:style>
  <w:style w:type="character" w:styleId="CommentSubjectChar" w:customStyle="1">
    <w:name w:val="Comment Subject Char"/>
    <w:uiPriority w:val="99"/>
    <w:semiHidden/>
    <w:link w:val="CommentSubject"/>
    <w:rsid w:val="00c9769b"/>
    <w:basedOn w:val="CommentTextChar"/>
    <w:rPr>
      <w:rFonts w:eastAsia="Arial" w:cs="Courier New"/>
      <w:b/>
      <w:bCs/>
      <w:sz w:val="24"/>
      <w:szCs w:val="24"/>
      <w:lang w:val="en-US" w:eastAsia="zh-CN" w:bidi="hi-IN"/>
    </w:rPr>
  </w:style>
  <w:style w:type="character" w:styleId="FollowedHyperlink">
    <w:name w:val="FollowedHyperlink"/>
    <w:uiPriority w:val="99"/>
    <w:semiHidden/>
    <w:unhideWhenUsed/>
    <w:rsid w:val="00a76deb"/>
    <w:basedOn w:val="DefaultParagraphFont"/>
    <w:rPr>
      <w:color w:val="800080"/>
      <w:u w:val="single"/>
    </w:rPr>
  </w:style>
  <w:style w:type="character" w:styleId="FootnoteAnchor">
    <w:name w:val="Footnote Anchor"/>
    <w:rPr>
      <w:vertAlign w:val="superscript"/>
    </w:rPr>
  </w:style>
  <w:style w:type="character" w:styleId="EndnoteAnchor">
    <w:name w:val="Endnote Anchor"/>
    <w:rPr>
      <w:vertAlign w:val="superscript"/>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Normal"/>
    <w:pPr>
      <w:tabs>
        <w:tab w:val="left" w:pos="283" w:leader="none"/>
      </w:tabs>
      <w:spacing w:before="0" w:after="120"/>
      <w:ind w:left="283" w:right="0" w:hanging="283"/>
      <w:jc w:val="left"/>
    </w:pPr>
    <w:rPr>
      <w:rFonts w:cs="FreeSans"/>
      <w:sz w:val="20"/>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1">
    <w:name w:val="caption"/>
    <w:qFormat/>
    <w:basedOn w:val="Normal"/>
    <w:pPr>
      <w:suppressLineNumbers/>
      <w:spacing w:before="120" w:after="120"/>
    </w:pPr>
    <w:rPr>
      <w:rFonts w:cs="FreeSans"/>
      <w:i/>
      <w:iCs/>
    </w:rPr>
  </w:style>
  <w:style w:type="paragraph" w:styleId="Part" w:customStyle="1">
    <w:name w:val="Part"/>
    <w:basedOn w:val="Normal"/>
    <w:pPr>
      <w:keepNext/>
      <w:spacing w:before="240" w:after="120"/>
      <w:jc w:val="center"/>
    </w:pPr>
    <w:rPr>
      <w:rFonts w:cs="Times New Roman"/>
      <w:b/>
      <w:sz w:val="40"/>
    </w:rPr>
  </w:style>
  <w:style w:type="paragraph" w:styleId="Rightpar" w:customStyle="1">
    <w:name w:val="rightpar"/>
    <w:basedOn w:val="Normal"/>
    <w:pPr>
      <w:keepLines/>
      <w:spacing w:before="120" w:after="120"/>
      <w:jc w:val="right"/>
    </w:pPr>
    <w:rPr>
      <w:rFonts w:cs="Times New Roman"/>
    </w:rPr>
  </w:style>
  <w:style w:type="paragraph" w:styleId="Centerpar" w:customStyle="1">
    <w:name w:val="centerpar"/>
    <w:basedOn w:val="Normal"/>
    <w:pPr>
      <w:keepLines/>
      <w:spacing w:before="120" w:after="120"/>
      <w:jc w:val="center"/>
    </w:pPr>
    <w:rPr>
      <w:rFonts w:cs="Times New Roman"/>
    </w:rPr>
  </w:style>
  <w:style w:type="paragraph" w:styleId="Equation" w:customStyle="1">
    <w:name w:val="equation"/>
    <w:basedOn w:val="Normal"/>
    <w:pPr>
      <w:keepLines/>
      <w:spacing w:before="120" w:after="120"/>
      <w:jc w:val="left"/>
    </w:pPr>
    <w:rPr>
      <w:rFonts w:cs="Times New Roman"/>
    </w:rPr>
  </w:style>
  <w:style w:type="paragraph" w:styleId="EquationNum" w:customStyle="1">
    <w:name w:val="equationNum"/>
    <w:basedOn w:val="Normal"/>
    <w:pPr>
      <w:keepLines/>
      <w:spacing w:before="120" w:after="120"/>
      <w:jc w:val="left"/>
    </w:pPr>
    <w:rPr>
      <w:rFonts w:cs="Times New Roman"/>
    </w:rPr>
  </w:style>
  <w:style w:type="paragraph" w:styleId="EquationAlign" w:customStyle="1">
    <w:name w:val="equationAlign"/>
    <w:basedOn w:val="Normal"/>
    <w:pPr>
      <w:keepLines/>
      <w:spacing w:before="120" w:after="120"/>
      <w:jc w:val="left"/>
    </w:pPr>
    <w:rPr>
      <w:rFonts w:cs="Times New Roman"/>
    </w:rPr>
  </w:style>
  <w:style w:type="paragraph" w:styleId="EquationAlignNum" w:customStyle="1">
    <w:name w:val="equationAlignNum"/>
    <w:basedOn w:val="Normal"/>
    <w:pPr>
      <w:keepLines/>
      <w:spacing w:before="120" w:after="120"/>
      <w:jc w:val="left"/>
    </w:pPr>
    <w:rPr>
      <w:rFonts w:cs="Times New Roman"/>
    </w:rPr>
  </w:style>
  <w:style w:type="paragraph" w:styleId="EquationArray" w:customStyle="1">
    <w:name w:val="equationArray"/>
    <w:basedOn w:val="Normal"/>
    <w:pPr>
      <w:keepLines/>
      <w:spacing w:before="120" w:after="120"/>
      <w:jc w:val="left"/>
    </w:pPr>
    <w:rPr>
      <w:rFonts w:cs="Times New Roman"/>
    </w:rPr>
  </w:style>
  <w:style w:type="paragraph" w:styleId="EquationArrayNum" w:customStyle="1">
    <w:name w:val="equationArrayNum"/>
    <w:basedOn w:val="Normal"/>
    <w:pPr>
      <w:keepLines/>
      <w:spacing w:before="120" w:after="120"/>
      <w:jc w:val="left"/>
    </w:pPr>
    <w:rPr>
      <w:rFonts w:cs="Times New Roman"/>
    </w:rPr>
  </w:style>
  <w:style w:type="paragraph" w:styleId="Theorem" w:customStyle="1">
    <w:name w:val="theorem"/>
    <w:basedOn w:val="Normal"/>
    <w:pPr>
      <w:keepLines/>
      <w:spacing w:before="120" w:after="120"/>
      <w:jc w:val="left"/>
    </w:pPr>
    <w:rPr>
      <w:rFonts w:cs="Times New Roman"/>
      <w:sz w:val="20"/>
    </w:rPr>
  </w:style>
  <w:style w:type="paragraph" w:styleId="BitmapCenter" w:customStyle="1">
    <w:name w:val="bitmapCenter"/>
    <w:basedOn w:val="Normal"/>
    <w:pPr>
      <w:keepLines/>
      <w:spacing w:before="120" w:after="120"/>
      <w:jc w:val="left"/>
    </w:pPr>
    <w:rPr>
      <w:rFonts w:cs="Times New Roman"/>
    </w:rPr>
  </w:style>
  <w:style w:type="paragraph" w:styleId="Title">
    <w:name w:val="Title"/>
    <w:qFormat/>
    <w:basedOn w:val="Normal"/>
    <w:next w:val="TextBody"/>
    <w:pPr>
      <w:spacing w:before="240" w:after="240"/>
      <w:jc w:val="center"/>
    </w:pPr>
    <w:rPr>
      <w:rFonts w:cs="Times New Roman"/>
      <w:b/>
      <w:sz w:val="36"/>
    </w:rPr>
  </w:style>
  <w:style w:type="paragraph" w:styleId="Author" w:customStyle="1">
    <w:name w:val="author"/>
    <w:basedOn w:val="Normal"/>
    <w:pPr>
      <w:spacing w:before="0" w:after="120"/>
      <w:jc w:val="center"/>
    </w:pPr>
    <w:rPr>
      <w:rFonts w:cs="Times New Roman"/>
    </w:rPr>
  </w:style>
  <w:style w:type="paragraph" w:styleId="Footer">
    <w:name w:val="Footer"/>
    <w:basedOn w:val="Normal"/>
    <w:pPr>
      <w:tabs>
        <w:tab w:val="center" w:pos="4536" w:leader="none"/>
        <w:tab w:val="right" w:pos="9072" w:leader="none"/>
      </w:tabs>
      <w:jc w:val="left"/>
    </w:pPr>
    <w:rPr>
      <w:rFonts w:cs="Times New Roman"/>
      <w:sz w:val="20"/>
    </w:rPr>
  </w:style>
  <w:style w:type="paragraph" w:styleId="Header">
    <w:name w:val="Header"/>
    <w:basedOn w:val="Normal"/>
    <w:pPr>
      <w:tabs>
        <w:tab w:val="center" w:pos="4536" w:leader="none"/>
        <w:tab w:val="right" w:pos="9072" w:leader="none"/>
      </w:tabs>
      <w:jc w:val="left"/>
    </w:pPr>
    <w:rPr>
      <w:rFonts w:cs="Times New Roman"/>
      <w:sz w:val="20"/>
    </w:rPr>
  </w:style>
  <w:style w:type="paragraph" w:styleId="Caption11" w:customStyle="1">
    <w:name w:val="Caption1"/>
    <w:basedOn w:val="Normal"/>
    <w:pPr>
      <w:keepLines/>
      <w:spacing w:before="120" w:after="120"/>
      <w:jc w:val="left"/>
    </w:pPr>
    <w:rPr>
      <w:rFonts w:cs="Times New Roman"/>
    </w:rPr>
  </w:style>
  <w:style w:type="paragraph" w:styleId="Figure" w:customStyle="1">
    <w:name w:val="Figure"/>
    <w:basedOn w:val="Normal"/>
    <w:pPr>
      <w:keepLines/>
      <w:spacing w:before="120" w:after="0"/>
      <w:jc w:val="center"/>
    </w:pPr>
    <w:rPr>
      <w:rFonts w:cs="Times New Roman"/>
      <w:sz w:val="20"/>
    </w:rPr>
  </w:style>
  <w:style w:type="paragraph" w:styleId="Table" w:customStyle="1">
    <w:name w:val="Table"/>
    <w:basedOn w:val="Normal"/>
    <w:pPr>
      <w:keepLines/>
      <w:spacing w:before="120" w:after="0"/>
      <w:jc w:val="center"/>
    </w:pPr>
    <w:rPr>
      <w:rFonts w:cs="Times New Roman"/>
      <w:sz w:val="20"/>
    </w:rPr>
  </w:style>
  <w:style w:type="paragraph" w:styleId="Tabular" w:customStyle="1">
    <w:name w:val="Tabular"/>
    <w:basedOn w:val="Normal"/>
    <w:pPr>
      <w:keepLines/>
      <w:spacing w:before="120" w:after="0"/>
      <w:jc w:val="center"/>
    </w:pPr>
    <w:rPr>
      <w:rFonts w:cs="Times New Roman"/>
      <w:sz w:val="20"/>
    </w:rPr>
  </w:style>
  <w:style w:type="paragraph" w:styleId="Tabbing" w:customStyle="1">
    <w:name w:val="Tabbing"/>
    <w:basedOn w:val="Normal"/>
    <w:pPr>
      <w:keepLines/>
      <w:spacing w:before="120" w:after="0"/>
      <w:jc w:val="center"/>
    </w:pPr>
    <w:rPr>
      <w:rFonts w:cs="Times New Roman"/>
      <w:sz w:val="20"/>
    </w:rPr>
  </w:style>
  <w:style w:type="paragraph" w:styleId="Quote">
    <w:name w:val="Quote"/>
    <w:qFormat/>
    <w:basedOn w:val="Normal"/>
    <w:pPr>
      <w:ind w:left="1024" w:right="1024" w:firstLine="340"/>
    </w:pPr>
    <w:rPr>
      <w:rFonts w:cs="Times New Roman"/>
      <w:sz w:val="20"/>
    </w:rPr>
  </w:style>
  <w:style w:type="paragraph" w:styleId="Verbatim" w:customStyle="1">
    <w:name w:val="verbatim"/>
    <w:pPr>
      <w:widowControl/>
      <w:suppressAutoHyphens w:val="true"/>
      <w:bidi w:val="0"/>
      <w:jc w:val="left"/>
    </w:pPr>
    <w:rPr>
      <w:rFonts w:ascii="Courier New" w:hAnsi="Courier New" w:eastAsia="Arial" w:cs="Courier New"/>
      <w:color w:val="auto"/>
      <w:sz w:val="24"/>
      <w:szCs w:val="24"/>
      <w:lang w:val="en-US" w:eastAsia="zh-CN" w:bidi="hi-IN"/>
    </w:rPr>
  </w:style>
  <w:style w:type="paragraph" w:styleId="ListBullet">
    <w:name w:val="List Bullet"/>
    <w:basedOn w:val="Normal"/>
    <w:pPr>
      <w:tabs>
        <w:tab w:val="left" w:pos="283" w:leader="none"/>
      </w:tabs>
      <w:spacing w:before="0" w:after="120"/>
      <w:ind w:left="283" w:right="0" w:hanging="283"/>
      <w:jc w:val="left"/>
    </w:pPr>
    <w:rPr>
      <w:rFonts w:cs="Times New Roman"/>
      <w:sz w:val="20"/>
    </w:rPr>
  </w:style>
  <w:style w:type="paragraph" w:styleId="Latexpicture" w:customStyle="1">
    <w:name w:val="latex picture"/>
    <w:basedOn w:val="Normal"/>
    <w:pPr>
      <w:keepLines/>
      <w:spacing w:before="120" w:after="120"/>
      <w:jc w:val="center"/>
    </w:pPr>
    <w:rPr>
      <w:rFonts w:cs="Times New Roman"/>
    </w:rPr>
  </w:style>
  <w:style w:type="paragraph" w:styleId="Subfigure" w:customStyle="1">
    <w:name w:val="subfigure"/>
    <w:basedOn w:val="Normal"/>
    <w:pPr>
      <w:keepLines/>
      <w:spacing w:before="120" w:after="120"/>
      <w:jc w:val="center"/>
    </w:pPr>
    <w:rPr>
      <w:rFonts w:cs="Times New Roman"/>
    </w:rPr>
  </w:style>
  <w:style w:type="paragraph" w:styleId="Bibheading" w:customStyle="1">
    <w:name w:val="bibheading"/>
    <w:basedOn w:val="Normal"/>
    <w:pPr>
      <w:keepNext/>
      <w:spacing w:before="240" w:after="120"/>
      <w:jc w:val="left"/>
    </w:pPr>
    <w:rPr>
      <w:rFonts w:cs="Times New Roman"/>
      <w:b/>
      <w:sz w:val="32"/>
    </w:rPr>
  </w:style>
  <w:style w:type="paragraph" w:styleId="Bibitem" w:customStyle="1">
    <w:name w:val="bibitem"/>
    <w:basedOn w:val="Normal"/>
    <w:pPr>
      <w:ind w:left="567" w:right="0" w:hanging="567"/>
      <w:jc w:val="left"/>
    </w:pPr>
    <w:rPr>
      <w:rFonts w:cs="Times New Roman"/>
      <w:sz w:val="20"/>
    </w:rPr>
  </w:style>
  <w:style w:type="paragraph" w:styleId="Endnotes" w:customStyle="1">
    <w:name w:val="endnotes"/>
    <w:basedOn w:val="Normal"/>
    <w:pPr>
      <w:tabs>
        <w:tab w:val="left" w:pos="283" w:leader="none"/>
      </w:tabs>
      <w:spacing w:before="0" w:after="120"/>
      <w:ind w:left="283" w:right="0" w:hanging="283"/>
      <w:jc w:val="left"/>
    </w:pPr>
    <w:rPr>
      <w:rFonts w:cs="Times New Roman"/>
      <w:sz w:val="20"/>
    </w:rPr>
  </w:style>
  <w:style w:type="paragraph" w:styleId="FootnoteText1" w:customStyle="1">
    <w:name w:val="Footnote Text1"/>
    <w:basedOn w:val="Normal"/>
    <w:pPr>
      <w:ind w:left="397" w:right="0" w:hanging="113"/>
      <w:jc w:val="left"/>
    </w:pPr>
    <w:rPr>
      <w:rFonts w:cs="Times New Roman"/>
    </w:rPr>
  </w:style>
  <w:style w:type="paragraph" w:styleId="EndnoteText1" w:customStyle="1">
    <w:name w:val="Endnote Text1"/>
    <w:basedOn w:val="Normal"/>
    <w:pPr>
      <w:ind w:left="454" w:right="0" w:hanging="170"/>
    </w:pPr>
    <w:rPr>
      <w:rFonts w:cs="Times New Roman"/>
    </w:rPr>
  </w:style>
  <w:style w:type="paragraph" w:styleId="Acronym" w:customStyle="1">
    <w:name w:val="acronym"/>
    <w:basedOn w:val="Normal"/>
    <w:pPr>
      <w:keepNext/>
      <w:spacing w:before="60" w:after="60"/>
      <w:jc w:val="left"/>
    </w:pPr>
    <w:rPr>
      <w:rFonts w:cs="Times New Roman"/>
    </w:rPr>
  </w:style>
  <w:style w:type="paragraph" w:styleId="Abstracttitle" w:customStyle="1">
    <w:name w:val="abstract title"/>
    <w:basedOn w:val="Normal"/>
    <w:pPr>
      <w:spacing w:before="0" w:after="120"/>
      <w:jc w:val="center"/>
    </w:pPr>
    <w:rPr>
      <w:rFonts w:cs="Times New Roman"/>
      <w:b/>
    </w:rPr>
  </w:style>
  <w:style w:type="paragraph" w:styleId="Abstract" w:customStyle="1">
    <w:name w:val="abstract"/>
    <w:basedOn w:val="Normal"/>
    <w:pPr>
      <w:ind w:left="1024" w:right="1024" w:firstLine="340"/>
    </w:pPr>
    <w:rPr>
      <w:rFonts w:cs="Times New Roman"/>
    </w:rPr>
  </w:style>
  <w:style w:type="paragraph" w:styleId="Contentsheading" w:customStyle="1">
    <w:name w:val="contents_heading"/>
    <w:basedOn w:val="Normal"/>
    <w:pPr>
      <w:keepNext/>
      <w:spacing w:before="240" w:after="120"/>
      <w:jc w:val="left"/>
    </w:pPr>
    <w:rPr>
      <w:rFonts w:cs="Times New Roman"/>
      <w:b/>
      <w:sz w:val="20"/>
    </w:rPr>
  </w:style>
  <w:style w:type="paragraph" w:styleId="Contents1">
    <w:name w:val="Contents 1"/>
    <w:basedOn w:val="Normal"/>
    <w:pPr>
      <w:keepNext/>
      <w:tabs>
        <w:tab w:val="right" w:pos="8222" w:leader="dot"/>
      </w:tabs>
      <w:spacing w:before="240" w:after="60"/>
      <w:ind w:left="425" w:right="0" w:hanging="0"/>
      <w:jc w:val="left"/>
    </w:pPr>
    <w:rPr>
      <w:rFonts w:cs="Times New Roman"/>
      <w:b/>
    </w:rPr>
  </w:style>
  <w:style w:type="paragraph" w:styleId="Contents2">
    <w:name w:val="Contents 2"/>
    <w:basedOn w:val="Normal"/>
    <w:pPr>
      <w:keepNext/>
      <w:tabs>
        <w:tab w:val="right" w:pos="8222" w:leader="dot"/>
      </w:tabs>
      <w:spacing w:before="60" w:after="60"/>
      <w:ind w:left="512" w:right="0" w:hanging="0"/>
      <w:jc w:val="left"/>
    </w:pPr>
    <w:rPr>
      <w:rFonts w:cs="Times New Roman"/>
    </w:rPr>
  </w:style>
  <w:style w:type="paragraph" w:styleId="Contents3">
    <w:name w:val="Contents 3"/>
    <w:basedOn w:val="Normal"/>
    <w:pPr>
      <w:keepNext/>
      <w:tabs>
        <w:tab w:val="right" w:pos="8222" w:leader="dot"/>
      </w:tabs>
      <w:spacing w:before="60" w:after="60"/>
      <w:ind w:left="1024" w:right="0" w:hanging="0"/>
      <w:jc w:val="left"/>
    </w:pPr>
    <w:rPr>
      <w:rFonts w:cs="Times New Roman"/>
    </w:rPr>
  </w:style>
  <w:style w:type="paragraph" w:styleId="Contents4">
    <w:name w:val="Contents 4"/>
    <w:basedOn w:val="Normal"/>
    <w:pPr>
      <w:keepNext/>
      <w:tabs>
        <w:tab w:val="right" w:pos="8222" w:leader="dot"/>
      </w:tabs>
      <w:spacing w:before="60" w:after="60"/>
      <w:ind w:left="1536" w:right="0" w:hanging="0"/>
      <w:jc w:val="left"/>
    </w:pPr>
    <w:rPr>
      <w:rFonts w:cs="Times New Roman"/>
    </w:rPr>
  </w:style>
  <w:style w:type="paragraph" w:styleId="Contents5">
    <w:name w:val="Contents 5"/>
    <w:basedOn w:val="Normal"/>
    <w:pPr>
      <w:keepNext/>
      <w:tabs>
        <w:tab w:val="right" w:pos="8222" w:leader="dot"/>
      </w:tabs>
      <w:spacing w:before="60" w:after="60"/>
      <w:ind w:left="2048" w:right="0" w:hanging="0"/>
      <w:jc w:val="left"/>
    </w:pPr>
    <w:rPr>
      <w:rFonts w:cs="Times New Roman"/>
    </w:rPr>
  </w:style>
  <w:style w:type="paragraph" w:styleId="Contents6">
    <w:name w:val="Contents 6"/>
    <w:basedOn w:val="Normal"/>
    <w:pPr>
      <w:keepNext/>
      <w:tabs>
        <w:tab w:val="right" w:pos="8222" w:leader="dot"/>
      </w:tabs>
      <w:spacing w:before="60" w:after="60"/>
      <w:ind w:left="2560" w:right="0" w:hanging="0"/>
      <w:jc w:val="left"/>
    </w:pPr>
    <w:rPr>
      <w:rFonts w:cs="Times New Roman"/>
    </w:rPr>
  </w:style>
  <w:style w:type="paragraph" w:styleId="Footnotetext">
    <w:name w:val="footnote text"/>
    <w:basedOn w:val="Normal"/>
    <w:pPr/>
    <w:rPr/>
  </w:style>
  <w:style w:type="paragraph" w:styleId="TableContents" w:customStyle="1">
    <w:name w:val="Table Contents"/>
    <w:basedOn w:val="Normal"/>
    <w:pPr>
      <w:suppressLineNumbers/>
    </w:pPr>
    <w:rPr/>
  </w:style>
  <w:style w:type="paragraph" w:styleId="TableHeading" w:customStyle="1">
    <w:name w:val="Table Heading"/>
    <w:basedOn w:val="TableContents"/>
    <w:pPr>
      <w:jc w:val="center"/>
    </w:pPr>
    <w:rPr>
      <w:b/>
      <w:bCs/>
    </w:rPr>
  </w:style>
  <w:style w:type="paragraph" w:styleId="BalloonText">
    <w:name w:val="Balloon Text"/>
    <w:uiPriority w:val="99"/>
    <w:semiHidden/>
    <w:unhideWhenUsed/>
    <w:link w:val="BalloonTextChar"/>
    <w:rsid w:val="00c027d0"/>
    <w:basedOn w:val="Normal"/>
    <w:pPr/>
    <w:rPr>
      <w:rFonts w:ascii="Lucida Grande" w:hAnsi="Lucida Grande" w:cs="Lucida Grande"/>
      <w:sz w:val="18"/>
      <w:szCs w:val="18"/>
    </w:rPr>
  </w:style>
  <w:style w:type="paragraph" w:styleId="Annotationtext">
    <w:name w:val="annotation text"/>
    <w:uiPriority w:val="99"/>
    <w:semiHidden/>
    <w:unhideWhenUsed/>
    <w:link w:val="CommentTextChar"/>
    <w:rsid w:val="00c9769b"/>
    <w:basedOn w:val="Normal"/>
    <w:pPr/>
    <w:rPr/>
  </w:style>
  <w:style w:type="paragraph" w:styleId="Annotationsubject">
    <w:name w:val="annotation subject"/>
    <w:uiPriority w:val="99"/>
    <w:semiHidden/>
    <w:unhideWhenUsed/>
    <w:link w:val="CommentSubjectChar"/>
    <w:rsid w:val="00c9769b"/>
    <w:basedOn w:val="Annotationtext"/>
    <w:pPr/>
    <w:rPr>
      <w:b/>
      <w:bCs/>
      <w:sz w:val="20"/>
      <w:szCs w:val="20"/>
    </w:rPr>
  </w:style>
  <w:style w:type="paragraph" w:styleId="Footnote">
    <w:name w:val="Footnote"/>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image" Target="media/image106.png"/><Relationship Id="rId108" Type="http://schemas.openxmlformats.org/officeDocument/2006/relationships/image" Target="media/image107.png"/><Relationship Id="rId109" Type="http://schemas.openxmlformats.org/officeDocument/2006/relationships/image" Target="media/image108.png"/><Relationship Id="rId110" Type="http://schemas.openxmlformats.org/officeDocument/2006/relationships/image" Target="media/image109.png"/><Relationship Id="rId111" Type="http://schemas.openxmlformats.org/officeDocument/2006/relationships/image" Target="media/image110.png"/><Relationship Id="rId112" Type="http://schemas.openxmlformats.org/officeDocument/2006/relationships/image" Target="media/image111.png"/><Relationship Id="rId113" Type="http://schemas.openxmlformats.org/officeDocument/2006/relationships/image" Target="media/image112.png"/><Relationship Id="rId114" Type="http://schemas.openxmlformats.org/officeDocument/2006/relationships/image" Target="media/image113.png"/><Relationship Id="rId115" Type="http://schemas.openxmlformats.org/officeDocument/2006/relationships/image" Target="media/image114.png"/><Relationship Id="rId116" Type="http://schemas.openxmlformats.org/officeDocument/2006/relationships/image" Target="media/image115.png"/><Relationship Id="rId117" Type="http://schemas.openxmlformats.org/officeDocument/2006/relationships/image" Target="media/image116.png"/><Relationship Id="rId118" Type="http://schemas.openxmlformats.org/officeDocument/2006/relationships/hyperlink" Target="http://www.cesnet.cz/" TargetMode="External"/><Relationship Id="rId119" Type="http://schemas.openxmlformats.org/officeDocument/2006/relationships/hyperlink" Target="http://www.cesnet.cz/" TargetMode="External"/><Relationship Id="rId120" Type="http://schemas.openxmlformats.org/officeDocument/2006/relationships/image" Target="media/image117.png"/><Relationship Id="rId121" Type="http://schemas.openxmlformats.org/officeDocument/2006/relationships/image" Target="media/image118.png"/><Relationship Id="rId122" Type="http://schemas.openxmlformats.org/officeDocument/2006/relationships/hyperlink" Target="http://www.egi.eu/" TargetMode="External"/><Relationship Id="rId123" Type="http://schemas.openxmlformats.org/officeDocument/2006/relationships/hyperlink" Target="http://www.egi.eu/" TargetMode="External"/><Relationship Id="rId124" Type="http://schemas.openxmlformats.org/officeDocument/2006/relationships/image" Target="media/image119.png"/><Relationship Id="rId125" Type="http://schemas.openxmlformats.org/officeDocument/2006/relationships/image" Target="media/image120.png"/><Relationship Id="rId126" Type="http://schemas.openxmlformats.org/officeDocument/2006/relationships/image" Target="media/image121.png"/><Relationship Id="rId127" Type="http://schemas.openxmlformats.org/officeDocument/2006/relationships/image" Target="media/image122.png"/><Relationship Id="rId128" Type="http://schemas.openxmlformats.org/officeDocument/2006/relationships/image" Target="media/image123.png"/><Relationship Id="rId129" Type="http://schemas.openxmlformats.org/officeDocument/2006/relationships/image" Target="media/image124.png"/><Relationship Id="rId130" Type="http://schemas.openxmlformats.org/officeDocument/2006/relationships/image" Target="media/image125.png"/><Relationship Id="rId131" Type="http://schemas.openxmlformats.org/officeDocument/2006/relationships/image" Target="media/image126.png"/><Relationship Id="rId132" Type="http://schemas.openxmlformats.org/officeDocument/2006/relationships/image" Target="media/image127.png"/><Relationship Id="rId133" Type="http://schemas.openxmlformats.org/officeDocument/2006/relationships/image" Target="media/image128.png"/><Relationship Id="rId134" Type="http://schemas.openxmlformats.org/officeDocument/2006/relationships/image" Target="media/image129.png"/><Relationship Id="rId135" Type="http://schemas.openxmlformats.org/officeDocument/2006/relationships/image" Target="media/image130.png"/><Relationship Id="rId136" Type="http://schemas.openxmlformats.org/officeDocument/2006/relationships/image" Target="media/image131.png"/><Relationship Id="rId137" Type="http://schemas.openxmlformats.org/officeDocument/2006/relationships/image" Target="media/image132.png"/><Relationship Id="rId138" Type="http://schemas.openxmlformats.org/officeDocument/2006/relationships/image" Target="media/image133.png"/><Relationship Id="rId139" Type="http://schemas.openxmlformats.org/officeDocument/2006/relationships/image" Target="media/image134.png"/><Relationship Id="rId140" Type="http://schemas.openxmlformats.org/officeDocument/2006/relationships/image" Target="media/image135.png"/><Relationship Id="rId141" Type="http://schemas.openxmlformats.org/officeDocument/2006/relationships/image" Target="media/image136.png"/><Relationship Id="rId142" Type="http://schemas.openxmlformats.org/officeDocument/2006/relationships/image" Target="media/image137.png"/><Relationship Id="rId143" Type="http://schemas.openxmlformats.org/officeDocument/2006/relationships/image" Target="media/image138.png"/><Relationship Id="rId144" Type="http://schemas.openxmlformats.org/officeDocument/2006/relationships/image" Target="media/image139.png"/><Relationship Id="rId145" Type="http://schemas.openxmlformats.org/officeDocument/2006/relationships/image" Target="media/image140.png"/><Relationship Id="rId146" Type="http://schemas.openxmlformats.org/officeDocument/2006/relationships/image" Target="media/image141.png"/><Relationship Id="rId147" Type="http://schemas.openxmlformats.org/officeDocument/2006/relationships/image" Target="media/image142.png"/><Relationship Id="rId148" Type="http://schemas.openxmlformats.org/officeDocument/2006/relationships/image" Target="media/image143.png"/><Relationship Id="rId149" Type="http://schemas.openxmlformats.org/officeDocument/2006/relationships/image" Target="media/image144.png"/><Relationship Id="rId150" Type="http://schemas.openxmlformats.org/officeDocument/2006/relationships/image" Target="media/image145.png"/><Relationship Id="rId151" Type="http://schemas.openxmlformats.org/officeDocument/2006/relationships/image" Target="media/image146.png"/><Relationship Id="rId152" Type="http://schemas.openxmlformats.org/officeDocument/2006/relationships/image" Target="media/image147.png"/><Relationship Id="rId153" Type="http://schemas.openxmlformats.org/officeDocument/2006/relationships/image" Target="media/image148.png"/><Relationship Id="rId154" Type="http://schemas.openxmlformats.org/officeDocument/2006/relationships/image" Target="media/image149.png"/><Relationship Id="rId155" Type="http://schemas.openxmlformats.org/officeDocument/2006/relationships/image" Target="media/image150.png"/><Relationship Id="rId156" Type="http://schemas.openxmlformats.org/officeDocument/2006/relationships/image" Target="media/image151.png"/><Relationship Id="rId157" Type="http://schemas.openxmlformats.org/officeDocument/2006/relationships/image" Target="media/image152.png"/><Relationship Id="rId158" Type="http://schemas.openxmlformats.org/officeDocument/2006/relationships/image" Target="media/image153.png"/><Relationship Id="rId159" Type="http://schemas.openxmlformats.org/officeDocument/2006/relationships/image" Target="media/image154.png"/><Relationship Id="rId160" Type="http://schemas.openxmlformats.org/officeDocument/2006/relationships/image" Target="media/image155.png"/><Relationship Id="rId161" Type="http://schemas.openxmlformats.org/officeDocument/2006/relationships/image" Target="media/image156.png"/><Relationship Id="rId162" Type="http://schemas.openxmlformats.org/officeDocument/2006/relationships/image" Target="media/image157.png"/><Relationship Id="rId163" Type="http://schemas.openxmlformats.org/officeDocument/2006/relationships/image" Target="media/image158.png"/><Relationship Id="rId164" Type="http://schemas.openxmlformats.org/officeDocument/2006/relationships/image" Target="media/image159.png"/><Relationship Id="rId165" Type="http://schemas.openxmlformats.org/officeDocument/2006/relationships/image" Target="media/image160.png"/><Relationship Id="rId166" Type="http://schemas.openxmlformats.org/officeDocument/2006/relationships/image" Target="media/image161.png"/><Relationship Id="rId167" Type="http://schemas.openxmlformats.org/officeDocument/2006/relationships/image" Target="media/image162.png"/><Relationship Id="rId168" Type="http://schemas.openxmlformats.org/officeDocument/2006/relationships/image" Target="media/image163.png"/><Relationship Id="rId169" Type="http://schemas.openxmlformats.org/officeDocument/2006/relationships/image" Target="media/image164.png"/><Relationship Id="rId170" Type="http://schemas.openxmlformats.org/officeDocument/2006/relationships/image" Target="media/image165.png"/><Relationship Id="rId171" Type="http://schemas.openxmlformats.org/officeDocument/2006/relationships/image" Target="media/image166.png"/><Relationship Id="rId172" Type="http://schemas.openxmlformats.org/officeDocument/2006/relationships/image" Target="media/image167.png"/><Relationship Id="rId173" Type="http://schemas.openxmlformats.org/officeDocument/2006/relationships/image" Target="media/image168.png"/><Relationship Id="rId174" Type="http://schemas.openxmlformats.org/officeDocument/2006/relationships/image" Target="media/image169.png"/><Relationship Id="rId175" Type="http://schemas.openxmlformats.org/officeDocument/2006/relationships/image" Target="media/image170.png"/><Relationship Id="rId176" Type="http://schemas.openxmlformats.org/officeDocument/2006/relationships/image" Target="media/image171.png"/><Relationship Id="rId177" Type="http://schemas.openxmlformats.org/officeDocument/2006/relationships/image" Target="media/image172.png"/><Relationship Id="rId178" Type="http://schemas.openxmlformats.org/officeDocument/2006/relationships/image" Target="media/image173.png"/><Relationship Id="rId179" Type="http://schemas.openxmlformats.org/officeDocument/2006/relationships/image" Target="media/image174.png"/><Relationship Id="rId180" Type="http://schemas.openxmlformats.org/officeDocument/2006/relationships/image" Target="media/image175.png"/><Relationship Id="rId181" Type="http://schemas.openxmlformats.org/officeDocument/2006/relationships/image" Target="media/image176.png"/><Relationship Id="rId182" Type="http://schemas.openxmlformats.org/officeDocument/2006/relationships/image" Target="media/image177.png"/><Relationship Id="rId183" Type="http://schemas.openxmlformats.org/officeDocument/2006/relationships/image" Target="media/image178.png"/><Relationship Id="rId184" Type="http://schemas.openxmlformats.org/officeDocument/2006/relationships/image" Target="media/image179.png"/><Relationship Id="rId185" Type="http://schemas.openxmlformats.org/officeDocument/2006/relationships/image" Target="media/image180.png"/><Relationship Id="rId186" Type="http://schemas.openxmlformats.org/officeDocument/2006/relationships/image" Target="media/image181.png"/><Relationship Id="rId187" Type="http://schemas.openxmlformats.org/officeDocument/2006/relationships/image" Target="media/image182.png"/><Relationship Id="rId188" Type="http://schemas.openxmlformats.org/officeDocument/2006/relationships/image" Target="media/image183.png"/><Relationship Id="rId189" Type="http://schemas.openxmlformats.org/officeDocument/2006/relationships/image" Target="media/image184.png"/><Relationship Id="rId190" Type="http://schemas.openxmlformats.org/officeDocument/2006/relationships/image" Target="media/image185.png"/><Relationship Id="rId191" Type="http://schemas.openxmlformats.org/officeDocument/2006/relationships/image" Target="media/image186.png"/><Relationship Id="rId192" Type="http://schemas.openxmlformats.org/officeDocument/2006/relationships/image" Target="media/image187.png"/><Relationship Id="rId193" Type="http://schemas.openxmlformats.org/officeDocument/2006/relationships/image" Target="media/image188.png"/><Relationship Id="rId194" Type="http://schemas.openxmlformats.org/officeDocument/2006/relationships/image" Target="media/image189.png"/><Relationship Id="rId195" Type="http://schemas.openxmlformats.org/officeDocument/2006/relationships/image" Target="media/image190.png"/><Relationship Id="rId196" Type="http://schemas.openxmlformats.org/officeDocument/2006/relationships/image" Target="media/image191.png"/><Relationship Id="rId197" Type="http://schemas.openxmlformats.org/officeDocument/2006/relationships/image" Target="media/image192.png"/><Relationship Id="rId198" Type="http://schemas.openxmlformats.org/officeDocument/2006/relationships/image" Target="media/image193.png"/><Relationship Id="rId199" Type="http://schemas.openxmlformats.org/officeDocument/2006/relationships/image" Target="media/image194.png"/><Relationship Id="rId200" Type="http://schemas.openxmlformats.org/officeDocument/2006/relationships/image" Target="media/image195.png"/><Relationship Id="rId201" Type="http://schemas.openxmlformats.org/officeDocument/2006/relationships/image" Target="media/image196.png"/><Relationship Id="rId202" Type="http://schemas.openxmlformats.org/officeDocument/2006/relationships/image" Target="media/image197.png"/><Relationship Id="rId203" Type="http://schemas.openxmlformats.org/officeDocument/2006/relationships/image" Target="media/image198.png"/><Relationship Id="rId204" Type="http://schemas.openxmlformats.org/officeDocument/2006/relationships/image" Target="media/image199.png"/><Relationship Id="rId205" Type="http://schemas.openxmlformats.org/officeDocument/2006/relationships/image" Target="media/image200.png"/><Relationship Id="rId206" Type="http://schemas.openxmlformats.org/officeDocument/2006/relationships/image" Target="media/image201.png"/><Relationship Id="rId207" Type="http://schemas.openxmlformats.org/officeDocument/2006/relationships/image" Target="media/image202.png"/><Relationship Id="rId208" Type="http://schemas.openxmlformats.org/officeDocument/2006/relationships/image" Target="media/image203.png"/><Relationship Id="rId209" Type="http://schemas.openxmlformats.org/officeDocument/2006/relationships/image" Target="media/image204.png"/><Relationship Id="rId210" Type="http://schemas.openxmlformats.org/officeDocument/2006/relationships/image" Target="media/image205.png"/><Relationship Id="rId211" Type="http://schemas.openxmlformats.org/officeDocument/2006/relationships/image" Target="media/image206.png"/><Relationship Id="rId212" Type="http://schemas.openxmlformats.org/officeDocument/2006/relationships/image" Target="media/image207.png"/><Relationship Id="rId213" Type="http://schemas.openxmlformats.org/officeDocument/2006/relationships/image" Target="media/image208.png"/><Relationship Id="rId214" Type="http://schemas.openxmlformats.org/officeDocument/2006/relationships/image" Target="media/image209.png"/><Relationship Id="rId215" Type="http://schemas.openxmlformats.org/officeDocument/2006/relationships/image" Target="media/image210.png"/><Relationship Id="rId216" Type="http://schemas.openxmlformats.org/officeDocument/2006/relationships/image" Target="media/image211.png"/><Relationship Id="rId217" Type="http://schemas.openxmlformats.org/officeDocument/2006/relationships/image" Target="media/image212.png"/><Relationship Id="rId218" Type="http://schemas.openxmlformats.org/officeDocument/2006/relationships/image" Target="media/image213.png"/><Relationship Id="rId219" Type="http://schemas.openxmlformats.org/officeDocument/2006/relationships/image" Target="media/image214.png"/><Relationship Id="rId220" Type="http://schemas.openxmlformats.org/officeDocument/2006/relationships/image" Target="media/image215.png"/><Relationship Id="rId221" Type="http://schemas.openxmlformats.org/officeDocument/2006/relationships/image" Target="media/image216.png"/><Relationship Id="rId222" Type="http://schemas.openxmlformats.org/officeDocument/2006/relationships/image" Target="media/image217.png"/><Relationship Id="rId223" Type="http://schemas.openxmlformats.org/officeDocument/2006/relationships/image" Target="media/image218.png"/><Relationship Id="rId224" Type="http://schemas.openxmlformats.org/officeDocument/2006/relationships/image" Target="media/image219.png"/><Relationship Id="rId225" Type="http://schemas.openxmlformats.org/officeDocument/2006/relationships/image" Target="media/image220.png"/><Relationship Id="rId226" Type="http://schemas.openxmlformats.org/officeDocument/2006/relationships/image" Target="media/image221.png"/><Relationship Id="rId227" Type="http://schemas.openxmlformats.org/officeDocument/2006/relationships/image" Target="media/image222.png"/><Relationship Id="rId228" Type="http://schemas.openxmlformats.org/officeDocument/2006/relationships/image" Target="media/image223.png"/><Relationship Id="rId229" Type="http://schemas.openxmlformats.org/officeDocument/2006/relationships/image" Target="media/image224.png"/><Relationship Id="rId230" Type="http://schemas.openxmlformats.org/officeDocument/2006/relationships/image" Target="media/image225.png"/><Relationship Id="rId231" Type="http://schemas.openxmlformats.org/officeDocument/2006/relationships/image" Target="media/image226.png"/><Relationship Id="rId232" Type="http://schemas.openxmlformats.org/officeDocument/2006/relationships/image" Target="media/image227.png"/><Relationship Id="rId233" Type="http://schemas.openxmlformats.org/officeDocument/2006/relationships/image" Target="media/image228.png"/><Relationship Id="rId234" Type="http://schemas.openxmlformats.org/officeDocument/2006/relationships/image" Target="media/image229.png"/><Relationship Id="rId235" Type="http://schemas.openxmlformats.org/officeDocument/2006/relationships/image" Target="media/image230.png"/><Relationship Id="rId236" Type="http://schemas.openxmlformats.org/officeDocument/2006/relationships/image" Target="media/image231.png"/><Relationship Id="rId237" Type="http://schemas.openxmlformats.org/officeDocument/2006/relationships/image" Target="media/image232.png"/><Relationship Id="rId238" Type="http://schemas.openxmlformats.org/officeDocument/2006/relationships/image" Target="media/image233.png"/><Relationship Id="rId239" Type="http://schemas.openxmlformats.org/officeDocument/2006/relationships/image" Target="media/image234.png"/><Relationship Id="rId240" Type="http://schemas.openxmlformats.org/officeDocument/2006/relationships/image" Target="media/image235.png"/><Relationship Id="rId241" Type="http://schemas.openxmlformats.org/officeDocument/2006/relationships/image" Target="media/image236.png"/><Relationship Id="rId242" Type="http://schemas.openxmlformats.org/officeDocument/2006/relationships/image" Target="media/image237.png"/><Relationship Id="rId243" Type="http://schemas.openxmlformats.org/officeDocument/2006/relationships/image" Target="media/image238.png"/><Relationship Id="rId244" Type="http://schemas.openxmlformats.org/officeDocument/2006/relationships/image" Target="media/image239.png"/><Relationship Id="rId245" Type="http://schemas.openxmlformats.org/officeDocument/2006/relationships/image" Target="media/image240.png"/><Relationship Id="rId246" Type="http://schemas.openxmlformats.org/officeDocument/2006/relationships/image" Target="media/image241.png"/><Relationship Id="rId247" Type="http://schemas.openxmlformats.org/officeDocument/2006/relationships/image" Target="media/image242.png"/><Relationship Id="rId248" Type="http://schemas.openxmlformats.org/officeDocument/2006/relationships/image" Target="media/image243.png"/><Relationship Id="rId249" Type="http://schemas.openxmlformats.org/officeDocument/2006/relationships/image" Target="media/image244.png"/><Relationship Id="rId250" Type="http://schemas.openxmlformats.org/officeDocument/2006/relationships/image" Target="media/image245.png"/><Relationship Id="rId251" Type="http://schemas.openxmlformats.org/officeDocument/2006/relationships/image" Target="media/image246.png"/><Relationship Id="rId252" Type="http://schemas.openxmlformats.org/officeDocument/2006/relationships/image" Target="media/image247.png"/><Relationship Id="rId253" Type="http://schemas.openxmlformats.org/officeDocument/2006/relationships/image" Target="media/image248.png"/><Relationship Id="rId254" Type="http://schemas.openxmlformats.org/officeDocument/2006/relationships/image" Target="media/image249.png"/><Relationship Id="rId255" Type="http://schemas.openxmlformats.org/officeDocument/2006/relationships/image" Target="media/image250.png"/><Relationship Id="rId256" Type="http://schemas.openxmlformats.org/officeDocument/2006/relationships/image" Target="media/image251.png"/><Relationship Id="rId257" Type="http://schemas.openxmlformats.org/officeDocument/2006/relationships/image" Target="media/image252.png"/><Relationship Id="rId258" Type="http://schemas.openxmlformats.org/officeDocument/2006/relationships/image" Target="media/image253.png"/><Relationship Id="rId259" Type="http://schemas.openxmlformats.org/officeDocument/2006/relationships/image" Target="media/image254.png"/><Relationship Id="rId260" Type="http://schemas.openxmlformats.org/officeDocument/2006/relationships/image" Target="media/image255.png"/><Relationship Id="rId261" Type="http://schemas.openxmlformats.org/officeDocument/2006/relationships/image" Target="media/image256.png"/><Relationship Id="rId262" Type="http://schemas.openxmlformats.org/officeDocument/2006/relationships/image" Target="media/image257.png"/><Relationship Id="rId263" Type="http://schemas.openxmlformats.org/officeDocument/2006/relationships/image" Target="media/image258.png"/><Relationship Id="rId264" Type="http://schemas.openxmlformats.org/officeDocument/2006/relationships/image" Target="media/image259.png"/><Relationship Id="rId265" Type="http://schemas.openxmlformats.org/officeDocument/2006/relationships/image" Target="media/image260.png"/><Relationship Id="rId266" Type="http://schemas.openxmlformats.org/officeDocument/2006/relationships/image" Target="media/image261.png"/><Relationship Id="rId267" Type="http://schemas.openxmlformats.org/officeDocument/2006/relationships/image" Target="media/image262.png"/><Relationship Id="rId268" Type="http://schemas.openxmlformats.org/officeDocument/2006/relationships/image" Target="media/image263.png"/><Relationship Id="rId269" Type="http://schemas.openxmlformats.org/officeDocument/2006/relationships/image" Target="media/image264.png"/><Relationship Id="rId270" Type="http://schemas.openxmlformats.org/officeDocument/2006/relationships/image" Target="media/image265.png"/><Relationship Id="rId271" Type="http://schemas.openxmlformats.org/officeDocument/2006/relationships/image" Target="media/image266.png"/><Relationship Id="rId272" Type="http://schemas.openxmlformats.org/officeDocument/2006/relationships/image" Target="media/image267.png"/><Relationship Id="rId273" Type="http://schemas.openxmlformats.org/officeDocument/2006/relationships/image" Target="media/image268.png"/><Relationship Id="rId274" Type="http://schemas.openxmlformats.org/officeDocument/2006/relationships/image" Target="media/image269.png"/><Relationship Id="rId275" Type="http://schemas.openxmlformats.org/officeDocument/2006/relationships/image" Target="media/image270.png"/><Relationship Id="rId276" Type="http://schemas.openxmlformats.org/officeDocument/2006/relationships/image" Target="media/image271.png"/><Relationship Id="rId277" Type="http://schemas.openxmlformats.org/officeDocument/2006/relationships/image" Target="media/image272.png"/><Relationship Id="rId278" Type="http://schemas.openxmlformats.org/officeDocument/2006/relationships/image" Target="media/image273.png"/><Relationship Id="rId279" Type="http://schemas.openxmlformats.org/officeDocument/2006/relationships/image" Target="media/image274.png"/><Relationship Id="rId280" Type="http://schemas.openxmlformats.org/officeDocument/2006/relationships/image" Target="media/image275.png"/><Relationship Id="rId281" Type="http://schemas.openxmlformats.org/officeDocument/2006/relationships/image" Target="media/image276.png"/><Relationship Id="rId282" Type="http://schemas.openxmlformats.org/officeDocument/2006/relationships/hyperlink" Target="http://physiome.lf1.cuni.cz/ident3/physiome" TargetMode="External"/><Relationship Id="rId283" Type="http://schemas.openxmlformats.org/officeDocument/2006/relationships/image" Target="media/image277.png"/><Relationship Id="rId284" Type="http://schemas.openxmlformats.org/officeDocument/2006/relationships/hyperlink" Target="http://dx.doi.org/10.1145/1551722.1551732" TargetMode="External"/><Relationship Id="rId285" Type="http://schemas.openxmlformats.org/officeDocument/2006/relationships/hyperlink" Target="http://bs2010.biosignal.cz/papers/1092.pdf" TargetMode="External"/><Relationship Id="rId286" Type="http://schemas.openxmlformats.org/officeDocument/2006/relationships/hyperlink" Target="http://www.ejbi.org/img/ejbi/ejbi2010-1.pdf" TargetMode="External"/><Relationship Id="rId287" Type="http://schemas.openxmlformats.org/officeDocument/2006/relationships/hyperlink" Target="http://dx.doi.org/10.1109/BHI.2014.6864463" TargetMode="External"/><Relationship Id="rId288" Type="http://schemas.openxmlformats.org/officeDocument/2006/relationships/hyperlink" Target="http://dx.doi.org/10.1016/j.compbiomed.2014.08.025" TargetMode="External"/><Relationship Id="rId289" Type="http://schemas.openxmlformats.org/officeDocument/2006/relationships/hyperlink" Target="http://dx.doi.org/10.3109/00365513.2014.984320" TargetMode="External"/><Relationship Id="rId290" Type="http://schemas.openxmlformats.org/officeDocument/2006/relationships/hyperlink" Target="http://dx.doi.org/10.11239/jsmbe.51.R-32" TargetMode="External"/><Relationship Id="rId291" Type="http://schemas.openxmlformats.org/officeDocument/2006/relationships/hyperlink" Target="http://dx.doi.org/10.3384/ecp14096499" TargetMode="External"/><Relationship Id="rId292" Type="http://schemas.openxmlformats.org/officeDocument/2006/relationships/hyperlink" Target="http://www.mefanet.cz/res/file/mefanet2008/prispevky/25_kulhanek.pdf" TargetMode="External"/><Relationship Id="rId293" Type="http://schemas.openxmlformats.org/officeDocument/2006/relationships/hyperlink" Target="http://www.creativeconnections.cz/medsoft/2009/Medsoft_2009_&#352;&#225;rek_Milan.pdf" TargetMode="External"/><Relationship Id="rId294" Type="http://schemas.openxmlformats.org/officeDocument/2006/relationships/hyperlink" Target="http://www.cs.cas.cz/hakl/doktorandsky-den/files/2009/sbornik-dd-2009.pdf" TargetMode="External"/><Relationship Id="rId295" Type="http://schemas.openxmlformats.org/officeDocument/2006/relationships/hyperlink" Target="http://www.mefanet.cz/res/file/mefanet2009/prispevky/kulhanek_full.pdf" TargetMode="External"/><Relationship Id="rId296" Type="http://schemas.openxmlformats.org/officeDocument/2006/relationships/hyperlink" Target="http://www.mefanet.cz/res/file/mefanet2010/prispevky/kulhanek-full.pdf" TargetMode="External"/><Relationship Id="rId297" Type="http://schemas.openxmlformats.org/officeDocument/2006/relationships/hyperlink" Target="http://www.mefanet.cz/res/file/reporty/mefanet-report-2011.pdf" TargetMode="External"/><Relationship Id="rId298" Type="http://schemas.openxmlformats.org/officeDocument/2006/relationships/hyperlink" Target="http://www.cs.cas.cz/hakl/doktorandsky-den/files/2011/sbornik-dd-2011.pdf" TargetMode="External"/><Relationship Id="rId299" Type="http://schemas.openxmlformats.org/officeDocument/2006/relationships/hyperlink" Target="http://www.creativeconnections.cz/medsoft/2012/Medsoft_Kulh&apos;{a}nek_Tom&apos;{a}v{s}.pdf" TargetMode="External"/><Relationship Id="rId300" Type="http://schemas.openxmlformats.org/officeDocument/2006/relationships/hyperlink" Target="http://www.creativeconnections.cz/medsoft/2013/Medsoft_2013_Kulhanek.pdf" TargetMode="External"/><Relationship Id="rId301" Type="http://schemas.openxmlformats.org/officeDocument/2006/relationships/hyperlink" Target="http://www.creativeconnections.cz/medsoft/2014/Medsoft_2014_Kulhanek.pdf" TargetMode="External"/><Relationship Id="rId302" Type="http://schemas.openxmlformats.org/officeDocument/2006/relationships/hyperlink" Target="http://isdv.upv.cz/portal/pls/portal/portlets.pts.det?xprim=10082946" TargetMode="External"/><Relationship Id="rId303" Type="http://schemas.openxmlformats.org/officeDocument/2006/relationships/hyperlink" Target="http://dx.doi.org/10.1007/BF00288683" TargetMode="External"/><Relationship Id="rId304" Type="http://schemas.openxmlformats.org/officeDocument/2006/relationships/hyperlink" Target="http://dx.doi.org/10.1007/BF00289509" TargetMode="External"/><Relationship Id="rId305" Type="http://schemas.openxmlformats.org/officeDocument/2006/relationships/hyperlink" Target="http://dx.doi.org/10.1145/358141.358144" TargetMode="External"/><Relationship Id="rId306" Type="http://schemas.openxmlformats.org/officeDocument/2006/relationships/hyperlink" Target="http://dx.doi.org/10.1145/800157.805047" TargetMode="External"/><Relationship Id="rId307" Type="http://schemas.openxmlformats.org/officeDocument/2006/relationships/hyperlink" Target="http://dx.doi.org/10.1007/978-1-4684-2001-2_9" TargetMode="External"/><Relationship Id="rId308" Type="http://schemas.openxmlformats.org/officeDocument/2006/relationships/hyperlink" Target="http://dx.doi.org/10.1146/annurev.cs.02.060187.002315" TargetMode="External"/><Relationship Id="rId309" Type="http://schemas.openxmlformats.org/officeDocument/2006/relationships/hyperlink" Target="http://dx.doi.org/10.1051/0004-6361/201321529" TargetMode="External"/><Relationship Id="rId310" Type="http://schemas.openxmlformats.org/officeDocument/2006/relationships/hyperlink" Target="http://dx.doi.org/10.1145/42411.42415" TargetMode="External"/><Relationship Id="rId311" Type="http://schemas.openxmlformats.org/officeDocument/2006/relationships/hyperlink" Target="http://dx.doi.org/10.1109/TPDS.2011.308" TargetMode="External"/><Relationship Id="rId312" Type="http://schemas.openxmlformats.org/officeDocument/2006/relationships/hyperlink" Target="http://dx.doi.org/10.1109/MDT.2012.2230391" TargetMode="External"/><Relationship Id="rId313" Type="http://schemas.openxmlformats.org/officeDocument/2006/relationships/hyperlink" Target="http://dx.doi.org/10.1109/MIC.2007.22" TargetMode="External"/><Relationship Id="rId314" Type="http://schemas.openxmlformats.org/officeDocument/2006/relationships/hyperlink" Target="http://dx.doi.org/10.1145/288090.288111" TargetMode="External"/><Relationship Id="rId315" Type="http://schemas.openxmlformats.org/officeDocument/2006/relationships/hyperlink" Target="http://dx.doi.org/10.1109/MC.2009.28" TargetMode="External"/><Relationship Id="rId316" Type="http://schemas.openxmlformats.org/officeDocument/2006/relationships/hyperlink" Target="http://pos.sissa.it/archive/conferences/212/021/Bormio2014_021.pdf" TargetMode="External"/><Relationship Id="rId317" Type="http://schemas.openxmlformats.org/officeDocument/2006/relationships/hyperlink" Target="http://dx.doi.org/10.1109/EDS.1990.138057" TargetMode="External"/><Relationship Id="rId318" Type="http://schemas.openxmlformats.org/officeDocument/2006/relationships/hyperlink" Target="http://dx.doi.org/10.1177/109434209701100205" TargetMode="External"/><Relationship Id="rId319" Type="http://schemas.openxmlformats.org/officeDocument/2006/relationships/hyperlink" Target="http://dx.doi.org/10.1002/cpe" TargetMode="External"/><Relationship Id="rId320" Type="http://schemas.openxmlformats.org/officeDocument/2006/relationships/hyperlink" Target="http://dx.doi.org/10.1145/581571.581573" TargetMode="External"/><Relationship Id="rId321" Type="http://schemas.openxmlformats.org/officeDocument/2006/relationships/hyperlink" Target="http://dx.doi.org/10.1109/GRID.2004.14" TargetMode="External"/><Relationship Id="rId322" Type="http://schemas.openxmlformats.org/officeDocument/2006/relationships/hyperlink" Target="http://dx.doi.org/10.1109/IPDPS.2007.370665" TargetMode="External"/><Relationship Id="rId323" Type="http://schemas.openxmlformats.org/officeDocument/2006/relationships/hyperlink" Target="http://dx.doi.org/10.1007/s10723-009-9139-y" TargetMode="External"/><Relationship Id="rId324" Type="http://schemas.openxmlformats.org/officeDocument/2006/relationships/hyperlink" Target="http://dx.doi.org/10.1109/CCGRID.2001.923246" TargetMode="External"/><Relationship Id="rId325" Type="http://schemas.openxmlformats.org/officeDocument/2006/relationships/hyperlink" Target="http://cds.cern.ch/record/972345" TargetMode="External"/><Relationship Id="rId326" Type="http://schemas.openxmlformats.org/officeDocument/2006/relationships/hyperlink" Target="http://dx.doi.org/10.1088/1742-6596/396/3/032057" TargetMode="External"/><Relationship Id="rId327" Type="http://schemas.openxmlformats.org/officeDocument/2006/relationships/hyperlink" Target="http://dx.doi.org/10.1109/eScience.2008.111" TargetMode="External"/><Relationship Id="rId328" Type="http://schemas.openxmlformats.org/officeDocument/2006/relationships/hyperlink" Target="http://dx.doi.org/10.1007/s10723-009-9137-0" TargetMode="External"/><Relationship Id="rId329" Type="http://schemas.openxmlformats.org/officeDocument/2006/relationships/hyperlink" Target="http://dx.doi.org/10.1145/1165389.945462" TargetMode="External"/><Relationship Id="rId330" Type="http://schemas.openxmlformats.org/officeDocument/2006/relationships/hyperlink" Target="http://dx.doi.org/10.1007/11942634_49" TargetMode="External"/><Relationship Id="rId331" Type="http://schemas.openxmlformats.org/officeDocument/2006/relationships/image" Target="media/image278.png"/><Relationship Id="rId332" Type="http://schemas.openxmlformats.org/officeDocument/2006/relationships/hyperlink" Target="http://dx.doi.org/10.1109/GCE.2008.4738445" TargetMode="External"/><Relationship Id="rId333" Type="http://schemas.openxmlformats.org/officeDocument/2006/relationships/hyperlink" Target="http://csrc.nist.gov/publications/nistpubs/800-145/SP800-145.pdf" TargetMode="External"/><Relationship Id="rId334" Type="http://schemas.openxmlformats.org/officeDocument/2006/relationships/hyperlink" Target="http://dx.doi.org/10.1504/IJWGS.2012.049169" TargetMode="External"/><Relationship Id="rId335" Type="http://schemas.openxmlformats.org/officeDocument/2006/relationships/hyperlink" Target="http://dx.doi.org/10.1109/MIC.2011.44" TargetMode="External"/><Relationship Id="rId336" Type="http://schemas.openxmlformats.org/officeDocument/2006/relationships/hyperlink" Target="http://www.ijcsmc.com/docs/papers/May2014/V3I5201427.pdf" TargetMode="External"/><Relationship Id="rId337" Type="http://schemas.openxmlformats.org/officeDocument/2006/relationships/hyperlink" Target="http://dx.doi.org/10.1109/MC.2011.220" TargetMode="External"/><Relationship Id="rId338" Type="http://schemas.openxmlformats.org/officeDocument/2006/relationships/hyperlink" Target="http://dx.doi.org/10.1201/EBK1439811924" TargetMode="External"/><Relationship Id="rId339" Type="http://schemas.openxmlformats.org/officeDocument/2006/relationships/hyperlink" Target="http://dx.doi.org/10.1109/MTAGS.2008.4777912" TargetMode="External"/><Relationship Id="rId340" Type="http://schemas.openxmlformats.org/officeDocument/2006/relationships/hyperlink" Target="http://dx.doi.org/10.1007/s10586-010-0132-9" TargetMode="External"/><Relationship Id="rId341" Type="http://schemas.openxmlformats.org/officeDocument/2006/relationships/hyperlink" Target="http://dx.doi.org/10.1109/MIC.2005.56" TargetMode="External"/><Relationship Id="rId342" Type="http://schemas.openxmlformats.org/officeDocument/2006/relationships/hyperlink" Target="http://dx.doi.org/10.1145/1084805.1084814" TargetMode="External"/><Relationship Id="rId343" Type="http://schemas.openxmlformats.org/officeDocument/2006/relationships/hyperlink" Target="http://arxiv.org/abs/0808.3545" TargetMode="External"/><Relationship Id="rId344" Type="http://schemas.openxmlformats.org/officeDocument/2006/relationships/hyperlink" Target="http://dx.doi.org/10.1109/CIBEC.2008.4786077" TargetMode="External"/><Relationship Id="rId345" Type="http://schemas.openxmlformats.org/officeDocument/2006/relationships/hyperlink" Target="http://dx.doi.org/10.1016/j.future.2008.02.008" TargetMode="External"/><Relationship Id="rId346" Type="http://schemas.openxmlformats.org/officeDocument/2006/relationships/hyperlink" Target="http://dx.doi.org/10.1002/cpe.1654" TargetMode="External"/><Relationship Id="rId347" Type="http://schemas.openxmlformats.org/officeDocument/2006/relationships/hyperlink" Target="http://dx.doi.org/10.1007/s10723-013-9261-8" TargetMode="External"/><Relationship Id="rId348" Type="http://schemas.openxmlformats.org/officeDocument/2006/relationships/hyperlink" Target="http://doi.wiley.com/10.1002/cpe.1098" TargetMode="External"/><Relationship Id="rId349" Type="http://schemas.openxmlformats.org/officeDocument/2006/relationships/hyperlink" Target="http://dx.doi.org/10.1002/cpe.1098" TargetMode="External"/><Relationship Id="rId350" Type="http://schemas.openxmlformats.org/officeDocument/2006/relationships/hyperlink" Target="http://ieeexplore.ieee.org/lpdocs/epic03/wrapper.htm?arnumber=7021845" TargetMode="External"/><Relationship Id="rId351" Type="http://schemas.openxmlformats.org/officeDocument/2006/relationships/hyperlink" Target="http://dx.doi.org/10.1109/GCE.2014.15" TargetMode="External"/><Relationship Id="rId352" Type="http://schemas.openxmlformats.org/officeDocument/2006/relationships/hyperlink" Target="http://dx.doi.org/10.1002/cpe.3251" TargetMode="External"/><Relationship Id="rId353" Type="http://schemas.openxmlformats.org/officeDocument/2006/relationships/hyperlink" Target="http://dx.doi.org/10.1007/s10723-012-9240-5" TargetMode="External"/><Relationship Id="rId354" Type="http://schemas.openxmlformats.org/officeDocument/2006/relationships/hyperlink" Target="http://dx.doi.org/10.1109/WKDD.2010.133" TargetMode="External"/><Relationship Id="rId355" Type="http://schemas.openxmlformats.org/officeDocument/2006/relationships/hyperlink" Target="http://dx.doi.org/10.1016/j.ejrad.2009.10.016" TargetMode="External"/><Relationship Id="rId356" Type="http://schemas.openxmlformats.org/officeDocument/2006/relationships/hyperlink" Target="http://dx.doi.org/10.1016/j.ijmedinf.2012.08.003" TargetMode="External"/><Relationship Id="rId357" Type="http://schemas.openxmlformats.org/officeDocument/2006/relationships/hyperlink" Target="http://dx.doi.org/10.1007/s11548-006-0013-0" TargetMode="External"/><Relationship Id="rId358" Type="http://schemas.openxmlformats.org/officeDocument/2006/relationships/hyperlink" Target="http://dx.doi.org/10.1007/s10723-007-9088-2" TargetMode="External"/><Relationship Id="rId359" Type="http://schemas.openxmlformats.org/officeDocument/2006/relationships/hyperlink" Target="http://dx.doi.org/10.1016/j.future.2008.05.005" TargetMode="External"/><Relationship Id="rId360" Type="http://schemas.openxmlformats.org/officeDocument/2006/relationships/hyperlink" Target="http://dx.doi.org/10.1016/j.future.2009.07.004" TargetMode="External"/><Relationship Id="rId361" Type="http://schemas.openxmlformats.org/officeDocument/2006/relationships/hyperlink" Target="http://dx.doi.org/10.1088/1742-6596/119/8/082011" TargetMode="External"/><Relationship Id="rId362" Type="http://schemas.openxmlformats.org/officeDocument/2006/relationships/hyperlink" Target="http://dx.doi.org/10.1109/TITB.2010.2049268" TargetMode="External"/><Relationship Id="rId363" Type="http://schemas.openxmlformats.org/officeDocument/2006/relationships/hyperlink" Target="http://dx.doi.org/10.1007/978-0-387-72498-0_8" TargetMode="External"/><Relationship Id="rId364" Type="http://schemas.openxmlformats.org/officeDocument/2006/relationships/hyperlink" Target="http://dx.doi.org/10.1109/SC.2005.72" TargetMode="External"/><Relationship Id="rId365" Type="http://schemas.openxmlformats.org/officeDocument/2006/relationships/hyperlink" Target="http://www.jstor.org/stable/2003354" TargetMode="External"/><Relationship Id="rId366" Type="http://schemas.openxmlformats.org/officeDocument/2006/relationships/hyperlink" Target="http://ieeexplore.ieee.org/lpdocs/epic03/wrapper.htm?arnumber=1386650" TargetMode="External"/><Relationship Id="rId367" Type="http://schemas.openxmlformats.org/officeDocument/2006/relationships/hyperlink" Target="http://dx.doi.org/10.1109/JPROC.2004.840301" TargetMode="External"/><Relationship Id="rId368" Type="http://schemas.openxmlformats.org/officeDocument/2006/relationships/hyperlink" Target="http://dx.doi.org/10.1016/S0892-1997(02)00070-X" TargetMode="External"/><Relationship Id="rId369" Type="http://schemas.openxmlformats.org/officeDocument/2006/relationships/hyperlink" Target="http://dx.doi.org/10.1016/S0892-1997(96)80047-6" TargetMode="External"/><Relationship Id="rId370" Type="http://schemas.openxmlformats.org/officeDocument/2006/relationships/hyperlink" Target="http://europepmc.org/abstract/MED/17419520" TargetMode="External"/><Relationship Id="rId371" Type="http://schemas.openxmlformats.org/officeDocument/2006/relationships/hyperlink" Target="http://zvuk.hamu.cz/vyzkum/dokumenty/TL12x.pdf" TargetMode="External"/><Relationship Id="rId372" Type="http://schemas.openxmlformats.org/officeDocument/2006/relationships/hyperlink" Target="http://zvuk.hamu.cz/vyzkum/dokumenty/TL46x.pdf" TargetMode="External"/><Relationship Id="rId373" Type="http://schemas.openxmlformats.org/officeDocument/2006/relationships/hyperlink" Target="http://dx.doi.org/10.1038/clpt.2010.92" TargetMode="External"/><Relationship Id="rId374" Type="http://schemas.openxmlformats.org/officeDocument/2006/relationships/hyperlink" Target="http://dx.doi.org/10.1109/RBME.2009.2036204" TargetMode="External"/><Relationship Id="rId375" Type="http://schemas.openxmlformats.org/officeDocument/2006/relationships/hyperlink" Target="http://dx.doi.org/10.1146/annurev.ph.34.030172.000305" TargetMode="External"/><Relationship Id="rId376" Type="http://schemas.openxmlformats.org/officeDocument/2006/relationships/hyperlink" Target="http://dx.doi.org/10.1113/jphysiol.2010.201558" TargetMode="External"/><Relationship Id="rId377" Type="http://schemas.openxmlformats.org/officeDocument/2006/relationships/hyperlink" Target="http://dx.doi.org/10.3389/fphys.2011.00012" TargetMode="External"/><Relationship Id="rId378" Type="http://schemas.openxmlformats.org/officeDocument/2006/relationships/hyperlink" Target="http://dx.doi.org/10.12688/f1000research.2-288.v2" TargetMode="External"/><Relationship Id="rId379" Type="http://schemas.openxmlformats.org/officeDocument/2006/relationships/hyperlink" Target="http://dx.doi.org/10.1016/j.pbiomolbio.2004.02.006" TargetMode="External"/><Relationship Id="rId380" Type="http://schemas.openxmlformats.org/officeDocument/2006/relationships/hyperlink" Target="http://dx.doi.org/10.1093/bioinformatics/btq723" TargetMode="External"/><Relationship Id="rId381" Type="http://schemas.openxmlformats.org/officeDocument/2006/relationships/hyperlink" Target="http://dx.doi.org/10.1093/nar/gkj092" TargetMode="External"/><Relationship Id="rId382" Type="http://schemas.openxmlformats.org/officeDocument/2006/relationships/hyperlink" Target="http://dx.doi.org/10.1016/j.compbiomed.2013.01.007" TargetMode="External"/><Relationship Id="rId383" Type="http://schemas.openxmlformats.org/officeDocument/2006/relationships/hyperlink" Target="http://dx.doi.org/10.1016/j.compbiomed.2014.01.006" TargetMode="External"/><Relationship Id="rId384" Type="http://schemas.openxmlformats.org/officeDocument/2006/relationships/hyperlink" Target="http://book.xogeny.com/" TargetMode="External"/><Relationship Id="rId385" Type="http://schemas.openxmlformats.org/officeDocument/2006/relationships/hyperlink" Target="http://dx.doi.org/10.1177/154851290500200405" TargetMode="External"/><Relationship Id="rId386" Type="http://schemas.openxmlformats.org/officeDocument/2006/relationships/hyperlink" Target="http://dx.doi.org/10.1101/gr.1262503." TargetMode="External"/><Relationship Id="rId387" Type="http://schemas.openxmlformats.org/officeDocument/2006/relationships/hyperlink" Target="http://dx.doi.org/10.1109/iCBEB.2012.62" TargetMode="External"/><Relationship Id="rId388" Type="http://schemas.openxmlformats.org/officeDocument/2006/relationships/hyperlink" Target="http://dx.doi.org/10.1109/eScience.2012.6404420" TargetMode="External"/><Relationship Id="rId389" Type="http://schemas.openxmlformats.org/officeDocument/2006/relationships/hyperlink" Target="http://dx.doi.org/10.1029/2005WR004723" TargetMode="External"/><Relationship Id="rId390" Type="http://schemas.openxmlformats.org/officeDocument/2006/relationships/hyperlink" Target="http://www.citeulike.org/group/664/article/400721" TargetMode="External"/><Relationship Id="rId391" Type="http://schemas.openxmlformats.org/officeDocument/2006/relationships/hyperlink" Target="http://dx.doi.org/10.1016/j.ress.2005.11.017" TargetMode="External"/><Relationship Id="rId392" Type="http://schemas.openxmlformats.org/officeDocument/2006/relationships/hyperlink" Target="http://dx.doi.org/10.1002/0470870958" TargetMode="External"/><Relationship Id="rId393" Type="http://schemas.openxmlformats.org/officeDocument/2006/relationships/hyperlink" Target="http://eu.wiley.com/WileyCDA/WileyTitle/productCd-0470059974.html" TargetMode="External"/><Relationship Id="rId394" Type="http://schemas.openxmlformats.org/officeDocument/2006/relationships/hyperlink" Target="http://dx.doi.org/10.1002/9780470725184" TargetMode="External"/><Relationship Id="rId395" Type="http://schemas.openxmlformats.org/officeDocument/2006/relationships/hyperlink" Target="http://dx.doi.org/10.3233/978-1-61499-054-3-19" TargetMode="External"/><Relationship Id="rId396" Type="http://schemas.openxmlformats.org/officeDocument/2006/relationships/hyperlink" Target="http://www.nature.com.ezproxy.techlib.cz/nature/journal/v435/n7046/full/nature03808.html" TargetMode="External"/><Relationship Id="rId397" Type="http://schemas.openxmlformats.org/officeDocument/2006/relationships/hyperlink" Target="http://dx.doi.org/10.1038/nature03808" TargetMode="External"/><Relationship Id="rId398" Type="http://schemas.openxmlformats.org/officeDocument/2006/relationships/hyperlink" Target="http://dx.doi.org/10.1016/j.jmr.2012.11.029" TargetMode="External"/><Relationship Id="rId399" Type="http://schemas.openxmlformats.org/officeDocument/2006/relationships/hyperlink" Target="http://dx.doi.org/10.1016/j.jmr.2012.11.029" TargetMode="External"/><Relationship Id="rId400" Type="http://schemas.openxmlformats.org/officeDocument/2006/relationships/hyperlink" Target="http://rsfs.royalsocietypublishing.org/content/3/2/20130004.abstract" TargetMode="External"/><Relationship Id="rId401" Type="http://schemas.openxmlformats.org/officeDocument/2006/relationships/hyperlink" Target="http://arxiv.org/abs/1312.5670" TargetMode="External"/><Relationship Id="rId402" Type="http://schemas.openxmlformats.org/officeDocument/2006/relationships/hyperlink" Target="http://dx.doi.org/10.1016/j.cub.2013.11.014" TargetMode="External"/><Relationship Id="rId403" Type="http://schemas.openxmlformats.org/officeDocument/2006/relationships/hyperlink" Target="http://dx.doi.org/10.1353/lib.0.0036" TargetMode="External"/><Relationship Id="rId404" Type="http://schemas.openxmlformats.org/officeDocument/2006/relationships/hyperlink" Target="http://dx.doi.org/10.1007/s12599-009-0071-2" TargetMode="External"/><Relationship Id="rId405" Type="http://schemas.openxmlformats.org/officeDocument/2006/relationships/hyperlink" Target="http://www.amazon.co.uk/dp/184413850X" TargetMode="External"/><Relationship Id="rId406" Type="http://schemas.openxmlformats.org/officeDocument/2006/relationships/hyperlink" Target="http://dx.doi.org/30" TargetMode="External"/><Relationship Id="rId407" Type="http://schemas.openxmlformats.org/officeDocument/2006/relationships/footnotes" Target="footnotes.xml"/><Relationship Id="rId408" Type="http://schemas.openxmlformats.org/officeDocument/2006/relationships/comments" Target="comments.xml"/><Relationship Id="rId409" Type="http://schemas.openxmlformats.org/officeDocument/2006/relationships/numbering" Target="numbering.xml"/><Relationship Id="rId410" Type="http://schemas.openxmlformats.org/officeDocument/2006/relationships/fontTable" Target="fontTable.xml"/><Relationship Id="rId411" Type="http://schemas.openxmlformats.org/officeDocument/2006/relationships/settings" Target="settings.xml"/><Relationship Id="rId412"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unity3d.com/" TargetMode="External"/><Relationship Id="rId2" Type="http://schemas.openxmlformats.org/officeDocument/2006/relationships/hyperlink" Target="http://www.kopenogram.org/" TargetMode="External"/><Relationship Id="rId3" Type="http://schemas.openxmlformats.org/officeDocument/2006/relationships/hyperlink" Target="https://developer.nvidia.com/cuda-zone" TargetMode="External"/><Relationship Id="rId4" Type="http://schemas.openxmlformats.org/officeDocument/2006/relationships/hyperlink" Target="https://www.khronos.org/opencl/" TargetMode="External"/><Relationship Id="rId5" Type="http://schemas.openxmlformats.org/officeDocument/2006/relationships/hyperlink" Target="http://openmp.org/" TargetMode="External"/><Relationship Id="rId6" Type="http://schemas.openxmlformats.org/officeDocument/2006/relationships/hyperlink" Target="http://www.metacentrum.cz/" TargetMode="External"/><Relationship Id="rId7" Type="http://schemas.openxmlformats.org/officeDocument/2006/relationships/hyperlink" Target="http://www.egi.eu/" TargetMode="External"/><Relationship Id="rId8" Type="http://schemas.openxmlformats.org/officeDocument/2006/relationships/hyperlink" Target="http://glite.cern.ch/" TargetMode="External"/><Relationship Id="rId9" Type="http://schemas.openxmlformats.org/officeDocument/2006/relationships/hyperlink" Target="http://www.nordugrid.org/arc/" TargetMode="External"/><Relationship Id="rId10" Type="http://schemas.openxmlformats.org/officeDocument/2006/relationships/hyperlink" Target="http://toolkit.globus.org/toolkit/" TargetMode="External"/><Relationship Id="rId11" Type="http://schemas.openxmlformats.org/officeDocument/2006/relationships/hyperlink" Target="http://setiathome.ssl.berkeley.edu/" TargetMode="External"/><Relationship Id="rId12" Type="http://schemas.openxmlformats.org/officeDocument/2006/relationships/hyperlink" Target="http://www.vmwar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2015-03-29T17:34:00Z</dcterms:created>
  <dc:creator>owner</dc:creator>
  <dc:description>Created using latex2rtf 2.3.5 r1236 (released Jan 17 2014) on Tue Mar 24 12:18:38 2015</dc:description>
  <dc:language>en-US</dc:language>
  <cp:lastModifiedBy>Owner</cp:lastModifiedBy>
  <cp:lastPrinted>1901-01-01T00:00:00Z</cp:lastPrinted>
  <dcterms:modified xsi:type="dcterms:W3CDTF">2015-03-29T19:41:00Z</dcterms:modified>
  <cp:revision>10</cp:revision>
  <dc:title>Original file was thesisrtf.tex</dc:title>
</cp:coreProperties>
</file>